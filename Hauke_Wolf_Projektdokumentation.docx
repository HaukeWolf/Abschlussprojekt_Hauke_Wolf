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A1EBA" w14:textId="77777777" w:rsidR="0090432E" w:rsidRDefault="00832D7E">
      <w:pPr>
        <w:spacing w:after="170" w:line="259" w:lineRule="auto"/>
        <w:ind w:left="3117" w:right="0" w:firstLine="0"/>
        <w:jc w:val="left"/>
      </w:pPr>
      <w:r w:rsidRPr="00832D7E">
        <w:rPr>
          <w:noProof/>
        </w:rPr>
        <w:drawing>
          <wp:anchor distT="0" distB="0" distL="114300" distR="114300" simplePos="0" relativeHeight="251660288" behindDoc="0" locked="0" layoutInCell="1" allowOverlap="1" wp14:anchorId="4B8A9203" wp14:editId="1E105B6D">
            <wp:simplePos x="0" y="0"/>
            <wp:positionH relativeFrom="column">
              <wp:posOffset>622935</wp:posOffset>
            </wp:positionH>
            <wp:positionV relativeFrom="paragraph">
              <wp:posOffset>0</wp:posOffset>
            </wp:positionV>
            <wp:extent cx="4486275" cy="1009650"/>
            <wp:effectExtent l="0" t="0" r="9525" b="0"/>
            <wp:wrapThrough wrapText="bothSides">
              <wp:wrapPolygon edited="0">
                <wp:start x="0" y="0"/>
                <wp:lineTo x="0" y="21192"/>
                <wp:lineTo x="21554" y="21192"/>
                <wp:lineTo x="21554"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6275" cy="1009650"/>
                    </a:xfrm>
                    <a:prstGeom prst="rect">
                      <a:avLst/>
                    </a:prstGeom>
                    <a:noFill/>
                    <a:ln>
                      <a:noFill/>
                    </a:ln>
                  </pic:spPr>
                </pic:pic>
              </a:graphicData>
            </a:graphic>
          </wp:anchor>
        </w:drawing>
      </w:r>
      <w:r w:rsidR="004A30B3">
        <w:t xml:space="preserve"> </w:t>
      </w:r>
    </w:p>
    <w:p w14:paraId="0469C195" w14:textId="77777777" w:rsidR="0090432E" w:rsidRDefault="00C16DF0">
      <w:pPr>
        <w:spacing w:after="290" w:line="467" w:lineRule="auto"/>
        <w:jc w:val="center"/>
      </w:pPr>
      <w:r>
        <w:t>Abschlussprüfung Sommer 2023</w:t>
      </w:r>
      <w:r w:rsidR="004A30B3">
        <w:t xml:space="preserve"> Fachinformatiker für Anwendungsentwicklung </w:t>
      </w:r>
    </w:p>
    <w:p w14:paraId="683415D7" w14:textId="77777777" w:rsidR="0090432E" w:rsidRDefault="004A30B3">
      <w:pPr>
        <w:spacing w:after="732" w:line="259" w:lineRule="auto"/>
        <w:ind w:left="0" w:right="1679" w:firstLine="0"/>
        <w:jc w:val="right"/>
      </w:pPr>
      <w:r>
        <w:rPr>
          <w:sz w:val="28"/>
        </w:rPr>
        <w:t xml:space="preserve">Dokumentation zur betrieblichen Projektarbeit </w:t>
      </w:r>
    </w:p>
    <w:p w14:paraId="2A09889F" w14:textId="77777777" w:rsidR="001A477E" w:rsidRPr="00C16DF0" w:rsidRDefault="001A477E" w:rsidP="001A477E">
      <w:pPr>
        <w:jc w:val="center"/>
        <w:rPr>
          <w:ins w:id="0" w:author="Schuberth, Paul Nikolaus" w:date="2023-04-07T20:30:00Z"/>
          <w:b/>
          <w:sz w:val="36"/>
        </w:rPr>
      </w:pPr>
      <w:ins w:id="1" w:author="Schuberth, Paul Nikolaus" w:date="2023-04-07T20:30:00Z">
        <w:r w:rsidRPr="00C16DF0">
          <w:rPr>
            <w:b/>
            <w:sz w:val="36"/>
          </w:rPr>
          <w:t>Entwurf und Entwicklung</w:t>
        </w:r>
        <w:r>
          <w:rPr>
            <w:b/>
            <w:sz w:val="36"/>
          </w:rPr>
          <w:t xml:space="preserve"> eines</w:t>
        </w:r>
        <w:r w:rsidRPr="00C16DF0">
          <w:rPr>
            <w:b/>
            <w:sz w:val="36"/>
          </w:rPr>
          <w:t xml:space="preserve"> Compilerplugin</w:t>
        </w:r>
        <w:r>
          <w:rPr>
            <w:b/>
            <w:sz w:val="36"/>
          </w:rPr>
          <w:t xml:space="preserve"> zur Prüfung von</w:t>
        </w:r>
        <w:r w:rsidRPr="00C16DF0">
          <w:rPr>
            <w:b/>
            <w:sz w:val="36"/>
          </w:rPr>
          <w:t xml:space="preserve"> Codingkonventionen </w:t>
        </w:r>
        <w:r>
          <w:rPr>
            <w:b/>
            <w:sz w:val="36"/>
          </w:rPr>
          <w:t>zur Compile-Zeit</w:t>
        </w:r>
      </w:ins>
    </w:p>
    <w:p w14:paraId="3136D975" w14:textId="1AE3A3A4" w:rsidR="00832D7E" w:rsidRPr="00C16DF0" w:rsidDel="001A477E" w:rsidRDefault="00832D7E" w:rsidP="00C16DF0">
      <w:pPr>
        <w:jc w:val="center"/>
        <w:rPr>
          <w:del w:id="2" w:author="Schuberth, Paul Nikolaus" w:date="2023-04-07T20:30:00Z"/>
          <w:b/>
          <w:sz w:val="36"/>
        </w:rPr>
      </w:pPr>
      <w:commentRangeStart w:id="3"/>
      <w:del w:id="4" w:author="Schuberth, Paul Nikolaus" w:date="2023-04-07T20:30:00Z">
        <w:r w:rsidRPr="00C16DF0" w:rsidDel="001A477E">
          <w:rPr>
            <w:b/>
            <w:sz w:val="36"/>
          </w:rPr>
          <w:delText>Entwurf und Entwicklung für ein Compilerplugin das Codingkonventionen und andere Vereinbarungen Während der Kompilierung prüft.</w:delText>
        </w:r>
        <w:commentRangeEnd w:id="3"/>
        <w:r w:rsidR="001A477E" w:rsidDel="001A477E">
          <w:rPr>
            <w:rStyle w:val="CommentReference"/>
          </w:rPr>
          <w:commentReference w:id="3"/>
        </w:r>
      </w:del>
    </w:p>
    <w:p w14:paraId="20413D1D" w14:textId="77777777" w:rsidR="00832D7E" w:rsidRPr="00832D7E" w:rsidRDefault="00832D7E" w:rsidP="00832D7E"/>
    <w:p w14:paraId="01D252B0" w14:textId="77777777" w:rsidR="0090432E" w:rsidRDefault="004A30B3">
      <w:pPr>
        <w:spacing w:after="0" w:line="926" w:lineRule="auto"/>
        <w:ind w:left="1565" w:right="1477" w:firstLine="0"/>
        <w:jc w:val="center"/>
      </w:pPr>
      <w:r>
        <w:rPr>
          <w:b/>
          <w:sz w:val="24"/>
        </w:rPr>
        <w:t xml:space="preserve"> </w:t>
      </w:r>
      <w:r>
        <w:t xml:space="preserve">Abgabedatum: </w:t>
      </w:r>
      <w:r w:rsidR="00C84BBC">
        <w:t>Braunschweig</w:t>
      </w:r>
      <w:r>
        <w:t xml:space="preserve">, den </w:t>
      </w:r>
      <w:r w:rsidR="00832D7E">
        <w:t>16.04.2023</w:t>
      </w:r>
    </w:p>
    <w:p w14:paraId="7CBAD28C" w14:textId="77777777" w:rsidR="0090432E" w:rsidRDefault="004A30B3">
      <w:pPr>
        <w:spacing w:after="103" w:line="259" w:lineRule="auto"/>
        <w:ind w:left="32" w:right="0"/>
        <w:jc w:val="center"/>
      </w:pPr>
      <w:r>
        <w:rPr>
          <w:b/>
        </w:rPr>
        <w:t xml:space="preserve">Prüfungsbewerber: </w:t>
      </w:r>
    </w:p>
    <w:p w14:paraId="262C2FF0" w14:textId="77777777" w:rsidR="0090432E" w:rsidRDefault="00832D7E">
      <w:pPr>
        <w:spacing w:after="129" w:line="265" w:lineRule="auto"/>
        <w:ind w:right="2096"/>
        <w:jc w:val="center"/>
      </w:pPr>
      <w:r>
        <w:t>Hauke Wolf</w:t>
      </w:r>
    </w:p>
    <w:p w14:paraId="0837C3F6" w14:textId="77777777" w:rsidR="0090432E" w:rsidRDefault="00C16DF0">
      <w:pPr>
        <w:spacing w:after="129" w:line="265" w:lineRule="auto"/>
        <w:ind w:right="2094"/>
        <w:jc w:val="center"/>
      </w:pPr>
      <w:r>
        <w:t>Hinter den Gärten 34</w:t>
      </w:r>
    </w:p>
    <w:p w14:paraId="5E656991" w14:textId="77777777" w:rsidR="0090432E" w:rsidRDefault="00C16DF0">
      <w:pPr>
        <w:spacing w:after="690" w:line="265" w:lineRule="auto"/>
        <w:ind w:right="2097"/>
        <w:jc w:val="center"/>
      </w:pPr>
      <w:r>
        <w:t>38729 Langelsheim</w:t>
      </w:r>
    </w:p>
    <w:p w14:paraId="738FB82A" w14:textId="77777777" w:rsidR="00C16DF0" w:rsidRDefault="004A30B3" w:rsidP="00C16DF0">
      <w:pPr>
        <w:spacing w:after="36" w:line="356" w:lineRule="auto"/>
        <w:ind w:left="10" w:right="0"/>
        <w:jc w:val="center"/>
        <w:rPr>
          <w:b/>
        </w:rPr>
      </w:pPr>
      <w:r>
        <w:rPr>
          <w:b/>
        </w:rPr>
        <w:t xml:space="preserve">Ausbildungsbetrieb: </w:t>
      </w:r>
    </w:p>
    <w:p w14:paraId="6B9910F3" w14:textId="77777777" w:rsidR="00C16DF0" w:rsidRPr="00C16DF0" w:rsidRDefault="00C16DF0" w:rsidP="00C16DF0">
      <w:pPr>
        <w:spacing w:after="36" w:line="356" w:lineRule="auto"/>
        <w:ind w:left="10" w:right="0"/>
        <w:jc w:val="center"/>
      </w:pPr>
      <w:r>
        <w:t>CGI Deutschland B.V. &amp;</w:t>
      </w:r>
      <w:r w:rsidRPr="00C16DF0">
        <w:t>Co. KG</w:t>
      </w:r>
    </w:p>
    <w:p w14:paraId="6A2C377B" w14:textId="77777777" w:rsidR="00C16DF0" w:rsidRPr="00C16DF0" w:rsidRDefault="00C16DF0" w:rsidP="00C16DF0">
      <w:pPr>
        <w:spacing w:after="36" w:line="356" w:lineRule="auto"/>
        <w:ind w:left="3280" w:right="3186"/>
        <w:jc w:val="center"/>
      </w:pPr>
      <w:r w:rsidRPr="00C16DF0">
        <w:t>Am Alten Bahnhof 13</w:t>
      </w:r>
    </w:p>
    <w:p w14:paraId="3D59579B" w14:textId="77777777" w:rsidR="0090432E" w:rsidRDefault="00C16DF0" w:rsidP="00C16DF0">
      <w:pPr>
        <w:spacing w:after="36" w:line="356" w:lineRule="auto"/>
        <w:ind w:left="3280" w:right="3186"/>
        <w:jc w:val="center"/>
      </w:pPr>
      <w:r w:rsidRPr="00C16DF0">
        <w:t>38122 Braunschweig</w:t>
      </w:r>
      <w:r w:rsidR="004A30B3">
        <w:t xml:space="preserve"> </w:t>
      </w:r>
    </w:p>
    <w:p w14:paraId="27829AB2" w14:textId="77777777" w:rsidR="0090432E" w:rsidRDefault="00C16DF0">
      <w:pPr>
        <w:spacing w:after="0" w:line="259" w:lineRule="auto"/>
        <w:ind w:left="0" w:right="0" w:firstLine="0"/>
        <w:jc w:val="left"/>
      </w:pPr>
      <w:r w:rsidRPr="00C16DF0">
        <w:rPr>
          <w:noProof/>
        </w:rPr>
        <w:drawing>
          <wp:anchor distT="0" distB="0" distL="114300" distR="114300" simplePos="0" relativeHeight="251661312" behindDoc="1" locked="0" layoutInCell="1" allowOverlap="1" wp14:anchorId="7490325F" wp14:editId="5AE9552E">
            <wp:simplePos x="0" y="0"/>
            <wp:positionH relativeFrom="column">
              <wp:posOffset>1696720</wp:posOffset>
            </wp:positionH>
            <wp:positionV relativeFrom="paragraph">
              <wp:posOffset>164465</wp:posOffset>
            </wp:positionV>
            <wp:extent cx="2295525" cy="1271905"/>
            <wp:effectExtent l="0" t="0" r="9525" b="4445"/>
            <wp:wrapTight wrapText="bothSides">
              <wp:wrapPolygon edited="0">
                <wp:start x="0" y="0"/>
                <wp:lineTo x="0" y="21352"/>
                <wp:lineTo x="21510" y="21352"/>
                <wp:lineTo x="2151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5525" cy="1271905"/>
                    </a:xfrm>
                    <a:prstGeom prst="rect">
                      <a:avLst/>
                    </a:prstGeom>
                    <a:noFill/>
                    <a:ln>
                      <a:noFill/>
                    </a:ln>
                  </pic:spPr>
                </pic:pic>
              </a:graphicData>
            </a:graphic>
          </wp:anchor>
        </w:drawing>
      </w:r>
      <w:r w:rsidR="004A30B3">
        <w:t xml:space="preserve"> </w:t>
      </w:r>
    </w:p>
    <w:p w14:paraId="587559C8" w14:textId="77777777" w:rsidR="0090432E" w:rsidRDefault="0090432E" w:rsidP="00914DF9">
      <w:pPr>
        <w:ind w:left="0" w:firstLine="0"/>
        <w:sectPr w:rsidR="0090432E">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19" w:header="720" w:footer="720" w:gutter="0"/>
          <w:cols w:space="720"/>
        </w:sectPr>
      </w:pPr>
    </w:p>
    <w:p w14:paraId="2902338F" w14:textId="77777777" w:rsidR="0090432E" w:rsidRPr="0077679A" w:rsidRDefault="0077679A" w:rsidP="0077679A">
      <w:pPr>
        <w:pStyle w:val="Heading1"/>
        <w:jc w:val="both"/>
        <w:rPr>
          <w:sz w:val="22"/>
        </w:rPr>
      </w:pPr>
      <w:bookmarkStart w:id="5" w:name="_Toc129263579"/>
      <w:bookmarkStart w:id="6" w:name="_Toc129267867"/>
      <w:r w:rsidRPr="0077679A">
        <w:rPr>
          <w:sz w:val="22"/>
        </w:rPr>
        <w:lastRenderedPageBreak/>
        <w:t>Inhaltsverzeichnis</w:t>
      </w:r>
      <w:bookmarkEnd w:id="5"/>
      <w:bookmarkEnd w:id="6"/>
    </w:p>
    <w:p w14:paraId="5480CFFC" w14:textId="77777777" w:rsidR="00C84BBC" w:rsidRDefault="00C84BBC">
      <w:pPr>
        <w:spacing w:after="0" w:line="259" w:lineRule="auto"/>
        <w:ind w:left="0" w:right="0" w:firstLine="0"/>
        <w:jc w:val="left"/>
      </w:pPr>
    </w:p>
    <w:sdt>
      <w:sdtPr>
        <w:rPr>
          <w:rFonts w:ascii="Arial" w:eastAsia="Arial" w:hAnsi="Arial" w:cs="Arial"/>
          <w:color w:val="000000"/>
          <w:sz w:val="22"/>
          <w:szCs w:val="22"/>
        </w:rPr>
        <w:id w:val="-402456911"/>
        <w:docPartObj>
          <w:docPartGallery w:val="Table of Contents"/>
          <w:docPartUnique/>
        </w:docPartObj>
      </w:sdtPr>
      <w:sdtEndPr>
        <w:rPr>
          <w:b/>
          <w:bCs/>
        </w:rPr>
      </w:sdtEndPr>
      <w:sdtContent>
        <w:p w14:paraId="6CB7EAFC" w14:textId="77777777" w:rsidR="003634CA" w:rsidRDefault="003634CA">
          <w:pPr>
            <w:pStyle w:val="TOCHeading"/>
          </w:pPr>
          <w:r>
            <w:t>Inhalt</w:t>
          </w:r>
        </w:p>
        <w:p w14:paraId="66BEA9B9" w14:textId="77777777" w:rsidR="00CD1F9F" w:rsidRDefault="003634CA">
          <w:pPr>
            <w:pStyle w:val="TOC1"/>
            <w:tabs>
              <w:tab w:val="right" w:leader="dot" w:pos="9052"/>
            </w:tabs>
            <w:rPr>
              <w:rFonts w:asciiTheme="minorHAnsi" w:eastAsiaTheme="minorEastAsia" w:hAnsiTheme="minorHAnsi" w:cstheme="minorBidi"/>
              <w:noProof/>
              <w:color w:val="auto"/>
            </w:rPr>
          </w:pPr>
          <w:r>
            <w:fldChar w:fldCharType="begin"/>
          </w:r>
          <w:r>
            <w:instrText xml:space="preserve"> TOC \o "2-3" \h \z \t "Überschrift 1;1" </w:instrText>
          </w:r>
          <w:r>
            <w:fldChar w:fldCharType="separate"/>
          </w:r>
          <w:hyperlink w:anchor="_Toc129267867" w:history="1">
            <w:r w:rsidR="00CD1F9F" w:rsidRPr="003E3261">
              <w:rPr>
                <w:rStyle w:val="Hyperlink"/>
                <w:noProof/>
              </w:rPr>
              <w:t>Inhaltsverzeichnis</w:t>
            </w:r>
            <w:r w:rsidR="00CD1F9F">
              <w:rPr>
                <w:noProof/>
                <w:webHidden/>
              </w:rPr>
              <w:tab/>
            </w:r>
            <w:r w:rsidR="00CD1F9F">
              <w:rPr>
                <w:noProof/>
                <w:webHidden/>
              </w:rPr>
              <w:fldChar w:fldCharType="begin"/>
            </w:r>
            <w:r w:rsidR="00CD1F9F">
              <w:rPr>
                <w:noProof/>
                <w:webHidden/>
              </w:rPr>
              <w:instrText xml:space="preserve"> PAGEREF _Toc129267867 \h </w:instrText>
            </w:r>
            <w:r w:rsidR="00CD1F9F">
              <w:rPr>
                <w:noProof/>
                <w:webHidden/>
              </w:rPr>
            </w:r>
            <w:r w:rsidR="00CD1F9F">
              <w:rPr>
                <w:noProof/>
                <w:webHidden/>
              </w:rPr>
              <w:fldChar w:fldCharType="separate"/>
            </w:r>
            <w:r w:rsidR="00CD1F9F">
              <w:rPr>
                <w:noProof/>
                <w:webHidden/>
              </w:rPr>
              <w:t>I</w:t>
            </w:r>
            <w:r w:rsidR="00CD1F9F">
              <w:rPr>
                <w:noProof/>
                <w:webHidden/>
              </w:rPr>
              <w:fldChar w:fldCharType="end"/>
            </w:r>
          </w:hyperlink>
        </w:p>
        <w:p w14:paraId="3B8218DE" w14:textId="77777777" w:rsidR="00CD1F9F" w:rsidRDefault="00000000">
          <w:pPr>
            <w:pStyle w:val="TOC1"/>
            <w:tabs>
              <w:tab w:val="right" w:leader="dot" w:pos="9052"/>
            </w:tabs>
            <w:rPr>
              <w:rFonts w:asciiTheme="minorHAnsi" w:eastAsiaTheme="minorEastAsia" w:hAnsiTheme="minorHAnsi" w:cstheme="minorBidi"/>
              <w:noProof/>
              <w:color w:val="auto"/>
            </w:rPr>
          </w:pPr>
          <w:hyperlink w:anchor="_Toc129267868" w:history="1">
            <w:r w:rsidR="00CD1F9F" w:rsidRPr="003E3261">
              <w:rPr>
                <w:rStyle w:val="Hyperlink"/>
                <w:noProof/>
              </w:rPr>
              <w:t>Tabellenverzeichnis</w:t>
            </w:r>
            <w:r w:rsidR="00CD1F9F">
              <w:rPr>
                <w:noProof/>
                <w:webHidden/>
              </w:rPr>
              <w:tab/>
            </w:r>
            <w:r w:rsidR="00CD1F9F">
              <w:rPr>
                <w:noProof/>
                <w:webHidden/>
              </w:rPr>
              <w:fldChar w:fldCharType="begin"/>
            </w:r>
            <w:r w:rsidR="00CD1F9F">
              <w:rPr>
                <w:noProof/>
                <w:webHidden/>
              </w:rPr>
              <w:instrText xml:space="preserve"> PAGEREF _Toc129267868 \h </w:instrText>
            </w:r>
            <w:r w:rsidR="00CD1F9F">
              <w:rPr>
                <w:noProof/>
                <w:webHidden/>
              </w:rPr>
            </w:r>
            <w:r w:rsidR="00CD1F9F">
              <w:rPr>
                <w:noProof/>
                <w:webHidden/>
              </w:rPr>
              <w:fldChar w:fldCharType="separate"/>
            </w:r>
            <w:r w:rsidR="00CD1F9F">
              <w:rPr>
                <w:noProof/>
                <w:webHidden/>
              </w:rPr>
              <w:t>III</w:t>
            </w:r>
            <w:r w:rsidR="00CD1F9F">
              <w:rPr>
                <w:noProof/>
                <w:webHidden/>
              </w:rPr>
              <w:fldChar w:fldCharType="end"/>
            </w:r>
          </w:hyperlink>
        </w:p>
        <w:p w14:paraId="0900BD64" w14:textId="77777777" w:rsidR="00CD1F9F" w:rsidRDefault="00000000">
          <w:pPr>
            <w:pStyle w:val="TOC1"/>
            <w:tabs>
              <w:tab w:val="right" w:leader="dot" w:pos="9052"/>
            </w:tabs>
            <w:rPr>
              <w:rFonts w:asciiTheme="minorHAnsi" w:eastAsiaTheme="minorEastAsia" w:hAnsiTheme="minorHAnsi" w:cstheme="minorBidi"/>
              <w:noProof/>
              <w:color w:val="auto"/>
            </w:rPr>
          </w:pPr>
          <w:hyperlink w:anchor="_Toc129267869" w:history="1">
            <w:r w:rsidR="00CD1F9F" w:rsidRPr="003E3261">
              <w:rPr>
                <w:rStyle w:val="Hyperlink"/>
                <w:noProof/>
              </w:rPr>
              <w:t>Verzeichnis der Listings</w:t>
            </w:r>
            <w:r w:rsidR="00CD1F9F">
              <w:rPr>
                <w:noProof/>
                <w:webHidden/>
              </w:rPr>
              <w:tab/>
            </w:r>
            <w:r w:rsidR="00CD1F9F">
              <w:rPr>
                <w:noProof/>
                <w:webHidden/>
              </w:rPr>
              <w:fldChar w:fldCharType="begin"/>
            </w:r>
            <w:r w:rsidR="00CD1F9F">
              <w:rPr>
                <w:noProof/>
                <w:webHidden/>
              </w:rPr>
              <w:instrText xml:space="preserve"> PAGEREF _Toc129267869 \h </w:instrText>
            </w:r>
            <w:r w:rsidR="00CD1F9F">
              <w:rPr>
                <w:noProof/>
                <w:webHidden/>
              </w:rPr>
            </w:r>
            <w:r w:rsidR="00CD1F9F">
              <w:rPr>
                <w:noProof/>
                <w:webHidden/>
              </w:rPr>
              <w:fldChar w:fldCharType="separate"/>
            </w:r>
            <w:r w:rsidR="00CD1F9F">
              <w:rPr>
                <w:noProof/>
                <w:webHidden/>
              </w:rPr>
              <w:t>IV</w:t>
            </w:r>
            <w:r w:rsidR="00CD1F9F">
              <w:rPr>
                <w:noProof/>
                <w:webHidden/>
              </w:rPr>
              <w:fldChar w:fldCharType="end"/>
            </w:r>
          </w:hyperlink>
        </w:p>
        <w:p w14:paraId="7C6E5667" w14:textId="77777777" w:rsidR="00CD1F9F" w:rsidRDefault="00000000">
          <w:pPr>
            <w:pStyle w:val="TOC1"/>
            <w:tabs>
              <w:tab w:val="right" w:leader="dot" w:pos="9052"/>
            </w:tabs>
            <w:rPr>
              <w:rFonts w:asciiTheme="minorHAnsi" w:eastAsiaTheme="minorEastAsia" w:hAnsiTheme="minorHAnsi" w:cstheme="minorBidi"/>
              <w:noProof/>
              <w:color w:val="auto"/>
            </w:rPr>
          </w:pPr>
          <w:hyperlink w:anchor="_Toc129267870" w:history="1">
            <w:r w:rsidR="00CD1F9F" w:rsidRPr="003E3261">
              <w:rPr>
                <w:rStyle w:val="Hyperlink"/>
                <w:noProof/>
              </w:rPr>
              <w:t>Abkürzungsverzeichnis</w:t>
            </w:r>
            <w:r w:rsidR="00CD1F9F">
              <w:rPr>
                <w:noProof/>
                <w:webHidden/>
              </w:rPr>
              <w:tab/>
            </w:r>
            <w:r w:rsidR="00CD1F9F">
              <w:rPr>
                <w:noProof/>
                <w:webHidden/>
              </w:rPr>
              <w:fldChar w:fldCharType="begin"/>
            </w:r>
            <w:r w:rsidR="00CD1F9F">
              <w:rPr>
                <w:noProof/>
                <w:webHidden/>
              </w:rPr>
              <w:instrText xml:space="preserve"> PAGEREF _Toc129267870 \h </w:instrText>
            </w:r>
            <w:r w:rsidR="00CD1F9F">
              <w:rPr>
                <w:noProof/>
                <w:webHidden/>
              </w:rPr>
            </w:r>
            <w:r w:rsidR="00CD1F9F">
              <w:rPr>
                <w:noProof/>
                <w:webHidden/>
              </w:rPr>
              <w:fldChar w:fldCharType="separate"/>
            </w:r>
            <w:r w:rsidR="00CD1F9F">
              <w:rPr>
                <w:noProof/>
                <w:webHidden/>
              </w:rPr>
              <w:t>V</w:t>
            </w:r>
            <w:r w:rsidR="00CD1F9F">
              <w:rPr>
                <w:noProof/>
                <w:webHidden/>
              </w:rPr>
              <w:fldChar w:fldCharType="end"/>
            </w:r>
          </w:hyperlink>
        </w:p>
        <w:p w14:paraId="2FF5ACA6" w14:textId="77777777" w:rsidR="00CD1F9F" w:rsidRDefault="00000000">
          <w:pPr>
            <w:pStyle w:val="TOC1"/>
            <w:tabs>
              <w:tab w:val="right" w:leader="dot" w:pos="9052"/>
            </w:tabs>
            <w:rPr>
              <w:rFonts w:asciiTheme="minorHAnsi" w:eastAsiaTheme="minorEastAsia" w:hAnsiTheme="minorHAnsi" w:cstheme="minorBidi"/>
              <w:noProof/>
              <w:color w:val="auto"/>
            </w:rPr>
          </w:pPr>
          <w:hyperlink w:anchor="_Toc129267871" w:history="1">
            <w:r w:rsidR="00CD1F9F" w:rsidRPr="003E3261">
              <w:rPr>
                <w:rStyle w:val="Hyperlink"/>
                <w:noProof/>
              </w:rPr>
              <w:t>1     Einleitung</w:t>
            </w:r>
            <w:r w:rsidR="00CD1F9F">
              <w:rPr>
                <w:noProof/>
                <w:webHidden/>
              </w:rPr>
              <w:tab/>
            </w:r>
            <w:r w:rsidR="00CD1F9F">
              <w:rPr>
                <w:noProof/>
                <w:webHidden/>
              </w:rPr>
              <w:fldChar w:fldCharType="begin"/>
            </w:r>
            <w:r w:rsidR="00CD1F9F">
              <w:rPr>
                <w:noProof/>
                <w:webHidden/>
              </w:rPr>
              <w:instrText xml:space="preserve"> PAGEREF _Toc129267871 \h </w:instrText>
            </w:r>
            <w:r w:rsidR="00CD1F9F">
              <w:rPr>
                <w:noProof/>
                <w:webHidden/>
              </w:rPr>
            </w:r>
            <w:r w:rsidR="00CD1F9F">
              <w:rPr>
                <w:noProof/>
                <w:webHidden/>
              </w:rPr>
              <w:fldChar w:fldCharType="separate"/>
            </w:r>
            <w:r w:rsidR="00CD1F9F">
              <w:rPr>
                <w:noProof/>
                <w:webHidden/>
              </w:rPr>
              <w:t>1</w:t>
            </w:r>
            <w:r w:rsidR="00CD1F9F">
              <w:rPr>
                <w:noProof/>
                <w:webHidden/>
              </w:rPr>
              <w:fldChar w:fldCharType="end"/>
            </w:r>
          </w:hyperlink>
        </w:p>
        <w:p w14:paraId="7EED2043"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72" w:history="1">
            <w:r w:rsidR="00CD1F9F" w:rsidRPr="003E3261">
              <w:rPr>
                <w:rStyle w:val="Hyperlink"/>
                <w:noProof/>
              </w:rPr>
              <w:t xml:space="preserve">1.1 </w:t>
            </w:r>
            <w:r w:rsidR="00CD1F9F">
              <w:rPr>
                <w:rFonts w:asciiTheme="minorHAnsi" w:eastAsiaTheme="minorEastAsia" w:hAnsiTheme="minorHAnsi" w:cstheme="minorBidi"/>
                <w:noProof/>
                <w:color w:val="auto"/>
              </w:rPr>
              <w:tab/>
            </w:r>
            <w:r w:rsidR="00CD1F9F" w:rsidRPr="003E3261">
              <w:rPr>
                <w:rStyle w:val="Hyperlink"/>
                <w:noProof/>
              </w:rPr>
              <w:t>Projektumfeld</w:t>
            </w:r>
            <w:r w:rsidR="00CD1F9F">
              <w:rPr>
                <w:noProof/>
                <w:webHidden/>
              </w:rPr>
              <w:tab/>
            </w:r>
            <w:r w:rsidR="00CD1F9F">
              <w:rPr>
                <w:noProof/>
                <w:webHidden/>
              </w:rPr>
              <w:fldChar w:fldCharType="begin"/>
            </w:r>
            <w:r w:rsidR="00CD1F9F">
              <w:rPr>
                <w:noProof/>
                <w:webHidden/>
              </w:rPr>
              <w:instrText xml:space="preserve"> PAGEREF _Toc129267872 \h </w:instrText>
            </w:r>
            <w:r w:rsidR="00CD1F9F">
              <w:rPr>
                <w:noProof/>
                <w:webHidden/>
              </w:rPr>
            </w:r>
            <w:r w:rsidR="00CD1F9F">
              <w:rPr>
                <w:noProof/>
                <w:webHidden/>
              </w:rPr>
              <w:fldChar w:fldCharType="separate"/>
            </w:r>
            <w:r w:rsidR="00CD1F9F">
              <w:rPr>
                <w:noProof/>
                <w:webHidden/>
              </w:rPr>
              <w:t>1</w:t>
            </w:r>
            <w:r w:rsidR="00CD1F9F">
              <w:rPr>
                <w:noProof/>
                <w:webHidden/>
              </w:rPr>
              <w:fldChar w:fldCharType="end"/>
            </w:r>
          </w:hyperlink>
        </w:p>
        <w:p w14:paraId="69FBA0E0"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73" w:history="1">
            <w:r w:rsidR="00CD1F9F" w:rsidRPr="003E3261">
              <w:rPr>
                <w:rStyle w:val="Hyperlink"/>
                <w:noProof/>
              </w:rPr>
              <w:t xml:space="preserve">1.2 </w:t>
            </w:r>
            <w:r w:rsidR="00CD1F9F">
              <w:rPr>
                <w:rFonts w:asciiTheme="minorHAnsi" w:eastAsiaTheme="minorEastAsia" w:hAnsiTheme="minorHAnsi" w:cstheme="minorBidi"/>
                <w:noProof/>
                <w:color w:val="auto"/>
              </w:rPr>
              <w:tab/>
            </w:r>
            <w:r w:rsidR="00CD1F9F" w:rsidRPr="003E3261">
              <w:rPr>
                <w:rStyle w:val="Hyperlink"/>
                <w:noProof/>
              </w:rPr>
              <w:t>Projektziel</w:t>
            </w:r>
            <w:r w:rsidR="00CD1F9F">
              <w:rPr>
                <w:noProof/>
                <w:webHidden/>
              </w:rPr>
              <w:tab/>
            </w:r>
            <w:r w:rsidR="00CD1F9F">
              <w:rPr>
                <w:noProof/>
                <w:webHidden/>
              </w:rPr>
              <w:fldChar w:fldCharType="begin"/>
            </w:r>
            <w:r w:rsidR="00CD1F9F">
              <w:rPr>
                <w:noProof/>
                <w:webHidden/>
              </w:rPr>
              <w:instrText xml:space="preserve"> PAGEREF _Toc129267873 \h </w:instrText>
            </w:r>
            <w:r w:rsidR="00CD1F9F">
              <w:rPr>
                <w:noProof/>
                <w:webHidden/>
              </w:rPr>
            </w:r>
            <w:r w:rsidR="00CD1F9F">
              <w:rPr>
                <w:noProof/>
                <w:webHidden/>
              </w:rPr>
              <w:fldChar w:fldCharType="separate"/>
            </w:r>
            <w:r w:rsidR="00CD1F9F">
              <w:rPr>
                <w:noProof/>
                <w:webHidden/>
              </w:rPr>
              <w:t>1</w:t>
            </w:r>
            <w:r w:rsidR="00CD1F9F">
              <w:rPr>
                <w:noProof/>
                <w:webHidden/>
              </w:rPr>
              <w:fldChar w:fldCharType="end"/>
            </w:r>
          </w:hyperlink>
        </w:p>
        <w:p w14:paraId="755798FF"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74" w:history="1">
            <w:r w:rsidR="00CD1F9F" w:rsidRPr="003E3261">
              <w:rPr>
                <w:rStyle w:val="Hyperlink"/>
                <w:noProof/>
              </w:rPr>
              <w:t xml:space="preserve">1.3 </w:t>
            </w:r>
            <w:r w:rsidR="00CD1F9F">
              <w:rPr>
                <w:rFonts w:asciiTheme="minorHAnsi" w:eastAsiaTheme="minorEastAsia" w:hAnsiTheme="minorHAnsi" w:cstheme="minorBidi"/>
                <w:noProof/>
                <w:color w:val="auto"/>
              </w:rPr>
              <w:tab/>
            </w:r>
            <w:r w:rsidR="00CD1F9F" w:rsidRPr="003E3261">
              <w:rPr>
                <w:rStyle w:val="Hyperlink"/>
                <w:noProof/>
              </w:rPr>
              <w:t>Projektbegründung</w:t>
            </w:r>
            <w:r w:rsidR="00CD1F9F">
              <w:rPr>
                <w:noProof/>
                <w:webHidden/>
              </w:rPr>
              <w:tab/>
            </w:r>
            <w:r w:rsidR="00CD1F9F">
              <w:rPr>
                <w:noProof/>
                <w:webHidden/>
              </w:rPr>
              <w:fldChar w:fldCharType="begin"/>
            </w:r>
            <w:r w:rsidR="00CD1F9F">
              <w:rPr>
                <w:noProof/>
                <w:webHidden/>
              </w:rPr>
              <w:instrText xml:space="preserve"> PAGEREF _Toc129267874 \h </w:instrText>
            </w:r>
            <w:r w:rsidR="00CD1F9F">
              <w:rPr>
                <w:noProof/>
                <w:webHidden/>
              </w:rPr>
            </w:r>
            <w:r w:rsidR="00CD1F9F">
              <w:rPr>
                <w:noProof/>
                <w:webHidden/>
              </w:rPr>
              <w:fldChar w:fldCharType="separate"/>
            </w:r>
            <w:r w:rsidR="00CD1F9F">
              <w:rPr>
                <w:noProof/>
                <w:webHidden/>
              </w:rPr>
              <w:t>1</w:t>
            </w:r>
            <w:r w:rsidR="00CD1F9F">
              <w:rPr>
                <w:noProof/>
                <w:webHidden/>
              </w:rPr>
              <w:fldChar w:fldCharType="end"/>
            </w:r>
          </w:hyperlink>
        </w:p>
        <w:p w14:paraId="3C9576DB"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75" w:history="1">
            <w:r w:rsidR="00CD1F9F" w:rsidRPr="003E3261">
              <w:rPr>
                <w:rStyle w:val="Hyperlink"/>
                <w:noProof/>
              </w:rPr>
              <w:t xml:space="preserve">1.4 </w:t>
            </w:r>
            <w:r w:rsidR="00CD1F9F">
              <w:rPr>
                <w:rFonts w:asciiTheme="minorHAnsi" w:eastAsiaTheme="minorEastAsia" w:hAnsiTheme="minorHAnsi" w:cstheme="minorBidi"/>
                <w:noProof/>
                <w:color w:val="auto"/>
              </w:rPr>
              <w:tab/>
            </w:r>
            <w:r w:rsidR="00CD1F9F" w:rsidRPr="003E3261">
              <w:rPr>
                <w:rStyle w:val="Hyperlink"/>
                <w:noProof/>
              </w:rPr>
              <w:t>Projektschnittstellen</w:t>
            </w:r>
            <w:r w:rsidR="00CD1F9F">
              <w:rPr>
                <w:noProof/>
                <w:webHidden/>
              </w:rPr>
              <w:tab/>
            </w:r>
            <w:r w:rsidR="00CD1F9F">
              <w:rPr>
                <w:noProof/>
                <w:webHidden/>
              </w:rPr>
              <w:fldChar w:fldCharType="begin"/>
            </w:r>
            <w:r w:rsidR="00CD1F9F">
              <w:rPr>
                <w:noProof/>
                <w:webHidden/>
              </w:rPr>
              <w:instrText xml:space="preserve"> PAGEREF _Toc129267875 \h </w:instrText>
            </w:r>
            <w:r w:rsidR="00CD1F9F">
              <w:rPr>
                <w:noProof/>
                <w:webHidden/>
              </w:rPr>
            </w:r>
            <w:r w:rsidR="00CD1F9F">
              <w:rPr>
                <w:noProof/>
                <w:webHidden/>
              </w:rPr>
              <w:fldChar w:fldCharType="separate"/>
            </w:r>
            <w:r w:rsidR="00CD1F9F">
              <w:rPr>
                <w:noProof/>
                <w:webHidden/>
              </w:rPr>
              <w:t>1</w:t>
            </w:r>
            <w:r w:rsidR="00CD1F9F">
              <w:rPr>
                <w:noProof/>
                <w:webHidden/>
              </w:rPr>
              <w:fldChar w:fldCharType="end"/>
            </w:r>
          </w:hyperlink>
        </w:p>
        <w:p w14:paraId="4CFD9217"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76" w:history="1">
            <w:r w:rsidR="00CD1F9F" w:rsidRPr="003E3261">
              <w:rPr>
                <w:rStyle w:val="Hyperlink"/>
                <w:noProof/>
              </w:rPr>
              <w:t xml:space="preserve">1.5 </w:t>
            </w:r>
            <w:r w:rsidR="00CD1F9F">
              <w:rPr>
                <w:rFonts w:asciiTheme="minorHAnsi" w:eastAsiaTheme="minorEastAsia" w:hAnsiTheme="minorHAnsi" w:cstheme="minorBidi"/>
                <w:noProof/>
                <w:color w:val="auto"/>
              </w:rPr>
              <w:tab/>
            </w:r>
            <w:r w:rsidR="00CD1F9F" w:rsidRPr="003E3261">
              <w:rPr>
                <w:rStyle w:val="Hyperlink"/>
                <w:noProof/>
              </w:rPr>
              <w:t>Projektabgrenzung</w:t>
            </w:r>
            <w:r w:rsidR="00CD1F9F">
              <w:rPr>
                <w:noProof/>
                <w:webHidden/>
              </w:rPr>
              <w:tab/>
            </w:r>
            <w:r w:rsidR="00CD1F9F">
              <w:rPr>
                <w:noProof/>
                <w:webHidden/>
              </w:rPr>
              <w:fldChar w:fldCharType="begin"/>
            </w:r>
            <w:r w:rsidR="00CD1F9F">
              <w:rPr>
                <w:noProof/>
                <w:webHidden/>
              </w:rPr>
              <w:instrText xml:space="preserve"> PAGEREF _Toc129267876 \h </w:instrText>
            </w:r>
            <w:r w:rsidR="00CD1F9F">
              <w:rPr>
                <w:noProof/>
                <w:webHidden/>
              </w:rPr>
            </w:r>
            <w:r w:rsidR="00CD1F9F">
              <w:rPr>
                <w:noProof/>
                <w:webHidden/>
              </w:rPr>
              <w:fldChar w:fldCharType="separate"/>
            </w:r>
            <w:r w:rsidR="00CD1F9F">
              <w:rPr>
                <w:noProof/>
                <w:webHidden/>
              </w:rPr>
              <w:t>1</w:t>
            </w:r>
            <w:r w:rsidR="00CD1F9F">
              <w:rPr>
                <w:noProof/>
                <w:webHidden/>
              </w:rPr>
              <w:fldChar w:fldCharType="end"/>
            </w:r>
          </w:hyperlink>
        </w:p>
        <w:p w14:paraId="36DA50BA" w14:textId="77777777" w:rsidR="00CD1F9F" w:rsidRDefault="00000000">
          <w:pPr>
            <w:pStyle w:val="TOC1"/>
            <w:tabs>
              <w:tab w:val="right" w:leader="dot" w:pos="9052"/>
            </w:tabs>
            <w:rPr>
              <w:rFonts w:asciiTheme="minorHAnsi" w:eastAsiaTheme="minorEastAsia" w:hAnsiTheme="minorHAnsi" w:cstheme="minorBidi"/>
              <w:noProof/>
              <w:color w:val="auto"/>
            </w:rPr>
          </w:pPr>
          <w:hyperlink w:anchor="_Toc129267877" w:history="1">
            <w:r w:rsidR="00CD1F9F" w:rsidRPr="003E3261">
              <w:rPr>
                <w:rStyle w:val="Hyperlink"/>
                <w:noProof/>
              </w:rPr>
              <w:t>2       Projektplanung</w:t>
            </w:r>
            <w:r w:rsidR="00CD1F9F">
              <w:rPr>
                <w:noProof/>
                <w:webHidden/>
              </w:rPr>
              <w:tab/>
            </w:r>
            <w:r w:rsidR="00CD1F9F">
              <w:rPr>
                <w:noProof/>
                <w:webHidden/>
              </w:rPr>
              <w:fldChar w:fldCharType="begin"/>
            </w:r>
            <w:r w:rsidR="00CD1F9F">
              <w:rPr>
                <w:noProof/>
                <w:webHidden/>
              </w:rPr>
              <w:instrText xml:space="preserve"> PAGEREF _Toc129267877 \h </w:instrText>
            </w:r>
            <w:r w:rsidR="00CD1F9F">
              <w:rPr>
                <w:noProof/>
                <w:webHidden/>
              </w:rPr>
            </w:r>
            <w:r w:rsidR="00CD1F9F">
              <w:rPr>
                <w:noProof/>
                <w:webHidden/>
              </w:rPr>
              <w:fldChar w:fldCharType="separate"/>
            </w:r>
            <w:r w:rsidR="00CD1F9F">
              <w:rPr>
                <w:noProof/>
                <w:webHidden/>
              </w:rPr>
              <w:t>1</w:t>
            </w:r>
            <w:r w:rsidR="00CD1F9F">
              <w:rPr>
                <w:noProof/>
                <w:webHidden/>
              </w:rPr>
              <w:fldChar w:fldCharType="end"/>
            </w:r>
          </w:hyperlink>
        </w:p>
        <w:p w14:paraId="7057B746"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78" w:history="1">
            <w:r w:rsidR="00CD1F9F" w:rsidRPr="003E3261">
              <w:rPr>
                <w:rStyle w:val="Hyperlink"/>
                <w:noProof/>
              </w:rPr>
              <w:t xml:space="preserve">2.1 </w:t>
            </w:r>
            <w:r w:rsidR="00CD1F9F">
              <w:rPr>
                <w:rFonts w:asciiTheme="minorHAnsi" w:eastAsiaTheme="minorEastAsia" w:hAnsiTheme="minorHAnsi" w:cstheme="minorBidi"/>
                <w:noProof/>
                <w:color w:val="auto"/>
              </w:rPr>
              <w:tab/>
            </w:r>
            <w:r w:rsidR="00CD1F9F" w:rsidRPr="003E3261">
              <w:rPr>
                <w:rStyle w:val="Hyperlink"/>
                <w:noProof/>
              </w:rPr>
              <w:t>Projektphasen</w:t>
            </w:r>
            <w:r w:rsidR="00CD1F9F">
              <w:rPr>
                <w:noProof/>
                <w:webHidden/>
              </w:rPr>
              <w:tab/>
            </w:r>
            <w:r w:rsidR="00CD1F9F">
              <w:rPr>
                <w:noProof/>
                <w:webHidden/>
              </w:rPr>
              <w:fldChar w:fldCharType="begin"/>
            </w:r>
            <w:r w:rsidR="00CD1F9F">
              <w:rPr>
                <w:noProof/>
                <w:webHidden/>
              </w:rPr>
              <w:instrText xml:space="preserve"> PAGEREF _Toc129267878 \h </w:instrText>
            </w:r>
            <w:r w:rsidR="00CD1F9F">
              <w:rPr>
                <w:noProof/>
                <w:webHidden/>
              </w:rPr>
            </w:r>
            <w:r w:rsidR="00CD1F9F">
              <w:rPr>
                <w:noProof/>
                <w:webHidden/>
              </w:rPr>
              <w:fldChar w:fldCharType="separate"/>
            </w:r>
            <w:r w:rsidR="00CD1F9F">
              <w:rPr>
                <w:noProof/>
                <w:webHidden/>
              </w:rPr>
              <w:t>1</w:t>
            </w:r>
            <w:r w:rsidR="00CD1F9F">
              <w:rPr>
                <w:noProof/>
                <w:webHidden/>
              </w:rPr>
              <w:fldChar w:fldCharType="end"/>
            </w:r>
          </w:hyperlink>
        </w:p>
        <w:p w14:paraId="701EF21C"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79" w:history="1">
            <w:r w:rsidR="00CD1F9F" w:rsidRPr="003E3261">
              <w:rPr>
                <w:rStyle w:val="Hyperlink"/>
                <w:noProof/>
              </w:rPr>
              <w:t xml:space="preserve">2.2 </w:t>
            </w:r>
            <w:r w:rsidR="00CD1F9F">
              <w:rPr>
                <w:rFonts w:asciiTheme="minorHAnsi" w:eastAsiaTheme="minorEastAsia" w:hAnsiTheme="minorHAnsi" w:cstheme="minorBidi"/>
                <w:noProof/>
                <w:color w:val="auto"/>
              </w:rPr>
              <w:tab/>
            </w:r>
            <w:r w:rsidR="00CD1F9F" w:rsidRPr="003E3261">
              <w:rPr>
                <w:rStyle w:val="Hyperlink"/>
                <w:noProof/>
              </w:rPr>
              <w:t>Abweichungen vom Projektantrag</w:t>
            </w:r>
            <w:r w:rsidR="00CD1F9F">
              <w:rPr>
                <w:noProof/>
                <w:webHidden/>
              </w:rPr>
              <w:tab/>
            </w:r>
            <w:r w:rsidR="00CD1F9F">
              <w:rPr>
                <w:noProof/>
                <w:webHidden/>
              </w:rPr>
              <w:fldChar w:fldCharType="begin"/>
            </w:r>
            <w:r w:rsidR="00CD1F9F">
              <w:rPr>
                <w:noProof/>
                <w:webHidden/>
              </w:rPr>
              <w:instrText xml:space="preserve"> PAGEREF _Toc129267879 \h </w:instrText>
            </w:r>
            <w:r w:rsidR="00CD1F9F">
              <w:rPr>
                <w:noProof/>
                <w:webHidden/>
              </w:rPr>
            </w:r>
            <w:r w:rsidR="00CD1F9F">
              <w:rPr>
                <w:noProof/>
                <w:webHidden/>
              </w:rPr>
              <w:fldChar w:fldCharType="separate"/>
            </w:r>
            <w:r w:rsidR="00CD1F9F">
              <w:rPr>
                <w:noProof/>
                <w:webHidden/>
              </w:rPr>
              <w:t>2</w:t>
            </w:r>
            <w:r w:rsidR="00CD1F9F">
              <w:rPr>
                <w:noProof/>
                <w:webHidden/>
              </w:rPr>
              <w:fldChar w:fldCharType="end"/>
            </w:r>
          </w:hyperlink>
        </w:p>
        <w:p w14:paraId="6E3B1BC6"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80" w:history="1">
            <w:r w:rsidR="00CD1F9F" w:rsidRPr="003E3261">
              <w:rPr>
                <w:rStyle w:val="Hyperlink"/>
                <w:noProof/>
              </w:rPr>
              <w:t xml:space="preserve">2.3 </w:t>
            </w:r>
            <w:r w:rsidR="00CD1F9F">
              <w:rPr>
                <w:rFonts w:asciiTheme="minorHAnsi" w:eastAsiaTheme="minorEastAsia" w:hAnsiTheme="minorHAnsi" w:cstheme="minorBidi"/>
                <w:noProof/>
                <w:color w:val="auto"/>
              </w:rPr>
              <w:tab/>
            </w:r>
            <w:r w:rsidR="00CD1F9F" w:rsidRPr="003E3261">
              <w:rPr>
                <w:rStyle w:val="Hyperlink"/>
                <w:noProof/>
              </w:rPr>
              <w:t>Ressourcenplanung</w:t>
            </w:r>
            <w:r w:rsidR="00CD1F9F">
              <w:rPr>
                <w:noProof/>
                <w:webHidden/>
              </w:rPr>
              <w:tab/>
            </w:r>
            <w:r w:rsidR="00CD1F9F">
              <w:rPr>
                <w:noProof/>
                <w:webHidden/>
              </w:rPr>
              <w:fldChar w:fldCharType="begin"/>
            </w:r>
            <w:r w:rsidR="00CD1F9F">
              <w:rPr>
                <w:noProof/>
                <w:webHidden/>
              </w:rPr>
              <w:instrText xml:space="preserve"> PAGEREF _Toc129267880 \h </w:instrText>
            </w:r>
            <w:r w:rsidR="00CD1F9F">
              <w:rPr>
                <w:noProof/>
                <w:webHidden/>
              </w:rPr>
            </w:r>
            <w:r w:rsidR="00CD1F9F">
              <w:rPr>
                <w:noProof/>
                <w:webHidden/>
              </w:rPr>
              <w:fldChar w:fldCharType="separate"/>
            </w:r>
            <w:r w:rsidR="00CD1F9F">
              <w:rPr>
                <w:noProof/>
                <w:webHidden/>
              </w:rPr>
              <w:t>2</w:t>
            </w:r>
            <w:r w:rsidR="00CD1F9F">
              <w:rPr>
                <w:noProof/>
                <w:webHidden/>
              </w:rPr>
              <w:fldChar w:fldCharType="end"/>
            </w:r>
          </w:hyperlink>
        </w:p>
        <w:p w14:paraId="6CA561A7" w14:textId="77777777" w:rsidR="00CD1F9F" w:rsidRDefault="00000000">
          <w:pPr>
            <w:pStyle w:val="TOC1"/>
            <w:tabs>
              <w:tab w:val="right" w:leader="dot" w:pos="9052"/>
            </w:tabs>
            <w:rPr>
              <w:rFonts w:asciiTheme="minorHAnsi" w:eastAsiaTheme="minorEastAsia" w:hAnsiTheme="minorHAnsi" w:cstheme="minorBidi"/>
              <w:noProof/>
              <w:color w:val="auto"/>
            </w:rPr>
          </w:pPr>
          <w:hyperlink w:anchor="_Toc129267881" w:history="1">
            <w:r w:rsidR="00CD1F9F" w:rsidRPr="003E3261">
              <w:rPr>
                <w:rStyle w:val="Hyperlink"/>
                <w:noProof/>
              </w:rPr>
              <w:t>3        Analysephase</w:t>
            </w:r>
            <w:r w:rsidR="00CD1F9F">
              <w:rPr>
                <w:noProof/>
                <w:webHidden/>
              </w:rPr>
              <w:tab/>
            </w:r>
            <w:r w:rsidR="00CD1F9F">
              <w:rPr>
                <w:noProof/>
                <w:webHidden/>
              </w:rPr>
              <w:fldChar w:fldCharType="begin"/>
            </w:r>
            <w:r w:rsidR="00CD1F9F">
              <w:rPr>
                <w:noProof/>
                <w:webHidden/>
              </w:rPr>
              <w:instrText xml:space="preserve"> PAGEREF _Toc129267881 \h </w:instrText>
            </w:r>
            <w:r w:rsidR="00CD1F9F">
              <w:rPr>
                <w:noProof/>
                <w:webHidden/>
              </w:rPr>
            </w:r>
            <w:r w:rsidR="00CD1F9F">
              <w:rPr>
                <w:noProof/>
                <w:webHidden/>
              </w:rPr>
              <w:fldChar w:fldCharType="separate"/>
            </w:r>
            <w:r w:rsidR="00CD1F9F">
              <w:rPr>
                <w:noProof/>
                <w:webHidden/>
              </w:rPr>
              <w:t>2</w:t>
            </w:r>
            <w:r w:rsidR="00CD1F9F">
              <w:rPr>
                <w:noProof/>
                <w:webHidden/>
              </w:rPr>
              <w:fldChar w:fldCharType="end"/>
            </w:r>
          </w:hyperlink>
        </w:p>
        <w:p w14:paraId="1FA04512"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82" w:history="1">
            <w:r w:rsidR="00CD1F9F" w:rsidRPr="003E3261">
              <w:rPr>
                <w:rStyle w:val="Hyperlink"/>
                <w:noProof/>
              </w:rPr>
              <w:t xml:space="preserve">3.1 </w:t>
            </w:r>
            <w:r w:rsidR="00CD1F9F">
              <w:rPr>
                <w:rFonts w:asciiTheme="minorHAnsi" w:eastAsiaTheme="minorEastAsia" w:hAnsiTheme="minorHAnsi" w:cstheme="minorBidi"/>
                <w:noProof/>
                <w:color w:val="auto"/>
              </w:rPr>
              <w:tab/>
            </w:r>
            <w:r w:rsidR="00CD1F9F" w:rsidRPr="003E3261">
              <w:rPr>
                <w:rStyle w:val="Hyperlink"/>
                <w:noProof/>
              </w:rPr>
              <w:t>Ist-Analyse</w:t>
            </w:r>
            <w:r w:rsidR="00CD1F9F">
              <w:rPr>
                <w:noProof/>
                <w:webHidden/>
              </w:rPr>
              <w:tab/>
            </w:r>
            <w:r w:rsidR="00CD1F9F">
              <w:rPr>
                <w:noProof/>
                <w:webHidden/>
              </w:rPr>
              <w:fldChar w:fldCharType="begin"/>
            </w:r>
            <w:r w:rsidR="00CD1F9F">
              <w:rPr>
                <w:noProof/>
                <w:webHidden/>
              </w:rPr>
              <w:instrText xml:space="preserve"> PAGEREF _Toc129267882 \h </w:instrText>
            </w:r>
            <w:r w:rsidR="00CD1F9F">
              <w:rPr>
                <w:noProof/>
                <w:webHidden/>
              </w:rPr>
            </w:r>
            <w:r w:rsidR="00CD1F9F">
              <w:rPr>
                <w:noProof/>
                <w:webHidden/>
              </w:rPr>
              <w:fldChar w:fldCharType="separate"/>
            </w:r>
            <w:r w:rsidR="00CD1F9F">
              <w:rPr>
                <w:noProof/>
                <w:webHidden/>
              </w:rPr>
              <w:t>2</w:t>
            </w:r>
            <w:r w:rsidR="00CD1F9F">
              <w:rPr>
                <w:noProof/>
                <w:webHidden/>
              </w:rPr>
              <w:fldChar w:fldCharType="end"/>
            </w:r>
          </w:hyperlink>
        </w:p>
        <w:p w14:paraId="628691B0"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83" w:history="1">
            <w:r w:rsidR="00CD1F9F" w:rsidRPr="003E3261">
              <w:rPr>
                <w:rStyle w:val="Hyperlink"/>
                <w:noProof/>
              </w:rPr>
              <w:t xml:space="preserve">3.2 </w:t>
            </w:r>
            <w:r w:rsidR="00CD1F9F">
              <w:rPr>
                <w:rFonts w:asciiTheme="minorHAnsi" w:eastAsiaTheme="minorEastAsia" w:hAnsiTheme="minorHAnsi" w:cstheme="minorBidi"/>
                <w:noProof/>
                <w:color w:val="auto"/>
              </w:rPr>
              <w:tab/>
            </w:r>
            <w:r w:rsidR="00CD1F9F" w:rsidRPr="003E3261">
              <w:rPr>
                <w:rStyle w:val="Hyperlink"/>
                <w:noProof/>
              </w:rPr>
              <w:t>Wirtschaftlichkeitsanalyse</w:t>
            </w:r>
            <w:r w:rsidR="00CD1F9F">
              <w:rPr>
                <w:noProof/>
                <w:webHidden/>
              </w:rPr>
              <w:tab/>
            </w:r>
            <w:r w:rsidR="00CD1F9F">
              <w:rPr>
                <w:noProof/>
                <w:webHidden/>
              </w:rPr>
              <w:fldChar w:fldCharType="begin"/>
            </w:r>
            <w:r w:rsidR="00CD1F9F">
              <w:rPr>
                <w:noProof/>
                <w:webHidden/>
              </w:rPr>
              <w:instrText xml:space="preserve"> PAGEREF _Toc129267883 \h </w:instrText>
            </w:r>
            <w:r w:rsidR="00CD1F9F">
              <w:rPr>
                <w:noProof/>
                <w:webHidden/>
              </w:rPr>
            </w:r>
            <w:r w:rsidR="00CD1F9F">
              <w:rPr>
                <w:noProof/>
                <w:webHidden/>
              </w:rPr>
              <w:fldChar w:fldCharType="separate"/>
            </w:r>
            <w:r w:rsidR="00CD1F9F">
              <w:rPr>
                <w:noProof/>
                <w:webHidden/>
              </w:rPr>
              <w:t>2</w:t>
            </w:r>
            <w:r w:rsidR="00CD1F9F">
              <w:rPr>
                <w:noProof/>
                <w:webHidden/>
              </w:rPr>
              <w:fldChar w:fldCharType="end"/>
            </w:r>
          </w:hyperlink>
        </w:p>
        <w:p w14:paraId="5F8FF815" w14:textId="77777777" w:rsidR="00CD1F9F" w:rsidRDefault="00000000">
          <w:pPr>
            <w:pStyle w:val="TOC3"/>
            <w:tabs>
              <w:tab w:val="right" w:leader="dot" w:pos="9052"/>
            </w:tabs>
            <w:rPr>
              <w:rFonts w:asciiTheme="minorHAnsi" w:eastAsiaTheme="minorEastAsia" w:hAnsiTheme="minorHAnsi" w:cstheme="minorBidi"/>
              <w:noProof/>
              <w:color w:val="auto"/>
            </w:rPr>
          </w:pPr>
          <w:hyperlink w:anchor="_Toc129267884" w:history="1">
            <w:r w:rsidR="00CD1F9F" w:rsidRPr="003E3261">
              <w:rPr>
                <w:rStyle w:val="Hyperlink"/>
                <w:noProof/>
              </w:rPr>
              <w:t>3.2.1 Make or Buy-Entscheidung</w:t>
            </w:r>
            <w:r w:rsidR="00CD1F9F">
              <w:rPr>
                <w:noProof/>
                <w:webHidden/>
              </w:rPr>
              <w:tab/>
            </w:r>
            <w:r w:rsidR="00CD1F9F">
              <w:rPr>
                <w:noProof/>
                <w:webHidden/>
              </w:rPr>
              <w:fldChar w:fldCharType="begin"/>
            </w:r>
            <w:r w:rsidR="00CD1F9F">
              <w:rPr>
                <w:noProof/>
                <w:webHidden/>
              </w:rPr>
              <w:instrText xml:space="preserve"> PAGEREF _Toc129267884 \h </w:instrText>
            </w:r>
            <w:r w:rsidR="00CD1F9F">
              <w:rPr>
                <w:noProof/>
                <w:webHidden/>
              </w:rPr>
            </w:r>
            <w:r w:rsidR="00CD1F9F">
              <w:rPr>
                <w:noProof/>
                <w:webHidden/>
              </w:rPr>
              <w:fldChar w:fldCharType="separate"/>
            </w:r>
            <w:r w:rsidR="00CD1F9F">
              <w:rPr>
                <w:noProof/>
                <w:webHidden/>
              </w:rPr>
              <w:t>2</w:t>
            </w:r>
            <w:r w:rsidR="00CD1F9F">
              <w:rPr>
                <w:noProof/>
                <w:webHidden/>
              </w:rPr>
              <w:fldChar w:fldCharType="end"/>
            </w:r>
          </w:hyperlink>
        </w:p>
        <w:p w14:paraId="312D3417" w14:textId="77777777" w:rsidR="00CD1F9F" w:rsidRDefault="00000000">
          <w:pPr>
            <w:pStyle w:val="TOC3"/>
            <w:tabs>
              <w:tab w:val="right" w:leader="dot" w:pos="9052"/>
            </w:tabs>
            <w:rPr>
              <w:rFonts w:asciiTheme="minorHAnsi" w:eastAsiaTheme="minorEastAsia" w:hAnsiTheme="minorHAnsi" w:cstheme="minorBidi"/>
              <w:noProof/>
              <w:color w:val="auto"/>
            </w:rPr>
          </w:pPr>
          <w:hyperlink w:anchor="_Toc129267885" w:history="1">
            <w:r w:rsidR="00CD1F9F" w:rsidRPr="003E3261">
              <w:rPr>
                <w:rStyle w:val="Hyperlink"/>
                <w:noProof/>
              </w:rPr>
              <w:t>3.2.2 Projektkosten</w:t>
            </w:r>
            <w:r w:rsidR="00CD1F9F">
              <w:rPr>
                <w:noProof/>
                <w:webHidden/>
              </w:rPr>
              <w:tab/>
            </w:r>
            <w:r w:rsidR="00CD1F9F">
              <w:rPr>
                <w:noProof/>
                <w:webHidden/>
              </w:rPr>
              <w:fldChar w:fldCharType="begin"/>
            </w:r>
            <w:r w:rsidR="00CD1F9F">
              <w:rPr>
                <w:noProof/>
                <w:webHidden/>
              </w:rPr>
              <w:instrText xml:space="preserve"> PAGEREF _Toc129267885 \h </w:instrText>
            </w:r>
            <w:r w:rsidR="00CD1F9F">
              <w:rPr>
                <w:noProof/>
                <w:webHidden/>
              </w:rPr>
            </w:r>
            <w:r w:rsidR="00CD1F9F">
              <w:rPr>
                <w:noProof/>
                <w:webHidden/>
              </w:rPr>
              <w:fldChar w:fldCharType="separate"/>
            </w:r>
            <w:r w:rsidR="00CD1F9F">
              <w:rPr>
                <w:noProof/>
                <w:webHidden/>
              </w:rPr>
              <w:t>2</w:t>
            </w:r>
            <w:r w:rsidR="00CD1F9F">
              <w:rPr>
                <w:noProof/>
                <w:webHidden/>
              </w:rPr>
              <w:fldChar w:fldCharType="end"/>
            </w:r>
          </w:hyperlink>
        </w:p>
        <w:p w14:paraId="2E3436DD" w14:textId="77777777" w:rsidR="00CD1F9F" w:rsidRDefault="00000000">
          <w:pPr>
            <w:pStyle w:val="TOC3"/>
            <w:tabs>
              <w:tab w:val="right" w:leader="dot" w:pos="9052"/>
            </w:tabs>
            <w:rPr>
              <w:rFonts w:asciiTheme="minorHAnsi" w:eastAsiaTheme="minorEastAsia" w:hAnsiTheme="minorHAnsi" w:cstheme="minorBidi"/>
              <w:noProof/>
              <w:color w:val="auto"/>
            </w:rPr>
          </w:pPr>
          <w:hyperlink w:anchor="_Toc129267886" w:history="1">
            <w:r w:rsidR="00CD1F9F" w:rsidRPr="003E3261">
              <w:rPr>
                <w:rStyle w:val="Hyperlink"/>
                <w:noProof/>
              </w:rPr>
              <w:t>3.2.3 Amortisationsdauer</w:t>
            </w:r>
            <w:r w:rsidR="00CD1F9F">
              <w:rPr>
                <w:noProof/>
                <w:webHidden/>
              </w:rPr>
              <w:tab/>
            </w:r>
            <w:r w:rsidR="00CD1F9F">
              <w:rPr>
                <w:noProof/>
                <w:webHidden/>
              </w:rPr>
              <w:fldChar w:fldCharType="begin"/>
            </w:r>
            <w:r w:rsidR="00CD1F9F">
              <w:rPr>
                <w:noProof/>
                <w:webHidden/>
              </w:rPr>
              <w:instrText xml:space="preserve"> PAGEREF _Toc129267886 \h </w:instrText>
            </w:r>
            <w:r w:rsidR="00CD1F9F">
              <w:rPr>
                <w:noProof/>
                <w:webHidden/>
              </w:rPr>
            </w:r>
            <w:r w:rsidR="00CD1F9F">
              <w:rPr>
                <w:noProof/>
                <w:webHidden/>
              </w:rPr>
              <w:fldChar w:fldCharType="separate"/>
            </w:r>
            <w:r w:rsidR="00CD1F9F">
              <w:rPr>
                <w:noProof/>
                <w:webHidden/>
              </w:rPr>
              <w:t>3</w:t>
            </w:r>
            <w:r w:rsidR="00CD1F9F">
              <w:rPr>
                <w:noProof/>
                <w:webHidden/>
              </w:rPr>
              <w:fldChar w:fldCharType="end"/>
            </w:r>
          </w:hyperlink>
        </w:p>
        <w:p w14:paraId="24299454"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87" w:history="1">
            <w:r w:rsidR="00CD1F9F" w:rsidRPr="003E3261">
              <w:rPr>
                <w:rStyle w:val="Hyperlink"/>
                <w:noProof/>
              </w:rPr>
              <w:t xml:space="preserve">3.3 </w:t>
            </w:r>
            <w:r w:rsidR="00CD1F9F">
              <w:rPr>
                <w:rFonts w:asciiTheme="minorHAnsi" w:eastAsiaTheme="minorEastAsia" w:hAnsiTheme="minorHAnsi" w:cstheme="minorBidi"/>
                <w:noProof/>
                <w:color w:val="auto"/>
              </w:rPr>
              <w:tab/>
            </w:r>
            <w:r w:rsidR="00CD1F9F" w:rsidRPr="003E3261">
              <w:rPr>
                <w:rStyle w:val="Hyperlink"/>
                <w:noProof/>
              </w:rPr>
              <w:t>Nutzwertanalyse</w:t>
            </w:r>
            <w:r w:rsidR="00CD1F9F">
              <w:rPr>
                <w:noProof/>
                <w:webHidden/>
              </w:rPr>
              <w:tab/>
            </w:r>
            <w:r w:rsidR="00CD1F9F">
              <w:rPr>
                <w:noProof/>
                <w:webHidden/>
              </w:rPr>
              <w:fldChar w:fldCharType="begin"/>
            </w:r>
            <w:r w:rsidR="00CD1F9F">
              <w:rPr>
                <w:noProof/>
                <w:webHidden/>
              </w:rPr>
              <w:instrText xml:space="preserve"> PAGEREF _Toc129267887 \h </w:instrText>
            </w:r>
            <w:r w:rsidR="00CD1F9F">
              <w:rPr>
                <w:noProof/>
                <w:webHidden/>
              </w:rPr>
            </w:r>
            <w:r w:rsidR="00CD1F9F">
              <w:rPr>
                <w:noProof/>
                <w:webHidden/>
              </w:rPr>
              <w:fldChar w:fldCharType="separate"/>
            </w:r>
            <w:r w:rsidR="00CD1F9F">
              <w:rPr>
                <w:noProof/>
                <w:webHidden/>
              </w:rPr>
              <w:t>4</w:t>
            </w:r>
            <w:r w:rsidR="00CD1F9F">
              <w:rPr>
                <w:noProof/>
                <w:webHidden/>
              </w:rPr>
              <w:fldChar w:fldCharType="end"/>
            </w:r>
          </w:hyperlink>
        </w:p>
        <w:p w14:paraId="6A2C1E66"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88" w:history="1">
            <w:r w:rsidR="00CD1F9F" w:rsidRPr="003E3261">
              <w:rPr>
                <w:rStyle w:val="Hyperlink"/>
                <w:noProof/>
              </w:rPr>
              <w:t xml:space="preserve">3.4 </w:t>
            </w:r>
            <w:r w:rsidR="00CD1F9F">
              <w:rPr>
                <w:rFonts w:asciiTheme="minorHAnsi" w:eastAsiaTheme="minorEastAsia" w:hAnsiTheme="minorHAnsi" w:cstheme="minorBidi"/>
                <w:noProof/>
                <w:color w:val="auto"/>
              </w:rPr>
              <w:tab/>
            </w:r>
            <w:r w:rsidR="00CD1F9F" w:rsidRPr="003E3261">
              <w:rPr>
                <w:rStyle w:val="Hyperlink"/>
                <w:noProof/>
              </w:rPr>
              <w:t>Anwendungsfälle</w:t>
            </w:r>
            <w:r w:rsidR="00CD1F9F">
              <w:rPr>
                <w:noProof/>
                <w:webHidden/>
              </w:rPr>
              <w:tab/>
            </w:r>
            <w:r w:rsidR="00CD1F9F">
              <w:rPr>
                <w:noProof/>
                <w:webHidden/>
              </w:rPr>
              <w:fldChar w:fldCharType="begin"/>
            </w:r>
            <w:r w:rsidR="00CD1F9F">
              <w:rPr>
                <w:noProof/>
                <w:webHidden/>
              </w:rPr>
              <w:instrText xml:space="preserve"> PAGEREF _Toc129267888 \h </w:instrText>
            </w:r>
            <w:r w:rsidR="00CD1F9F">
              <w:rPr>
                <w:noProof/>
                <w:webHidden/>
              </w:rPr>
            </w:r>
            <w:r w:rsidR="00CD1F9F">
              <w:rPr>
                <w:noProof/>
                <w:webHidden/>
              </w:rPr>
              <w:fldChar w:fldCharType="separate"/>
            </w:r>
            <w:r w:rsidR="00CD1F9F">
              <w:rPr>
                <w:noProof/>
                <w:webHidden/>
              </w:rPr>
              <w:t>4</w:t>
            </w:r>
            <w:r w:rsidR="00CD1F9F">
              <w:rPr>
                <w:noProof/>
                <w:webHidden/>
              </w:rPr>
              <w:fldChar w:fldCharType="end"/>
            </w:r>
          </w:hyperlink>
        </w:p>
        <w:p w14:paraId="39971EA0"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89" w:history="1">
            <w:r w:rsidR="00CD1F9F" w:rsidRPr="003E3261">
              <w:rPr>
                <w:rStyle w:val="Hyperlink"/>
                <w:noProof/>
              </w:rPr>
              <w:t xml:space="preserve">3.5 </w:t>
            </w:r>
            <w:r w:rsidR="00CD1F9F">
              <w:rPr>
                <w:rFonts w:asciiTheme="minorHAnsi" w:eastAsiaTheme="minorEastAsia" w:hAnsiTheme="minorHAnsi" w:cstheme="minorBidi"/>
                <w:noProof/>
                <w:color w:val="auto"/>
              </w:rPr>
              <w:tab/>
            </w:r>
            <w:r w:rsidR="00CD1F9F" w:rsidRPr="003E3261">
              <w:rPr>
                <w:rStyle w:val="Hyperlink"/>
                <w:noProof/>
              </w:rPr>
              <w:t>Qualitätsanforderungen</w:t>
            </w:r>
            <w:r w:rsidR="00CD1F9F">
              <w:rPr>
                <w:noProof/>
                <w:webHidden/>
              </w:rPr>
              <w:tab/>
            </w:r>
            <w:r w:rsidR="00CD1F9F">
              <w:rPr>
                <w:noProof/>
                <w:webHidden/>
              </w:rPr>
              <w:fldChar w:fldCharType="begin"/>
            </w:r>
            <w:r w:rsidR="00CD1F9F">
              <w:rPr>
                <w:noProof/>
                <w:webHidden/>
              </w:rPr>
              <w:instrText xml:space="preserve"> PAGEREF _Toc129267889 \h </w:instrText>
            </w:r>
            <w:r w:rsidR="00CD1F9F">
              <w:rPr>
                <w:noProof/>
                <w:webHidden/>
              </w:rPr>
            </w:r>
            <w:r w:rsidR="00CD1F9F">
              <w:rPr>
                <w:noProof/>
                <w:webHidden/>
              </w:rPr>
              <w:fldChar w:fldCharType="separate"/>
            </w:r>
            <w:r w:rsidR="00CD1F9F">
              <w:rPr>
                <w:noProof/>
                <w:webHidden/>
              </w:rPr>
              <w:t>4</w:t>
            </w:r>
            <w:r w:rsidR="00CD1F9F">
              <w:rPr>
                <w:noProof/>
                <w:webHidden/>
              </w:rPr>
              <w:fldChar w:fldCharType="end"/>
            </w:r>
          </w:hyperlink>
        </w:p>
        <w:p w14:paraId="757EA55B"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90" w:history="1">
            <w:r w:rsidR="00CD1F9F" w:rsidRPr="003E3261">
              <w:rPr>
                <w:rStyle w:val="Hyperlink"/>
                <w:noProof/>
              </w:rPr>
              <w:t xml:space="preserve">3.6 </w:t>
            </w:r>
            <w:r w:rsidR="00CD1F9F">
              <w:rPr>
                <w:rFonts w:asciiTheme="minorHAnsi" w:eastAsiaTheme="minorEastAsia" w:hAnsiTheme="minorHAnsi" w:cstheme="minorBidi"/>
                <w:noProof/>
                <w:color w:val="auto"/>
              </w:rPr>
              <w:tab/>
            </w:r>
            <w:r w:rsidR="00CD1F9F" w:rsidRPr="003E3261">
              <w:rPr>
                <w:rStyle w:val="Hyperlink"/>
                <w:noProof/>
              </w:rPr>
              <w:t>Lastenheft/Fachkonzept</w:t>
            </w:r>
            <w:r w:rsidR="00CD1F9F">
              <w:rPr>
                <w:noProof/>
                <w:webHidden/>
              </w:rPr>
              <w:tab/>
            </w:r>
            <w:r w:rsidR="00CD1F9F">
              <w:rPr>
                <w:noProof/>
                <w:webHidden/>
              </w:rPr>
              <w:fldChar w:fldCharType="begin"/>
            </w:r>
            <w:r w:rsidR="00CD1F9F">
              <w:rPr>
                <w:noProof/>
                <w:webHidden/>
              </w:rPr>
              <w:instrText xml:space="preserve"> PAGEREF _Toc129267890 \h </w:instrText>
            </w:r>
            <w:r w:rsidR="00CD1F9F">
              <w:rPr>
                <w:noProof/>
                <w:webHidden/>
              </w:rPr>
            </w:r>
            <w:r w:rsidR="00CD1F9F">
              <w:rPr>
                <w:noProof/>
                <w:webHidden/>
              </w:rPr>
              <w:fldChar w:fldCharType="separate"/>
            </w:r>
            <w:r w:rsidR="00CD1F9F">
              <w:rPr>
                <w:noProof/>
                <w:webHidden/>
              </w:rPr>
              <w:t>4</w:t>
            </w:r>
            <w:r w:rsidR="00CD1F9F">
              <w:rPr>
                <w:noProof/>
                <w:webHidden/>
              </w:rPr>
              <w:fldChar w:fldCharType="end"/>
            </w:r>
          </w:hyperlink>
        </w:p>
        <w:p w14:paraId="169A8DF8" w14:textId="77777777" w:rsidR="00CD1F9F" w:rsidRDefault="00000000">
          <w:pPr>
            <w:pStyle w:val="TOC1"/>
            <w:tabs>
              <w:tab w:val="right" w:leader="dot" w:pos="9052"/>
            </w:tabs>
            <w:rPr>
              <w:rFonts w:asciiTheme="minorHAnsi" w:eastAsiaTheme="minorEastAsia" w:hAnsiTheme="minorHAnsi" w:cstheme="minorBidi"/>
              <w:noProof/>
              <w:color w:val="auto"/>
            </w:rPr>
          </w:pPr>
          <w:hyperlink w:anchor="_Toc129267891" w:history="1">
            <w:r w:rsidR="00CD1F9F" w:rsidRPr="003E3261">
              <w:rPr>
                <w:rStyle w:val="Hyperlink"/>
                <w:noProof/>
              </w:rPr>
              <w:t>4      Entwurfsphase</w:t>
            </w:r>
            <w:r w:rsidR="00CD1F9F">
              <w:rPr>
                <w:noProof/>
                <w:webHidden/>
              </w:rPr>
              <w:tab/>
            </w:r>
            <w:r w:rsidR="00CD1F9F">
              <w:rPr>
                <w:noProof/>
                <w:webHidden/>
              </w:rPr>
              <w:fldChar w:fldCharType="begin"/>
            </w:r>
            <w:r w:rsidR="00CD1F9F">
              <w:rPr>
                <w:noProof/>
                <w:webHidden/>
              </w:rPr>
              <w:instrText xml:space="preserve"> PAGEREF _Toc129267891 \h </w:instrText>
            </w:r>
            <w:r w:rsidR="00CD1F9F">
              <w:rPr>
                <w:noProof/>
                <w:webHidden/>
              </w:rPr>
            </w:r>
            <w:r w:rsidR="00CD1F9F">
              <w:rPr>
                <w:noProof/>
                <w:webHidden/>
              </w:rPr>
              <w:fldChar w:fldCharType="separate"/>
            </w:r>
            <w:r w:rsidR="00CD1F9F">
              <w:rPr>
                <w:noProof/>
                <w:webHidden/>
              </w:rPr>
              <w:t>4</w:t>
            </w:r>
            <w:r w:rsidR="00CD1F9F">
              <w:rPr>
                <w:noProof/>
                <w:webHidden/>
              </w:rPr>
              <w:fldChar w:fldCharType="end"/>
            </w:r>
          </w:hyperlink>
        </w:p>
        <w:p w14:paraId="42452AF3"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92" w:history="1">
            <w:r w:rsidR="00CD1F9F" w:rsidRPr="003E3261">
              <w:rPr>
                <w:rStyle w:val="Hyperlink"/>
                <w:noProof/>
              </w:rPr>
              <w:t xml:space="preserve">4.1 </w:t>
            </w:r>
            <w:r w:rsidR="00CD1F9F">
              <w:rPr>
                <w:rFonts w:asciiTheme="minorHAnsi" w:eastAsiaTheme="minorEastAsia" w:hAnsiTheme="minorHAnsi" w:cstheme="minorBidi"/>
                <w:noProof/>
                <w:color w:val="auto"/>
              </w:rPr>
              <w:tab/>
            </w:r>
            <w:r w:rsidR="00CD1F9F" w:rsidRPr="003E3261">
              <w:rPr>
                <w:rStyle w:val="Hyperlink"/>
                <w:noProof/>
              </w:rPr>
              <w:t>Zielplattform</w:t>
            </w:r>
            <w:r w:rsidR="00CD1F9F">
              <w:rPr>
                <w:noProof/>
                <w:webHidden/>
              </w:rPr>
              <w:tab/>
            </w:r>
            <w:r w:rsidR="00CD1F9F">
              <w:rPr>
                <w:noProof/>
                <w:webHidden/>
              </w:rPr>
              <w:fldChar w:fldCharType="begin"/>
            </w:r>
            <w:r w:rsidR="00CD1F9F">
              <w:rPr>
                <w:noProof/>
                <w:webHidden/>
              </w:rPr>
              <w:instrText xml:space="preserve"> PAGEREF _Toc129267892 \h </w:instrText>
            </w:r>
            <w:r w:rsidR="00CD1F9F">
              <w:rPr>
                <w:noProof/>
                <w:webHidden/>
              </w:rPr>
            </w:r>
            <w:r w:rsidR="00CD1F9F">
              <w:rPr>
                <w:noProof/>
                <w:webHidden/>
              </w:rPr>
              <w:fldChar w:fldCharType="separate"/>
            </w:r>
            <w:r w:rsidR="00CD1F9F">
              <w:rPr>
                <w:noProof/>
                <w:webHidden/>
              </w:rPr>
              <w:t>4</w:t>
            </w:r>
            <w:r w:rsidR="00CD1F9F">
              <w:rPr>
                <w:noProof/>
                <w:webHidden/>
              </w:rPr>
              <w:fldChar w:fldCharType="end"/>
            </w:r>
          </w:hyperlink>
        </w:p>
        <w:p w14:paraId="728D8D88"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93" w:history="1">
            <w:r w:rsidR="00CD1F9F" w:rsidRPr="003E3261">
              <w:rPr>
                <w:rStyle w:val="Hyperlink"/>
                <w:noProof/>
              </w:rPr>
              <w:t xml:space="preserve">4.2 </w:t>
            </w:r>
            <w:r w:rsidR="00CD1F9F">
              <w:rPr>
                <w:rFonts w:asciiTheme="minorHAnsi" w:eastAsiaTheme="minorEastAsia" w:hAnsiTheme="minorHAnsi" w:cstheme="minorBidi"/>
                <w:noProof/>
                <w:color w:val="auto"/>
              </w:rPr>
              <w:tab/>
            </w:r>
            <w:r w:rsidR="00CD1F9F" w:rsidRPr="003E3261">
              <w:rPr>
                <w:rStyle w:val="Hyperlink"/>
                <w:noProof/>
              </w:rPr>
              <w:t>Architekturdesign</w:t>
            </w:r>
            <w:r w:rsidR="00CD1F9F">
              <w:rPr>
                <w:noProof/>
                <w:webHidden/>
              </w:rPr>
              <w:tab/>
            </w:r>
            <w:r w:rsidR="00CD1F9F">
              <w:rPr>
                <w:noProof/>
                <w:webHidden/>
              </w:rPr>
              <w:fldChar w:fldCharType="begin"/>
            </w:r>
            <w:r w:rsidR="00CD1F9F">
              <w:rPr>
                <w:noProof/>
                <w:webHidden/>
              </w:rPr>
              <w:instrText xml:space="preserve"> PAGEREF _Toc129267893 \h </w:instrText>
            </w:r>
            <w:r w:rsidR="00CD1F9F">
              <w:rPr>
                <w:noProof/>
                <w:webHidden/>
              </w:rPr>
            </w:r>
            <w:r w:rsidR="00CD1F9F">
              <w:rPr>
                <w:noProof/>
                <w:webHidden/>
              </w:rPr>
              <w:fldChar w:fldCharType="separate"/>
            </w:r>
            <w:r w:rsidR="00CD1F9F">
              <w:rPr>
                <w:noProof/>
                <w:webHidden/>
              </w:rPr>
              <w:t>4</w:t>
            </w:r>
            <w:r w:rsidR="00CD1F9F">
              <w:rPr>
                <w:noProof/>
                <w:webHidden/>
              </w:rPr>
              <w:fldChar w:fldCharType="end"/>
            </w:r>
          </w:hyperlink>
        </w:p>
        <w:p w14:paraId="3B7B91C5"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94" w:history="1">
            <w:r w:rsidR="00CD1F9F" w:rsidRPr="003E3261">
              <w:rPr>
                <w:rStyle w:val="Hyperlink"/>
                <w:noProof/>
              </w:rPr>
              <w:t xml:space="preserve">4.3 </w:t>
            </w:r>
            <w:r w:rsidR="00CD1F9F">
              <w:rPr>
                <w:rFonts w:asciiTheme="minorHAnsi" w:eastAsiaTheme="minorEastAsia" w:hAnsiTheme="minorHAnsi" w:cstheme="minorBidi"/>
                <w:noProof/>
                <w:color w:val="auto"/>
              </w:rPr>
              <w:tab/>
            </w:r>
            <w:r w:rsidR="00CD1F9F" w:rsidRPr="003E3261">
              <w:rPr>
                <w:rStyle w:val="Hyperlink"/>
                <w:noProof/>
              </w:rPr>
              <w:t>Entwurf der Benutzeroberfläche</w:t>
            </w:r>
            <w:r w:rsidR="00CD1F9F">
              <w:rPr>
                <w:noProof/>
                <w:webHidden/>
              </w:rPr>
              <w:tab/>
            </w:r>
            <w:r w:rsidR="00CD1F9F">
              <w:rPr>
                <w:noProof/>
                <w:webHidden/>
              </w:rPr>
              <w:fldChar w:fldCharType="begin"/>
            </w:r>
            <w:r w:rsidR="00CD1F9F">
              <w:rPr>
                <w:noProof/>
                <w:webHidden/>
              </w:rPr>
              <w:instrText xml:space="preserve"> PAGEREF _Toc129267894 \h </w:instrText>
            </w:r>
            <w:r w:rsidR="00CD1F9F">
              <w:rPr>
                <w:noProof/>
                <w:webHidden/>
              </w:rPr>
            </w:r>
            <w:r w:rsidR="00CD1F9F">
              <w:rPr>
                <w:noProof/>
                <w:webHidden/>
              </w:rPr>
              <w:fldChar w:fldCharType="separate"/>
            </w:r>
            <w:r w:rsidR="00CD1F9F">
              <w:rPr>
                <w:noProof/>
                <w:webHidden/>
              </w:rPr>
              <w:t>5</w:t>
            </w:r>
            <w:r w:rsidR="00CD1F9F">
              <w:rPr>
                <w:noProof/>
                <w:webHidden/>
              </w:rPr>
              <w:fldChar w:fldCharType="end"/>
            </w:r>
          </w:hyperlink>
        </w:p>
        <w:p w14:paraId="0E93F3AF"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95" w:history="1">
            <w:r w:rsidR="00CD1F9F" w:rsidRPr="003E3261">
              <w:rPr>
                <w:rStyle w:val="Hyperlink"/>
                <w:noProof/>
              </w:rPr>
              <w:t xml:space="preserve">4.4 </w:t>
            </w:r>
            <w:r w:rsidR="00CD1F9F">
              <w:rPr>
                <w:rFonts w:asciiTheme="minorHAnsi" w:eastAsiaTheme="minorEastAsia" w:hAnsiTheme="minorHAnsi" w:cstheme="minorBidi"/>
                <w:noProof/>
                <w:color w:val="auto"/>
              </w:rPr>
              <w:tab/>
            </w:r>
            <w:r w:rsidR="00CD1F9F" w:rsidRPr="003E3261">
              <w:rPr>
                <w:rStyle w:val="Hyperlink"/>
                <w:noProof/>
              </w:rPr>
              <w:t>Datenmodell</w:t>
            </w:r>
            <w:r w:rsidR="00CD1F9F">
              <w:rPr>
                <w:noProof/>
                <w:webHidden/>
              </w:rPr>
              <w:tab/>
            </w:r>
            <w:r w:rsidR="00CD1F9F">
              <w:rPr>
                <w:noProof/>
                <w:webHidden/>
              </w:rPr>
              <w:fldChar w:fldCharType="begin"/>
            </w:r>
            <w:r w:rsidR="00CD1F9F">
              <w:rPr>
                <w:noProof/>
                <w:webHidden/>
              </w:rPr>
              <w:instrText xml:space="preserve"> PAGEREF _Toc129267895 \h </w:instrText>
            </w:r>
            <w:r w:rsidR="00CD1F9F">
              <w:rPr>
                <w:noProof/>
                <w:webHidden/>
              </w:rPr>
            </w:r>
            <w:r w:rsidR="00CD1F9F">
              <w:rPr>
                <w:noProof/>
                <w:webHidden/>
              </w:rPr>
              <w:fldChar w:fldCharType="separate"/>
            </w:r>
            <w:r w:rsidR="00CD1F9F">
              <w:rPr>
                <w:noProof/>
                <w:webHidden/>
              </w:rPr>
              <w:t>5</w:t>
            </w:r>
            <w:r w:rsidR="00CD1F9F">
              <w:rPr>
                <w:noProof/>
                <w:webHidden/>
              </w:rPr>
              <w:fldChar w:fldCharType="end"/>
            </w:r>
          </w:hyperlink>
        </w:p>
        <w:p w14:paraId="5CF82E21"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96" w:history="1">
            <w:r w:rsidR="00CD1F9F" w:rsidRPr="003E3261">
              <w:rPr>
                <w:rStyle w:val="Hyperlink"/>
                <w:noProof/>
              </w:rPr>
              <w:t xml:space="preserve">4.5 </w:t>
            </w:r>
            <w:r w:rsidR="00CD1F9F">
              <w:rPr>
                <w:rFonts w:asciiTheme="minorHAnsi" w:eastAsiaTheme="minorEastAsia" w:hAnsiTheme="minorHAnsi" w:cstheme="minorBidi"/>
                <w:noProof/>
                <w:color w:val="auto"/>
              </w:rPr>
              <w:tab/>
            </w:r>
            <w:r w:rsidR="00CD1F9F" w:rsidRPr="003E3261">
              <w:rPr>
                <w:rStyle w:val="Hyperlink"/>
                <w:noProof/>
              </w:rPr>
              <w:t>Geschäftslogik</w:t>
            </w:r>
            <w:r w:rsidR="00CD1F9F">
              <w:rPr>
                <w:noProof/>
                <w:webHidden/>
              </w:rPr>
              <w:tab/>
            </w:r>
            <w:r w:rsidR="00CD1F9F">
              <w:rPr>
                <w:noProof/>
                <w:webHidden/>
              </w:rPr>
              <w:fldChar w:fldCharType="begin"/>
            </w:r>
            <w:r w:rsidR="00CD1F9F">
              <w:rPr>
                <w:noProof/>
                <w:webHidden/>
              </w:rPr>
              <w:instrText xml:space="preserve"> PAGEREF _Toc129267896 \h </w:instrText>
            </w:r>
            <w:r w:rsidR="00CD1F9F">
              <w:rPr>
                <w:noProof/>
                <w:webHidden/>
              </w:rPr>
            </w:r>
            <w:r w:rsidR="00CD1F9F">
              <w:rPr>
                <w:noProof/>
                <w:webHidden/>
              </w:rPr>
              <w:fldChar w:fldCharType="separate"/>
            </w:r>
            <w:r w:rsidR="00CD1F9F">
              <w:rPr>
                <w:noProof/>
                <w:webHidden/>
              </w:rPr>
              <w:t>5</w:t>
            </w:r>
            <w:r w:rsidR="00CD1F9F">
              <w:rPr>
                <w:noProof/>
                <w:webHidden/>
              </w:rPr>
              <w:fldChar w:fldCharType="end"/>
            </w:r>
          </w:hyperlink>
        </w:p>
        <w:p w14:paraId="380E929D"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97" w:history="1">
            <w:r w:rsidR="00CD1F9F" w:rsidRPr="003E3261">
              <w:rPr>
                <w:rStyle w:val="Hyperlink"/>
                <w:noProof/>
              </w:rPr>
              <w:t xml:space="preserve">4.6 </w:t>
            </w:r>
            <w:r w:rsidR="00CD1F9F">
              <w:rPr>
                <w:rFonts w:asciiTheme="minorHAnsi" w:eastAsiaTheme="minorEastAsia" w:hAnsiTheme="minorHAnsi" w:cstheme="minorBidi"/>
                <w:noProof/>
                <w:color w:val="auto"/>
              </w:rPr>
              <w:tab/>
            </w:r>
            <w:r w:rsidR="00CD1F9F" w:rsidRPr="003E3261">
              <w:rPr>
                <w:rStyle w:val="Hyperlink"/>
                <w:noProof/>
              </w:rPr>
              <w:t>Maßnahmen zur Qualitätssicherung</w:t>
            </w:r>
            <w:r w:rsidR="00CD1F9F">
              <w:rPr>
                <w:noProof/>
                <w:webHidden/>
              </w:rPr>
              <w:tab/>
            </w:r>
            <w:r w:rsidR="00CD1F9F">
              <w:rPr>
                <w:noProof/>
                <w:webHidden/>
              </w:rPr>
              <w:fldChar w:fldCharType="begin"/>
            </w:r>
            <w:r w:rsidR="00CD1F9F">
              <w:rPr>
                <w:noProof/>
                <w:webHidden/>
              </w:rPr>
              <w:instrText xml:space="preserve"> PAGEREF _Toc129267897 \h </w:instrText>
            </w:r>
            <w:r w:rsidR="00CD1F9F">
              <w:rPr>
                <w:noProof/>
                <w:webHidden/>
              </w:rPr>
            </w:r>
            <w:r w:rsidR="00CD1F9F">
              <w:rPr>
                <w:noProof/>
                <w:webHidden/>
              </w:rPr>
              <w:fldChar w:fldCharType="separate"/>
            </w:r>
            <w:r w:rsidR="00CD1F9F">
              <w:rPr>
                <w:noProof/>
                <w:webHidden/>
              </w:rPr>
              <w:t>6</w:t>
            </w:r>
            <w:r w:rsidR="00CD1F9F">
              <w:rPr>
                <w:noProof/>
                <w:webHidden/>
              </w:rPr>
              <w:fldChar w:fldCharType="end"/>
            </w:r>
          </w:hyperlink>
        </w:p>
        <w:p w14:paraId="221B56B8"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898" w:history="1">
            <w:r w:rsidR="00CD1F9F" w:rsidRPr="003E3261">
              <w:rPr>
                <w:rStyle w:val="Hyperlink"/>
                <w:noProof/>
              </w:rPr>
              <w:t>4.7</w:t>
            </w:r>
            <w:r w:rsidR="00CD1F9F">
              <w:rPr>
                <w:rFonts w:asciiTheme="minorHAnsi" w:eastAsiaTheme="minorEastAsia" w:hAnsiTheme="minorHAnsi" w:cstheme="minorBidi"/>
                <w:noProof/>
                <w:color w:val="auto"/>
              </w:rPr>
              <w:tab/>
            </w:r>
            <w:r w:rsidR="00CD1F9F" w:rsidRPr="003E3261">
              <w:rPr>
                <w:rStyle w:val="Hyperlink"/>
                <w:noProof/>
              </w:rPr>
              <w:t>Pflichtenheft/Datenverarbeitungskonzept</w:t>
            </w:r>
            <w:r w:rsidR="00CD1F9F">
              <w:rPr>
                <w:noProof/>
                <w:webHidden/>
              </w:rPr>
              <w:tab/>
            </w:r>
            <w:r w:rsidR="00CD1F9F">
              <w:rPr>
                <w:noProof/>
                <w:webHidden/>
              </w:rPr>
              <w:fldChar w:fldCharType="begin"/>
            </w:r>
            <w:r w:rsidR="00CD1F9F">
              <w:rPr>
                <w:noProof/>
                <w:webHidden/>
              </w:rPr>
              <w:instrText xml:space="preserve"> PAGEREF _Toc129267898 \h </w:instrText>
            </w:r>
            <w:r w:rsidR="00CD1F9F">
              <w:rPr>
                <w:noProof/>
                <w:webHidden/>
              </w:rPr>
            </w:r>
            <w:r w:rsidR="00CD1F9F">
              <w:rPr>
                <w:noProof/>
                <w:webHidden/>
              </w:rPr>
              <w:fldChar w:fldCharType="separate"/>
            </w:r>
            <w:r w:rsidR="00CD1F9F">
              <w:rPr>
                <w:noProof/>
                <w:webHidden/>
              </w:rPr>
              <w:t>6</w:t>
            </w:r>
            <w:r w:rsidR="00CD1F9F">
              <w:rPr>
                <w:noProof/>
                <w:webHidden/>
              </w:rPr>
              <w:fldChar w:fldCharType="end"/>
            </w:r>
          </w:hyperlink>
        </w:p>
        <w:p w14:paraId="0DDAA7D7" w14:textId="77777777" w:rsidR="00CD1F9F" w:rsidRDefault="00000000">
          <w:pPr>
            <w:pStyle w:val="TOC1"/>
            <w:tabs>
              <w:tab w:val="right" w:leader="dot" w:pos="9052"/>
            </w:tabs>
            <w:rPr>
              <w:rFonts w:asciiTheme="minorHAnsi" w:eastAsiaTheme="minorEastAsia" w:hAnsiTheme="minorHAnsi" w:cstheme="minorBidi"/>
              <w:noProof/>
              <w:color w:val="auto"/>
            </w:rPr>
          </w:pPr>
          <w:hyperlink w:anchor="_Toc129267899" w:history="1">
            <w:r w:rsidR="00CD1F9F" w:rsidRPr="003E3261">
              <w:rPr>
                <w:rStyle w:val="Hyperlink"/>
                <w:noProof/>
              </w:rPr>
              <w:t>5      Implementierungsphase</w:t>
            </w:r>
            <w:r w:rsidR="00CD1F9F">
              <w:rPr>
                <w:noProof/>
                <w:webHidden/>
              </w:rPr>
              <w:tab/>
            </w:r>
            <w:r w:rsidR="00CD1F9F">
              <w:rPr>
                <w:noProof/>
                <w:webHidden/>
              </w:rPr>
              <w:fldChar w:fldCharType="begin"/>
            </w:r>
            <w:r w:rsidR="00CD1F9F">
              <w:rPr>
                <w:noProof/>
                <w:webHidden/>
              </w:rPr>
              <w:instrText xml:space="preserve"> PAGEREF _Toc129267899 \h </w:instrText>
            </w:r>
            <w:r w:rsidR="00CD1F9F">
              <w:rPr>
                <w:noProof/>
                <w:webHidden/>
              </w:rPr>
            </w:r>
            <w:r w:rsidR="00CD1F9F">
              <w:rPr>
                <w:noProof/>
                <w:webHidden/>
              </w:rPr>
              <w:fldChar w:fldCharType="separate"/>
            </w:r>
            <w:r w:rsidR="00CD1F9F">
              <w:rPr>
                <w:noProof/>
                <w:webHidden/>
              </w:rPr>
              <w:t>6</w:t>
            </w:r>
            <w:r w:rsidR="00CD1F9F">
              <w:rPr>
                <w:noProof/>
                <w:webHidden/>
              </w:rPr>
              <w:fldChar w:fldCharType="end"/>
            </w:r>
          </w:hyperlink>
        </w:p>
        <w:p w14:paraId="1865922A"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900" w:history="1">
            <w:r w:rsidR="00CD1F9F" w:rsidRPr="003E3261">
              <w:rPr>
                <w:rStyle w:val="Hyperlink"/>
                <w:noProof/>
              </w:rPr>
              <w:t xml:space="preserve">5.1 </w:t>
            </w:r>
            <w:r w:rsidR="00CD1F9F">
              <w:rPr>
                <w:rFonts w:asciiTheme="minorHAnsi" w:eastAsiaTheme="minorEastAsia" w:hAnsiTheme="minorHAnsi" w:cstheme="minorBidi"/>
                <w:noProof/>
                <w:color w:val="auto"/>
              </w:rPr>
              <w:tab/>
            </w:r>
            <w:r w:rsidR="00CD1F9F" w:rsidRPr="003E3261">
              <w:rPr>
                <w:rStyle w:val="Hyperlink"/>
                <w:noProof/>
              </w:rPr>
              <w:t>Implementierung der Datenstrukturen</w:t>
            </w:r>
            <w:r w:rsidR="00CD1F9F">
              <w:rPr>
                <w:noProof/>
                <w:webHidden/>
              </w:rPr>
              <w:tab/>
            </w:r>
            <w:r w:rsidR="00CD1F9F">
              <w:rPr>
                <w:noProof/>
                <w:webHidden/>
              </w:rPr>
              <w:fldChar w:fldCharType="begin"/>
            </w:r>
            <w:r w:rsidR="00CD1F9F">
              <w:rPr>
                <w:noProof/>
                <w:webHidden/>
              </w:rPr>
              <w:instrText xml:space="preserve"> PAGEREF _Toc129267900 \h </w:instrText>
            </w:r>
            <w:r w:rsidR="00CD1F9F">
              <w:rPr>
                <w:noProof/>
                <w:webHidden/>
              </w:rPr>
            </w:r>
            <w:r w:rsidR="00CD1F9F">
              <w:rPr>
                <w:noProof/>
                <w:webHidden/>
              </w:rPr>
              <w:fldChar w:fldCharType="separate"/>
            </w:r>
            <w:r w:rsidR="00CD1F9F">
              <w:rPr>
                <w:noProof/>
                <w:webHidden/>
              </w:rPr>
              <w:t>6</w:t>
            </w:r>
            <w:r w:rsidR="00CD1F9F">
              <w:rPr>
                <w:noProof/>
                <w:webHidden/>
              </w:rPr>
              <w:fldChar w:fldCharType="end"/>
            </w:r>
          </w:hyperlink>
        </w:p>
        <w:p w14:paraId="0BA50B6F"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901" w:history="1">
            <w:r w:rsidR="00CD1F9F" w:rsidRPr="003E3261">
              <w:rPr>
                <w:rStyle w:val="Hyperlink"/>
                <w:noProof/>
              </w:rPr>
              <w:t xml:space="preserve">5.2 </w:t>
            </w:r>
            <w:r w:rsidR="00CD1F9F">
              <w:rPr>
                <w:rFonts w:asciiTheme="minorHAnsi" w:eastAsiaTheme="minorEastAsia" w:hAnsiTheme="minorHAnsi" w:cstheme="minorBidi"/>
                <w:noProof/>
                <w:color w:val="auto"/>
              </w:rPr>
              <w:tab/>
            </w:r>
            <w:r w:rsidR="00CD1F9F" w:rsidRPr="003E3261">
              <w:rPr>
                <w:rStyle w:val="Hyperlink"/>
                <w:noProof/>
              </w:rPr>
              <w:t>Implementierung der Benutzeroberfläche</w:t>
            </w:r>
            <w:r w:rsidR="00CD1F9F">
              <w:rPr>
                <w:noProof/>
                <w:webHidden/>
              </w:rPr>
              <w:tab/>
            </w:r>
            <w:r w:rsidR="00CD1F9F">
              <w:rPr>
                <w:noProof/>
                <w:webHidden/>
              </w:rPr>
              <w:fldChar w:fldCharType="begin"/>
            </w:r>
            <w:r w:rsidR="00CD1F9F">
              <w:rPr>
                <w:noProof/>
                <w:webHidden/>
              </w:rPr>
              <w:instrText xml:space="preserve"> PAGEREF _Toc129267901 \h </w:instrText>
            </w:r>
            <w:r w:rsidR="00CD1F9F">
              <w:rPr>
                <w:noProof/>
                <w:webHidden/>
              </w:rPr>
            </w:r>
            <w:r w:rsidR="00CD1F9F">
              <w:rPr>
                <w:noProof/>
                <w:webHidden/>
              </w:rPr>
              <w:fldChar w:fldCharType="separate"/>
            </w:r>
            <w:r w:rsidR="00CD1F9F">
              <w:rPr>
                <w:noProof/>
                <w:webHidden/>
              </w:rPr>
              <w:t>6</w:t>
            </w:r>
            <w:r w:rsidR="00CD1F9F">
              <w:rPr>
                <w:noProof/>
                <w:webHidden/>
              </w:rPr>
              <w:fldChar w:fldCharType="end"/>
            </w:r>
          </w:hyperlink>
        </w:p>
        <w:p w14:paraId="55B46150"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902" w:history="1">
            <w:r w:rsidR="00CD1F9F" w:rsidRPr="003E3261">
              <w:rPr>
                <w:rStyle w:val="Hyperlink"/>
                <w:noProof/>
              </w:rPr>
              <w:t xml:space="preserve">5.3 </w:t>
            </w:r>
            <w:r w:rsidR="00CD1F9F">
              <w:rPr>
                <w:rFonts w:asciiTheme="minorHAnsi" w:eastAsiaTheme="minorEastAsia" w:hAnsiTheme="minorHAnsi" w:cstheme="minorBidi"/>
                <w:noProof/>
                <w:color w:val="auto"/>
              </w:rPr>
              <w:tab/>
            </w:r>
            <w:r w:rsidR="00CD1F9F" w:rsidRPr="003E3261">
              <w:rPr>
                <w:rStyle w:val="Hyperlink"/>
                <w:noProof/>
              </w:rPr>
              <w:t>Implementierung der Geschäftslogik</w:t>
            </w:r>
            <w:r w:rsidR="00CD1F9F">
              <w:rPr>
                <w:noProof/>
                <w:webHidden/>
              </w:rPr>
              <w:tab/>
            </w:r>
            <w:r w:rsidR="00CD1F9F">
              <w:rPr>
                <w:noProof/>
                <w:webHidden/>
              </w:rPr>
              <w:fldChar w:fldCharType="begin"/>
            </w:r>
            <w:r w:rsidR="00CD1F9F">
              <w:rPr>
                <w:noProof/>
                <w:webHidden/>
              </w:rPr>
              <w:instrText xml:space="preserve"> PAGEREF _Toc129267902 \h </w:instrText>
            </w:r>
            <w:r w:rsidR="00CD1F9F">
              <w:rPr>
                <w:noProof/>
                <w:webHidden/>
              </w:rPr>
            </w:r>
            <w:r w:rsidR="00CD1F9F">
              <w:rPr>
                <w:noProof/>
                <w:webHidden/>
              </w:rPr>
              <w:fldChar w:fldCharType="separate"/>
            </w:r>
            <w:r w:rsidR="00CD1F9F">
              <w:rPr>
                <w:noProof/>
                <w:webHidden/>
              </w:rPr>
              <w:t>6</w:t>
            </w:r>
            <w:r w:rsidR="00CD1F9F">
              <w:rPr>
                <w:noProof/>
                <w:webHidden/>
              </w:rPr>
              <w:fldChar w:fldCharType="end"/>
            </w:r>
          </w:hyperlink>
        </w:p>
        <w:p w14:paraId="0406188D" w14:textId="77777777" w:rsidR="00CD1F9F" w:rsidRDefault="00000000">
          <w:pPr>
            <w:pStyle w:val="TOC1"/>
            <w:tabs>
              <w:tab w:val="right" w:leader="dot" w:pos="9052"/>
            </w:tabs>
            <w:rPr>
              <w:rFonts w:asciiTheme="minorHAnsi" w:eastAsiaTheme="minorEastAsia" w:hAnsiTheme="minorHAnsi" w:cstheme="minorBidi"/>
              <w:noProof/>
              <w:color w:val="auto"/>
            </w:rPr>
          </w:pPr>
          <w:hyperlink w:anchor="_Toc129267903" w:history="1">
            <w:r w:rsidR="00CD1F9F" w:rsidRPr="003E3261">
              <w:rPr>
                <w:rStyle w:val="Hyperlink"/>
                <w:noProof/>
              </w:rPr>
              <w:t>6      Abnahmephase</w:t>
            </w:r>
            <w:r w:rsidR="00CD1F9F">
              <w:rPr>
                <w:noProof/>
                <w:webHidden/>
              </w:rPr>
              <w:tab/>
            </w:r>
            <w:r w:rsidR="00CD1F9F">
              <w:rPr>
                <w:noProof/>
                <w:webHidden/>
              </w:rPr>
              <w:fldChar w:fldCharType="begin"/>
            </w:r>
            <w:r w:rsidR="00CD1F9F">
              <w:rPr>
                <w:noProof/>
                <w:webHidden/>
              </w:rPr>
              <w:instrText xml:space="preserve"> PAGEREF _Toc129267903 \h </w:instrText>
            </w:r>
            <w:r w:rsidR="00CD1F9F">
              <w:rPr>
                <w:noProof/>
                <w:webHidden/>
              </w:rPr>
            </w:r>
            <w:r w:rsidR="00CD1F9F">
              <w:rPr>
                <w:noProof/>
                <w:webHidden/>
              </w:rPr>
              <w:fldChar w:fldCharType="separate"/>
            </w:r>
            <w:r w:rsidR="00CD1F9F">
              <w:rPr>
                <w:noProof/>
                <w:webHidden/>
              </w:rPr>
              <w:t>7</w:t>
            </w:r>
            <w:r w:rsidR="00CD1F9F">
              <w:rPr>
                <w:noProof/>
                <w:webHidden/>
              </w:rPr>
              <w:fldChar w:fldCharType="end"/>
            </w:r>
          </w:hyperlink>
        </w:p>
        <w:p w14:paraId="78E88E92" w14:textId="77777777" w:rsidR="00CD1F9F" w:rsidRDefault="00000000">
          <w:pPr>
            <w:pStyle w:val="TOC1"/>
            <w:tabs>
              <w:tab w:val="right" w:leader="dot" w:pos="9052"/>
            </w:tabs>
            <w:rPr>
              <w:rFonts w:asciiTheme="minorHAnsi" w:eastAsiaTheme="minorEastAsia" w:hAnsiTheme="minorHAnsi" w:cstheme="minorBidi"/>
              <w:noProof/>
              <w:color w:val="auto"/>
            </w:rPr>
          </w:pPr>
          <w:hyperlink w:anchor="_Toc129267904" w:history="1">
            <w:r w:rsidR="00CD1F9F" w:rsidRPr="003E3261">
              <w:rPr>
                <w:rStyle w:val="Hyperlink"/>
                <w:noProof/>
              </w:rPr>
              <w:t>7      Einführungsphase</w:t>
            </w:r>
            <w:r w:rsidR="00CD1F9F">
              <w:rPr>
                <w:noProof/>
                <w:webHidden/>
              </w:rPr>
              <w:tab/>
            </w:r>
            <w:r w:rsidR="00CD1F9F">
              <w:rPr>
                <w:noProof/>
                <w:webHidden/>
              </w:rPr>
              <w:fldChar w:fldCharType="begin"/>
            </w:r>
            <w:r w:rsidR="00CD1F9F">
              <w:rPr>
                <w:noProof/>
                <w:webHidden/>
              </w:rPr>
              <w:instrText xml:space="preserve"> PAGEREF _Toc129267904 \h </w:instrText>
            </w:r>
            <w:r w:rsidR="00CD1F9F">
              <w:rPr>
                <w:noProof/>
                <w:webHidden/>
              </w:rPr>
            </w:r>
            <w:r w:rsidR="00CD1F9F">
              <w:rPr>
                <w:noProof/>
                <w:webHidden/>
              </w:rPr>
              <w:fldChar w:fldCharType="separate"/>
            </w:r>
            <w:r w:rsidR="00CD1F9F">
              <w:rPr>
                <w:noProof/>
                <w:webHidden/>
              </w:rPr>
              <w:t>7</w:t>
            </w:r>
            <w:r w:rsidR="00CD1F9F">
              <w:rPr>
                <w:noProof/>
                <w:webHidden/>
              </w:rPr>
              <w:fldChar w:fldCharType="end"/>
            </w:r>
          </w:hyperlink>
        </w:p>
        <w:p w14:paraId="0CB25D78" w14:textId="77777777" w:rsidR="00CD1F9F" w:rsidRDefault="00000000">
          <w:pPr>
            <w:pStyle w:val="TOC1"/>
            <w:tabs>
              <w:tab w:val="right" w:leader="dot" w:pos="9052"/>
            </w:tabs>
            <w:rPr>
              <w:rFonts w:asciiTheme="minorHAnsi" w:eastAsiaTheme="minorEastAsia" w:hAnsiTheme="minorHAnsi" w:cstheme="minorBidi"/>
              <w:noProof/>
              <w:color w:val="auto"/>
            </w:rPr>
          </w:pPr>
          <w:hyperlink w:anchor="_Toc129267905" w:history="1">
            <w:r w:rsidR="00CD1F9F" w:rsidRPr="003E3261">
              <w:rPr>
                <w:rStyle w:val="Hyperlink"/>
                <w:noProof/>
              </w:rPr>
              <w:t>8      Dokumentation</w:t>
            </w:r>
            <w:r w:rsidR="00CD1F9F">
              <w:rPr>
                <w:noProof/>
                <w:webHidden/>
              </w:rPr>
              <w:tab/>
            </w:r>
            <w:r w:rsidR="00CD1F9F">
              <w:rPr>
                <w:noProof/>
                <w:webHidden/>
              </w:rPr>
              <w:fldChar w:fldCharType="begin"/>
            </w:r>
            <w:r w:rsidR="00CD1F9F">
              <w:rPr>
                <w:noProof/>
                <w:webHidden/>
              </w:rPr>
              <w:instrText xml:space="preserve"> PAGEREF _Toc129267905 \h </w:instrText>
            </w:r>
            <w:r w:rsidR="00CD1F9F">
              <w:rPr>
                <w:noProof/>
                <w:webHidden/>
              </w:rPr>
            </w:r>
            <w:r w:rsidR="00CD1F9F">
              <w:rPr>
                <w:noProof/>
                <w:webHidden/>
              </w:rPr>
              <w:fldChar w:fldCharType="separate"/>
            </w:r>
            <w:r w:rsidR="00CD1F9F">
              <w:rPr>
                <w:noProof/>
                <w:webHidden/>
              </w:rPr>
              <w:t>7</w:t>
            </w:r>
            <w:r w:rsidR="00CD1F9F">
              <w:rPr>
                <w:noProof/>
                <w:webHidden/>
              </w:rPr>
              <w:fldChar w:fldCharType="end"/>
            </w:r>
          </w:hyperlink>
        </w:p>
        <w:p w14:paraId="31B883C2" w14:textId="77777777" w:rsidR="00CD1F9F" w:rsidRDefault="00000000">
          <w:pPr>
            <w:pStyle w:val="TOC1"/>
            <w:tabs>
              <w:tab w:val="right" w:leader="dot" w:pos="9052"/>
            </w:tabs>
            <w:rPr>
              <w:rFonts w:asciiTheme="minorHAnsi" w:eastAsiaTheme="minorEastAsia" w:hAnsiTheme="minorHAnsi" w:cstheme="minorBidi"/>
              <w:noProof/>
              <w:color w:val="auto"/>
            </w:rPr>
          </w:pPr>
          <w:hyperlink w:anchor="_Toc129267906" w:history="1">
            <w:r w:rsidR="00CD1F9F" w:rsidRPr="003E3261">
              <w:rPr>
                <w:rStyle w:val="Hyperlink"/>
                <w:noProof/>
              </w:rPr>
              <w:t>9      Fazit</w:t>
            </w:r>
            <w:r w:rsidR="00CD1F9F">
              <w:rPr>
                <w:noProof/>
                <w:webHidden/>
              </w:rPr>
              <w:tab/>
            </w:r>
            <w:r w:rsidR="00CD1F9F">
              <w:rPr>
                <w:noProof/>
                <w:webHidden/>
              </w:rPr>
              <w:fldChar w:fldCharType="begin"/>
            </w:r>
            <w:r w:rsidR="00CD1F9F">
              <w:rPr>
                <w:noProof/>
                <w:webHidden/>
              </w:rPr>
              <w:instrText xml:space="preserve"> PAGEREF _Toc129267906 \h </w:instrText>
            </w:r>
            <w:r w:rsidR="00CD1F9F">
              <w:rPr>
                <w:noProof/>
                <w:webHidden/>
              </w:rPr>
            </w:r>
            <w:r w:rsidR="00CD1F9F">
              <w:rPr>
                <w:noProof/>
                <w:webHidden/>
              </w:rPr>
              <w:fldChar w:fldCharType="separate"/>
            </w:r>
            <w:r w:rsidR="00CD1F9F">
              <w:rPr>
                <w:noProof/>
                <w:webHidden/>
              </w:rPr>
              <w:t>8</w:t>
            </w:r>
            <w:r w:rsidR="00CD1F9F">
              <w:rPr>
                <w:noProof/>
                <w:webHidden/>
              </w:rPr>
              <w:fldChar w:fldCharType="end"/>
            </w:r>
          </w:hyperlink>
        </w:p>
        <w:p w14:paraId="0EA3880A" w14:textId="77777777" w:rsidR="00CD1F9F" w:rsidRDefault="00000000">
          <w:pPr>
            <w:pStyle w:val="TOC2"/>
            <w:tabs>
              <w:tab w:val="left" w:pos="880"/>
              <w:tab w:val="right" w:leader="dot" w:pos="9052"/>
            </w:tabs>
            <w:rPr>
              <w:rFonts w:asciiTheme="minorHAnsi" w:eastAsiaTheme="minorEastAsia" w:hAnsiTheme="minorHAnsi" w:cstheme="minorBidi"/>
              <w:noProof/>
              <w:color w:val="auto"/>
            </w:rPr>
          </w:pPr>
          <w:hyperlink w:anchor="_Toc129267907" w:history="1">
            <w:r w:rsidR="00CD1F9F" w:rsidRPr="003E3261">
              <w:rPr>
                <w:rStyle w:val="Hyperlink"/>
                <w:noProof/>
              </w:rPr>
              <w:t xml:space="preserve">9.1 </w:t>
            </w:r>
            <w:r w:rsidR="00CD1F9F">
              <w:rPr>
                <w:rFonts w:asciiTheme="minorHAnsi" w:eastAsiaTheme="minorEastAsia" w:hAnsiTheme="minorHAnsi" w:cstheme="minorBidi"/>
                <w:noProof/>
                <w:color w:val="auto"/>
              </w:rPr>
              <w:tab/>
            </w:r>
            <w:r w:rsidR="00CD1F9F" w:rsidRPr="003E3261">
              <w:rPr>
                <w:rStyle w:val="Hyperlink"/>
                <w:noProof/>
              </w:rPr>
              <w:t>Soll-/Ist-Vergleich</w:t>
            </w:r>
            <w:r w:rsidR="00CD1F9F">
              <w:rPr>
                <w:noProof/>
                <w:webHidden/>
              </w:rPr>
              <w:tab/>
            </w:r>
            <w:r w:rsidR="00CD1F9F">
              <w:rPr>
                <w:noProof/>
                <w:webHidden/>
              </w:rPr>
              <w:fldChar w:fldCharType="begin"/>
            </w:r>
            <w:r w:rsidR="00CD1F9F">
              <w:rPr>
                <w:noProof/>
                <w:webHidden/>
              </w:rPr>
              <w:instrText xml:space="preserve"> PAGEREF _Toc129267907 \h </w:instrText>
            </w:r>
            <w:r w:rsidR="00CD1F9F">
              <w:rPr>
                <w:noProof/>
                <w:webHidden/>
              </w:rPr>
            </w:r>
            <w:r w:rsidR="00CD1F9F">
              <w:rPr>
                <w:noProof/>
                <w:webHidden/>
              </w:rPr>
              <w:fldChar w:fldCharType="separate"/>
            </w:r>
            <w:r w:rsidR="00CD1F9F">
              <w:rPr>
                <w:noProof/>
                <w:webHidden/>
              </w:rPr>
              <w:t>8</w:t>
            </w:r>
            <w:r w:rsidR="00CD1F9F">
              <w:rPr>
                <w:noProof/>
                <w:webHidden/>
              </w:rPr>
              <w:fldChar w:fldCharType="end"/>
            </w:r>
          </w:hyperlink>
        </w:p>
        <w:p w14:paraId="32A6A3F4" w14:textId="77777777" w:rsidR="003634CA" w:rsidRDefault="003634CA">
          <w:r>
            <w:fldChar w:fldCharType="end"/>
          </w:r>
        </w:p>
      </w:sdtContent>
    </w:sdt>
    <w:p w14:paraId="3DEC8395" w14:textId="77777777" w:rsidR="00C84BBC" w:rsidRDefault="00C84BBC">
      <w:pPr>
        <w:spacing w:after="0" w:line="259" w:lineRule="auto"/>
        <w:ind w:left="0" w:right="0" w:firstLine="0"/>
        <w:jc w:val="left"/>
      </w:pPr>
    </w:p>
    <w:p w14:paraId="3580D0F5" w14:textId="77777777" w:rsidR="00C84BBC" w:rsidRDefault="00C84BBC">
      <w:pPr>
        <w:spacing w:after="0" w:line="259" w:lineRule="auto"/>
        <w:ind w:left="0" w:right="0" w:firstLine="0"/>
        <w:jc w:val="left"/>
      </w:pPr>
    </w:p>
    <w:p w14:paraId="29DD1B13" w14:textId="77777777" w:rsidR="00407E78" w:rsidRDefault="00407E78" w:rsidP="00275B5A">
      <w:pPr>
        <w:ind w:left="0" w:firstLine="0"/>
      </w:pPr>
    </w:p>
    <w:p w14:paraId="22647A1A" w14:textId="77777777" w:rsidR="0077679A" w:rsidRDefault="0077679A" w:rsidP="00275B5A">
      <w:pPr>
        <w:ind w:left="0" w:firstLine="0"/>
        <w:rPr>
          <w:b/>
          <w:color w:val="1F4E79" w:themeColor="accent1" w:themeShade="80"/>
        </w:rPr>
      </w:pPr>
      <w:r w:rsidRPr="00407E78">
        <w:rPr>
          <w:b/>
          <w:color w:val="1F4E79" w:themeColor="accent1" w:themeShade="80"/>
        </w:rPr>
        <w:t>Abbildungsverzeichnis</w:t>
      </w:r>
    </w:p>
    <w:p w14:paraId="03ACF4E4" w14:textId="77777777" w:rsidR="006B3288" w:rsidRPr="00407E78" w:rsidRDefault="006B3288" w:rsidP="00275B5A">
      <w:pPr>
        <w:ind w:left="0" w:firstLine="0"/>
        <w:rPr>
          <w:b/>
          <w:color w:val="1F4E79" w:themeColor="accent1" w:themeShade="80"/>
        </w:rPr>
      </w:pPr>
    </w:p>
    <w:p w14:paraId="1D3B8035" w14:textId="77777777" w:rsidR="006B3288" w:rsidRDefault="006B3288">
      <w:pPr>
        <w:pStyle w:val="TOC1"/>
        <w:tabs>
          <w:tab w:val="right" w:leader="dot" w:pos="9052"/>
        </w:tabs>
        <w:rPr>
          <w:rFonts w:asciiTheme="minorHAnsi" w:eastAsiaTheme="minorEastAsia" w:hAnsiTheme="minorHAnsi" w:cstheme="minorBidi"/>
          <w:noProof/>
          <w:color w:val="auto"/>
        </w:rPr>
      </w:pPr>
      <w:r>
        <w:fldChar w:fldCharType="begin"/>
      </w:r>
      <w:r>
        <w:instrText xml:space="preserve"> TOC \f \h \z \u \t "AbbildungH1;1" </w:instrText>
      </w:r>
      <w:r>
        <w:fldChar w:fldCharType="separate"/>
      </w:r>
      <w:hyperlink w:anchor="_Toc129263760" w:history="1">
        <w:r w:rsidRPr="008363C0">
          <w:rPr>
            <w:rStyle w:val="Hyperlink"/>
            <w:noProof/>
            <w:lang w:val="en-US"/>
          </w:rPr>
          <w:t>Abbildung 1: Use-Case-Diagramm</w:t>
        </w:r>
        <w:r>
          <w:rPr>
            <w:noProof/>
            <w:webHidden/>
          </w:rPr>
          <w:tab/>
        </w:r>
        <w:r>
          <w:rPr>
            <w:noProof/>
            <w:webHidden/>
          </w:rPr>
          <w:fldChar w:fldCharType="begin"/>
        </w:r>
        <w:r>
          <w:rPr>
            <w:noProof/>
            <w:webHidden/>
          </w:rPr>
          <w:instrText xml:space="preserve"> PAGEREF _Toc129263760 \h </w:instrText>
        </w:r>
        <w:r>
          <w:rPr>
            <w:noProof/>
            <w:webHidden/>
          </w:rPr>
        </w:r>
        <w:r>
          <w:rPr>
            <w:noProof/>
            <w:webHidden/>
          </w:rPr>
          <w:fldChar w:fldCharType="separate"/>
        </w:r>
        <w:r>
          <w:rPr>
            <w:noProof/>
            <w:webHidden/>
          </w:rPr>
          <w:t>iii</w:t>
        </w:r>
        <w:r>
          <w:rPr>
            <w:noProof/>
            <w:webHidden/>
          </w:rPr>
          <w:fldChar w:fldCharType="end"/>
        </w:r>
      </w:hyperlink>
    </w:p>
    <w:p w14:paraId="0EB23FA2" w14:textId="77777777" w:rsidR="006B3288" w:rsidRDefault="00000000">
      <w:pPr>
        <w:pStyle w:val="TOC1"/>
        <w:tabs>
          <w:tab w:val="right" w:leader="dot" w:pos="9052"/>
        </w:tabs>
        <w:rPr>
          <w:rFonts w:asciiTheme="minorHAnsi" w:eastAsiaTheme="minorEastAsia" w:hAnsiTheme="minorHAnsi" w:cstheme="minorBidi"/>
          <w:noProof/>
          <w:color w:val="auto"/>
        </w:rPr>
      </w:pPr>
      <w:hyperlink w:anchor="_Toc129263761" w:history="1">
        <w:r w:rsidR="006B3288" w:rsidRPr="008363C0">
          <w:rPr>
            <w:rStyle w:val="Hyperlink"/>
            <w:noProof/>
          </w:rPr>
          <w:t>Abbildung 2: Entity-Relationship-Modell</w:t>
        </w:r>
        <w:r w:rsidR="006B3288">
          <w:rPr>
            <w:noProof/>
            <w:webHidden/>
          </w:rPr>
          <w:tab/>
        </w:r>
        <w:r w:rsidR="006B3288">
          <w:rPr>
            <w:noProof/>
            <w:webHidden/>
          </w:rPr>
          <w:fldChar w:fldCharType="begin"/>
        </w:r>
        <w:r w:rsidR="006B3288">
          <w:rPr>
            <w:noProof/>
            <w:webHidden/>
          </w:rPr>
          <w:instrText xml:space="preserve"> PAGEREF _Toc129263761 \h </w:instrText>
        </w:r>
        <w:r w:rsidR="006B3288">
          <w:rPr>
            <w:noProof/>
            <w:webHidden/>
          </w:rPr>
        </w:r>
        <w:r w:rsidR="006B3288">
          <w:rPr>
            <w:noProof/>
            <w:webHidden/>
          </w:rPr>
          <w:fldChar w:fldCharType="separate"/>
        </w:r>
        <w:r w:rsidR="006B3288">
          <w:rPr>
            <w:noProof/>
            <w:webHidden/>
          </w:rPr>
          <w:t>vi</w:t>
        </w:r>
        <w:r w:rsidR="006B3288">
          <w:rPr>
            <w:noProof/>
            <w:webHidden/>
          </w:rPr>
          <w:fldChar w:fldCharType="end"/>
        </w:r>
      </w:hyperlink>
    </w:p>
    <w:p w14:paraId="673FDD2D" w14:textId="77777777" w:rsidR="006B3288" w:rsidRDefault="00000000">
      <w:pPr>
        <w:pStyle w:val="TOC1"/>
        <w:tabs>
          <w:tab w:val="right" w:leader="dot" w:pos="9052"/>
        </w:tabs>
        <w:rPr>
          <w:rFonts w:asciiTheme="minorHAnsi" w:eastAsiaTheme="minorEastAsia" w:hAnsiTheme="minorHAnsi" w:cstheme="minorBidi"/>
          <w:noProof/>
          <w:color w:val="auto"/>
        </w:rPr>
      </w:pPr>
      <w:hyperlink w:anchor="_Toc129263762" w:history="1">
        <w:r w:rsidR="006B3288" w:rsidRPr="008363C0">
          <w:rPr>
            <w:rStyle w:val="Hyperlink"/>
            <w:noProof/>
          </w:rPr>
          <w:t>Abbildung 3: Tabellenmodell</w:t>
        </w:r>
        <w:r w:rsidR="006B3288">
          <w:rPr>
            <w:noProof/>
            <w:webHidden/>
          </w:rPr>
          <w:tab/>
        </w:r>
        <w:r w:rsidR="006B3288">
          <w:rPr>
            <w:noProof/>
            <w:webHidden/>
          </w:rPr>
          <w:fldChar w:fldCharType="begin"/>
        </w:r>
        <w:r w:rsidR="006B3288">
          <w:rPr>
            <w:noProof/>
            <w:webHidden/>
          </w:rPr>
          <w:instrText xml:space="preserve"> PAGEREF _Toc129263762 \h </w:instrText>
        </w:r>
        <w:r w:rsidR="006B3288">
          <w:rPr>
            <w:noProof/>
            <w:webHidden/>
          </w:rPr>
        </w:r>
        <w:r w:rsidR="006B3288">
          <w:rPr>
            <w:noProof/>
            <w:webHidden/>
          </w:rPr>
          <w:fldChar w:fldCharType="separate"/>
        </w:r>
        <w:r w:rsidR="006B3288">
          <w:rPr>
            <w:noProof/>
            <w:webHidden/>
          </w:rPr>
          <w:t>vi</w:t>
        </w:r>
        <w:r w:rsidR="006B3288">
          <w:rPr>
            <w:noProof/>
            <w:webHidden/>
          </w:rPr>
          <w:fldChar w:fldCharType="end"/>
        </w:r>
      </w:hyperlink>
    </w:p>
    <w:p w14:paraId="1814F173" w14:textId="77777777" w:rsidR="006B3288" w:rsidRDefault="00000000">
      <w:pPr>
        <w:pStyle w:val="TOC1"/>
        <w:tabs>
          <w:tab w:val="right" w:leader="dot" w:pos="9052"/>
        </w:tabs>
        <w:rPr>
          <w:rFonts w:asciiTheme="minorHAnsi" w:eastAsiaTheme="minorEastAsia" w:hAnsiTheme="minorHAnsi" w:cstheme="minorBidi"/>
          <w:noProof/>
          <w:color w:val="auto"/>
        </w:rPr>
      </w:pPr>
      <w:hyperlink w:anchor="_Toc129263763" w:history="1">
        <w:r w:rsidR="006B3288" w:rsidRPr="008363C0">
          <w:rPr>
            <w:rStyle w:val="Hyperlink"/>
            <w:noProof/>
          </w:rPr>
          <w:t>Abbildung 4: Prozess des Einlesens eines Moduls</w:t>
        </w:r>
        <w:r w:rsidR="006B3288">
          <w:rPr>
            <w:noProof/>
            <w:webHidden/>
          </w:rPr>
          <w:tab/>
        </w:r>
        <w:r w:rsidR="006B3288">
          <w:rPr>
            <w:noProof/>
            <w:webHidden/>
          </w:rPr>
          <w:fldChar w:fldCharType="begin"/>
        </w:r>
        <w:r w:rsidR="006B3288">
          <w:rPr>
            <w:noProof/>
            <w:webHidden/>
          </w:rPr>
          <w:instrText xml:space="preserve"> PAGEREF _Toc129263763 \h </w:instrText>
        </w:r>
        <w:r w:rsidR="006B3288">
          <w:rPr>
            <w:noProof/>
            <w:webHidden/>
          </w:rPr>
        </w:r>
        <w:r w:rsidR="006B3288">
          <w:rPr>
            <w:noProof/>
            <w:webHidden/>
          </w:rPr>
          <w:fldChar w:fldCharType="separate"/>
        </w:r>
        <w:r w:rsidR="006B3288">
          <w:rPr>
            <w:noProof/>
            <w:webHidden/>
          </w:rPr>
          <w:t>vi</w:t>
        </w:r>
        <w:r w:rsidR="006B3288">
          <w:rPr>
            <w:noProof/>
            <w:webHidden/>
          </w:rPr>
          <w:fldChar w:fldCharType="end"/>
        </w:r>
      </w:hyperlink>
    </w:p>
    <w:p w14:paraId="767F840B" w14:textId="77777777" w:rsidR="006B3288" w:rsidRDefault="00000000">
      <w:pPr>
        <w:pStyle w:val="TOC1"/>
        <w:tabs>
          <w:tab w:val="right" w:leader="dot" w:pos="9052"/>
        </w:tabs>
        <w:rPr>
          <w:rFonts w:asciiTheme="minorHAnsi" w:eastAsiaTheme="minorEastAsia" w:hAnsiTheme="minorHAnsi" w:cstheme="minorBidi"/>
          <w:noProof/>
          <w:color w:val="auto"/>
        </w:rPr>
      </w:pPr>
      <w:hyperlink w:anchor="_Toc129263764" w:history="1">
        <w:r w:rsidR="006B3288" w:rsidRPr="008363C0">
          <w:rPr>
            <w:rStyle w:val="Hyperlink"/>
            <w:noProof/>
          </w:rPr>
          <w:t>Abbildung 5: Liste der Module mit Filtermöglichkeiten</w:t>
        </w:r>
        <w:r w:rsidR="006B3288">
          <w:rPr>
            <w:noProof/>
            <w:webHidden/>
          </w:rPr>
          <w:tab/>
        </w:r>
        <w:r w:rsidR="006B3288">
          <w:rPr>
            <w:noProof/>
            <w:webHidden/>
          </w:rPr>
          <w:fldChar w:fldCharType="begin"/>
        </w:r>
        <w:r w:rsidR="006B3288">
          <w:rPr>
            <w:noProof/>
            <w:webHidden/>
          </w:rPr>
          <w:instrText xml:space="preserve"> PAGEREF _Toc129263764 \h </w:instrText>
        </w:r>
        <w:r w:rsidR="006B3288">
          <w:rPr>
            <w:noProof/>
            <w:webHidden/>
          </w:rPr>
        </w:r>
        <w:r w:rsidR="006B3288">
          <w:rPr>
            <w:noProof/>
            <w:webHidden/>
          </w:rPr>
          <w:fldChar w:fldCharType="separate"/>
        </w:r>
        <w:r w:rsidR="006B3288">
          <w:rPr>
            <w:noProof/>
            <w:webHidden/>
          </w:rPr>
          <w:t>viii</w:t>
        </w:r>
        <w:r w:rsidR="006B3288">
          <w:rPr>
            <w:noProof/>
            <w:webHidden/>
          </w:rPr>
          <w:fldChar w:fldCharType="end"/>
        </w:r>
      </w:hyperlink>
    </w:p>
    <w:p w14:paraId="14F98DD7" w14:textId="77777777" w:rsidR="006B3288" w:rsidRDefault="00000000">
      <w:pPr>
        <w:pStyle w:val="TOC1"/>
        <w:tabs>
          <w:tab w:val="right" w:leader="dot" w:pos="9052"/>
        </w:tabs>
        <w:rPr>
          <w:rFonts w:asciiTheme="minorHAnsi" w:eastAsiaTheme="minorEastAsia" w:hAnsiTheme="minorHAnsi" w:cstheme="minorBidi"/>
          <w:noProof/>
          <w:color w:val="auto"/>
        </w:rPr>
      </w:pPr>
      <w:hyperlink w:anchor="_Toc129263765" w:history="1">
        <w:r w:rsidR="006B3288" w:rsidRPr="008363C0">
          <w:rPr>
            <w:rStyle w:val="Hyperlink"/>
            <w:noProof/>
          </w:rPr>
          <w:t>Abbildung 6: Anzeige der Übersichtsseite einzelner Module</w:t>
        </w:r>
        <w:r w:rsidR="006B3288">
          <w:rPr>
            <w:noProof/>
            <w:webHidden/>
          </w:rPr>
          <w:tab/>
        </w:r>
        <w:r w:rsidR="006B3288">
          <w:rPr>
            <w:noProof/>
            <w:webHidden/>
          </w:rPr>
          <w:fldChar w:fldCharType="begin"/>
        </w:r>
        <w:r w:rsidR="006B3288">
          <w:rPr>
            <w:noProof/>
            <w:webHidden/>
          </w:rPr>
          <w:instrText xml:space="preserve"> PAGEREF _Toc129263765 \h </w:instrText>
        </w:r>
        <w:r w:rsidR="006B3288">
          <w:rPr>
            <w:noProof/>
            <w:webHidden/>
          </w:rPr>
        </w:r>
        <w:r w:rsidR="006B3288">
          <w:rPr>
            <w:noProof/>
            <w:webHidden/>
          </w:rPr>
          <w:fldChar w:fldCharType="separate"/>
        </w:r>
        <w:r w:rsidR="006B3288">
          <w:rPr>
            <w:noProof/>
            <w:webHidden/>
          </w:rPr>
          <w:t>viii</w:t>
        </w:r>
        <w:r w:rsidR="006B3288">
          <w:rPr>
            <w:noProof/>
            <w:webHidden/>
          </w:rPr>
          <w:fldChar w:fldCharType="end"/>
        </w:r>
      </w:hyperlink>
    </w:p>
    <w:p w14:paraId="44C31DB0" w14:textId="77777777" w:rsidR="006B3288" w:rsidRDefault="00000000">
      <w:pPr>
        <w:pStyle w:val="TOC1"/>
        <w:tabs>
          <w:tab w:val="right" w:leader="dot" w:pos="9052"/>
        </w:tabs>
        <w:rPr>
          <w:rFonts w:asciiTheme="minorHAnsi" w:eastAsiaTheme="minorEastAsia" w:hAnsiTheme="minorHAnsi" w:cstheme="minorBidi"/>
          <w:noProof/>
          <w:color w:val="auto"/>
        </w:rPr>
      </w:pPr>
      <w:hyperlink w:anchor="_Toc129263766" w:history="1">
        <w:r w:rsidR="006B3288" w:rsidRPr="008363C0">
          <w:rPr>
            <w:rStyle w:val="Hyperlink"/>
            <w:noProof/>
          </w:rPr>
          <w:t>Abbildung 7: Anzeige und Filterung der Module nach Tags</w:t>
        </w:r>
        <w:r w:rsidR="006B3288">
          <w:rPr>
            <w:noProof/>
            <w:webHidden/>
          </w:rPr>
          <w:tab/>
        </w:r>
        <w:r w:rsidR="006B3288">
          <w:rPr>
            <w:noProof/>
            <w:webHidden/>
          </w:rPr>
          <w:fldChar w:fldCharType="begin"/>
        </w:r>
        <w:r w:rsidR="006B3288">
          <w:rPr>
            <w:noProof/>
            <w:webHidden/>
          </w:rPr>
          <w:instrText xml:space="preserve"> PAGEREF _Toc129263766 \h </w:instrText>
        </w:r>
        <w:r w:rsidR="006B3288">
          <w:rPr>
            <w:noProof/>
            <w:webHidden/>
          </w:rPr>
        </w:r>
        <w:r w:rsidR="006B3288">
          <w:rPr>
            <w:noProof/>
            <w:webHidden/>
          </w:rPr>
          <w:fldChar w:fldCharType="separate"/>
        </w:r>
        <w:r w:rsidR="006B3288">
          <w:rPr>
            <w:noProof/>
            <w:webHidden/>
          </w:rPr>
          <w:t>ix</w:t>
        </w:r>
        <w:r w:rsidR="006B3288">
          <w:rPr>
            <w:noProof/>
            <w:webHidden/>
          </w:rPr>
          <w:fldChar w:fldCharType="end"/>
        </w:r>
      </w:hyperlink>
    </w:p>
    <w:p w14:paraId="0C56C5B4" w14:textId="77777777" w:rsidR="006B3288" w:rsidRDefault="00000000">
      <w:pPr>
        <w:pStyle w:val="TOC1"/>
        <w:tabs>
          <w:tab w:val="right" w:leader="dot" w:pos="9052"/>
        </w:tabs>
        <w:rPr>
          <w:rFonts w:asciiTheme="minorHAnsi" w:eastAsiaTheme="minorEastAsia" w:hAnsiTheme="minorHAnsi" w:cstheme="minorBidi"/>
          <w:noProof/>
          <w:color w:val="auto"/>
        </w:rPr>
      </w:pPr>
      <w:hyperlink w:anchor="_Toc129263767" w:history="1">
        <w:r w:rsidR="006B3288" w:rsidRPr="008363C0">
          <w:rPr>
            <w:rStyle w:val="Hyperlink"/>
            <w:noProof/>
          </w:rPr>
          <w:t>Abbildung 8: Liste der Module mit Filtermöglichkeiten</w:t>
        </w:r>
        <w:r w:rsidR="006B3288">
          <w:rPr>
            <w:noProof/>
            <w:webHidden/>
          </w:rPr>
          <w:tab/>
        </w:r>
        <w:r w:rsidR="006B3288">
          <w:rPr>
            <w:noProof/>
            <w:webHidden/>
          </w:rPr>
          <w:fldChar w:fldCharType="begin"/>
        </w:r>
        <w:r w:rsidR="006B3288">
          <w:rPr>
            <w:noProof/>
            <w:webHidden/>
          </w:rPr>
          <w:instrText xml:space="preserve"> PAGEREF _Toc129263767 \h </w:instrText>
        </w:r>
        <w:r w:rsidR="006B3288">
          <w:rPr>
            <w:noProof/>
            <w:webHidden/>
          </w:rPr>
        </w:r>
        <w:r w:rsidR="006B3288">
          <w:rPr>
            <w:noProof/>
            <w:webHidden/>
          </w:rPr>
          <w:fldChar w:fldCharType="separate"/>
        </w:r>
        <w:r w:rsidR="006B3288">
          <w:rPr>
            <w:noProof/>
            <w:webHidden/>
          </w:rPr>
          <w:t>ix</w:t>
        </w:r>
        <w:r w:rsidR="006B3288">
          <w:rPr>
            <w:noProof/>
            <w:webHidden/>
          </w:rPr>
          <w:fldChar w:fldCharType="end"/>
        </w:r>
      </w:hyperlink>
    </w:p>
    <w:p w14:paraId="77EB38EB" w14:textId="77777777" w:rsidR="006B3288" w:rsidRDefault="00000000">
      <w:pPr>
        <w:pStyle w:val="TOC1"/>
        <w:tabs>
          <w:tab w:val="right" w:leader="dot" w:pos="9052"/>
        </w:tabs>
        <w:rPr>
          <w:rFonts w:asciiTheme="minorHAnsi" w:eastAsiaTheme="minorEastAsia" w:hAnsiTheme="minorHAnsi" w:cstheme="minorBidi"/>
          <w:noProof/>
          <w:color w:val="auto"/>
        </w:rPr>
      </w:pPr>
      <w:hyperlink w:anchor="_Toc129263768" w:history="1">
        <w:r w:rsidR="006B3288" w:rsidRPr="008363C0">
          <w:rPr>
            <w:rStyle w:val="Hyperlink"/>
            <w:noProof/>
          </w:rPr>
          <w:t xml:space="preserve">Abbildung 9: Auszug aus der Entwicklerdokumentation mit </w:t>
        </w:r>
        <w:r w:rsidR="006B3288" w:rsidRPr="008363C0">
          <w:rPr>
            <w:rStyle w:val="Hyperlink"/>
            <w:i/>
            <w:noProof/>
          </w:rPr>
          <w:t>PHPDoc</w:t>
        </w:r>
        <w:r w:rsidR="006B3288">
          <w:rPr>
            <w:noProof/>
            <w:webHidden/>
          </w:rPr>
          <w:tab/>
        </w:r>
        <w:r w:rsidR="006B3288">
          <w:rPr>
            <w:noProof/>
            <w:webHidden/>
          </w:rPr>
          <w:fldChar w:fldCharType="begin"/>
        </w:r>
        <w:r w:rsidR="006B3288">
          <w:rPr>
            <w:noProof/>
            <w:webHidden/>
          </w:rPr>
          <w:instrText xml:space="preserve"> PAGEREF _Toc129263768 \h </w:instrText>
        </w:r>
        <w:r w:rsidR="006B3288">
          <w:rPr>
            <w:noProof/>
            <w:webHidden/>
          </w:rPr>
        </w:r>
        <w:r w:rsidR="006B3288">
          <w:rPr>
            <w:noProof/>
            <w:webHidden/>
          </w:rPr>
          <w:fldChar w:fldCharType="separate"/>
        </w:r>
        <w:r w:rsidR="006B3288">
          <w:rPr>
            <w:noProof/>
            <w:webHidden/>
          </w:rPr>
          <w:t>x</w:t>
        </w:r>
        <w:r w:rsidR="006B3288">
          <w:rPr>
            <w:noProof/>
            <w:webHidden/>
          </w:rPr>
          <w:fldChar w:fldCharType="end"/>
        </w:r>
      </w:hyperlink>
    </w:p>
    <w:p w14:paraId="15F387DC" w14:textId="77777777" w:rsidR="006B3288" w:rsidRDefault="00000000">
      <w:pPr>
        <w:pStyle w:val="TOC1"/>
        <w:tabs>
          <w:tab w:val="right" w:leader="dot" w:pos="9052"/>
        </w:tabs>
        <w:rPr>
          <w:rFonts w:asciiTheme="minorHAnsi" w:eastAsiaTheme="minorEastAsia" w:hAnsiTheme="minorHAnsi" w:cstheme="minorBidi"/>
          <w:noProof/>
          <w:color w:val="auto"/>
        </w:rPr>
      </w:pPr>
      <w:hyperlink w:anchor="_Toc129263769" w:history="1">
        <w:r w:rsidR="006B3288" w:rsidRPr="008363C0">
          <w:rPr>
            <w:rStyle w:val="Hyperlink"/>
            <w:noProof/>
          </w:rPr>
          <w:t>Abbildung 10: Aufruf des Testfalls auf der Konsole</w:t>
        </w:r>
        <w:r w:rsidR="006B3288">
          <w:rPr>
            <w:noProof/>
            <w:webHidden/>
          </w:rPr>
          <w:tab/>
        </w:r>
        <w:r w:rsidR="006B3288">
          <w:rPr>
            <w:noProof/>
            <w:webHidden/>
          </w:rPr>
          <w:fldChar w:fldCharType="begin"/>
        </w:r>
        <w:r w:rsidR="006B3288">
          <w:rPr>
            <w:noProof/>
            <w:webHidden/>
          </w:rPr>
          <w:instrText xml:space="preserve"> PAGEREF _Toc129263769 \h </w:instrText>
        </w:r>
        <w:r w:rsidR="006B3288">
          <w:rPr>
            <w:noProof/>
            <w:webHidden/>
          </w:rPr>
        </w:r>
        <w:r w:rsidR="006B3288">
          <w:rPr>
            <w:noProof/>
            <w:webHidden/>
          </w:rPr>
          <w:fldChar w:fldCharType="separate"/>
        </w:r>
        <w:r w:rsidR="006B3288">
          <w:rPr>
            <w:noProof/>
            <w:webHidden/>
          </w:rPr>
          <w:t>xi</w:t>
        </w:r>
        <w:r w:rsidR="006B3288">
          <w:rPr>
            <w:noProof/>
            <w:webHidden/>
          </w:rPr>
          <w:fldChar w:fldCharType="end"/>
        </w:r>
      </w:hyperlink>
    </w:p>
    <w:p w14:paraId="3AAFB965" w14:textId="77777777" w:rsidR="006B3288" w:rsidRDefault="00000000">
      <w:pPr>
        <w:pStyle w:val="TOC1"/>
        <w:tabs>
          <w:tab w:val="right" w:leader="dot" w:pos="9052"/>
        </w:tabs>
        <w:rPr>
          <w:rFonts w:asciiTheme="minorHAnsi" w:eastAsiaTheme="minorEastAsia" w:hAnsiTheme="minorHAnsi" w:cstheme="minorBidi"/>
          <w:noProof/>
          <w:color w:val="auto"/>
        </w:rPr>
      </w:pPr>
      <w:hyperlink w:anchor="_Toc129263770" w:history="1">
        <w:r w:rsidR="006B3288" w:rsidRPr="008363C0">
          <w:rPr>
            <w:rStyle w:val="Hyperlink"/>
            <w:noProof/>
          </w:rPr>
          <w:t>Abbildung 11: Klassendiagramm</w:t>
        </w:r>
        <w:r w:rsidR="006B3288">
          <w:rPr>
            <w:noProof/>
            <w:webHidden/>
          </w:rPr>
          <w:tab/>
        </w:r>
        <w:r w:rsidR="006B3288">
          <w:rPr>
            <w:noProof/>
            <w:webHidden/>
          </w:rPr>
          <w:fldChar w:fldCharType="begin"/>
        </w:r>
        <w:r w:rsidR="006B3288">
          <w:rPr>
            <w:noProof/>
            <w:webHidden/>
          </w:rPr>
          <w:instrText xml:space="preserve"> PAGEREF _Toc129263770 \h </w:instrText>
        </w:r>
        <w:r w:rsidR="006B3288">
          <w:rPr>
            <w:noProof/>
            <w:webHidden/>
          </w:rPr>
        </w:r>
        <w:r w:rsidR="006B3288">
          <w:rPr>
            <w:noProof/>
            <w:webHidden/>
          </w:rPr>
          <w:fldChar w:fldCharType="separate"/>
        </w:r>
        <w:r w:rsidR="006B3288">
          <w:rPr>
            <w:noProof/>
            <w:webHidden/>
          </w:rPr>
          <w:t>xvi</w:t>
        </w:r>
        <w:r w:rsidR="006B3288">
          <w:rPr>
            <w:noProof/>
            <w:webHidden/>
          </w:rPr>
          <w:fldChar w:fldCharType="end"/>
        </w:r>
      </w:hyperlink>
    </w:p>
    <w:p w14:paraId="0268338F" w14:textId="77777777" w:rsidR="006B3288" w:rsidRDefault="00000000">
      <w:pPr>
        <w:pStyle w:val="TOC1"/>
        <w:tabs>
          <w:tab w:val="right" w:leader="dot" w:pos="9052"/>
        </w:tabs>
        <w:rPr>
          <w:noProof/>
        </w:rPr>
      </w:pPr>
      <w:hyperlink w:anchor="_Toc129263771" w:history="1">
        <w:r w:rsidR="006B3288" w:rsidRPr="008363C0">
          <w:rPr>
            <w:rStyle w:val="Hyperlink"/>
            <w:noProof/>
          </w:rPr>
          <w:t>Abbildung 12: Auszug aus der Benutzerdokumentation</w:t>
        </w:r>
        <w:r w:rsidR="006B3288">
          <w:rPr>
            <w:noProof/>
            <w:webHidden/>
          </w:rPr>
          <w:tab/>
        </w:r>
        <w:r w:rsidR="006B3288">
          <w:rPr>
            <w:noProof/>
            <w:webHidden/>
          </w:rPr>
          <w:fldChar w:fldCharType="begin"/>
        </w:r>
        <w:r w:rsidR="006B3288">
          <w:rPr>
            <w:noProof/>
            <w:webHidden/>
          </w:rPr>
          <w:instrText xml:space="preserve"> PAGEREF _Toc129263771 \h </w:instrText>
        </w:r>
        <w:r w:rsidR="006B3288">
          <w:rPr>
            <w:noProof/>
            <w:webHidden/>
          </w:rPr>
        </w:r>
        <w:r w:rsidR="006B3288">
          <w:rPr>
            <w:noProof/>
            <w:webHidden/>
          </w:rPr>
          <w:fldChar w:fldCharType="separate"/>
        </w:r>
        <w:r w:rsidR="006B3288">
          <w:rPr>
            <w:noProof/>
            <w:webHidden/>
          </w:rPr>
          <w:t>xvii</w:t>
        </w:r>
        <w:r w:rsidR="006B3288">
          <w:rPr>
            <w:noProof/>
            <w:webHidden/>
          </w:rPr>
          <w:fldChar w:fldCharType="end"/>
        </w:r>
      </w:hyperlink>
    </w:p>
    <w:p w14:paraId="728E9C95" w14:textId="77777777" w:rsidR="00241F7C" w:rsidRDefault="00241F7C" w:rsidP="00241F7C"/>
    <w:p w14:paraId="641A03B4" w14:textId="77777777" w:rsidR="00241F7C" w:rsidRPr="00241F7C" w:rsidRDefault="00241F7C" w:rsidP="00241F7C"/>
    <w:p w14:paraId="550CFFCF" w14:textId="77777777" w:rsidR="00241F7C" w:rsidRDefault="006B3288" w:rsidP="00241F7C">
      <w:pPr>
        <w:pStyle w:val="Heading1"/>
        <w:ind w:left="0" w:firstLine="0"/>
        <w:jc w:val="both"/>
      </w:pPr>
      <w:r>
        <w:fldChar w:fldCharType="end"/>
      </w:r>
      <w:r w:rsidR="00241F7C" w:rsidRPr="00241F7C">
        <w:rPr>
          <w:sz w:val="22"/>
        </w:rPr>
        <w:t xml:space="preserve"> </w:t>
      </w:r>
      <w:r w:rsidR="00241F7C" w:rsidRPr="0077679A">
        <w:rPr>
          <w:sz w:val="22"/>
        </w:rPr>
        <w:t xml:space="preserve">Tabellenverzeichnis </w:t>
      </w:r>
      <w:r w:rsidR="00241F7C">
        <w:t xml:space="preserve"> </w:t>
      </w:r>
    </w:p>
    <w:p w14:paraId="6EBE85DB" w14:textId="77777777" w:rsidR="00241F7C" w:rsidRDefault="00241F7C" w:rsidP="00241F7C">
      <w:pPr>
        <w:spacing w:after="18" w:line="259" w:lineRule="auto"/>
        <w:ind w:left="-5" w:right="0"/>
        <w:jc w:val="left"/>
        <w:rPr>
          <w:b/>
          <w:color w:val="FFFFFF"/>
          <w:sz w:val="30"/>
        </w:rPr>
      </w:pPr>
      <w:r>
        <w:rPr>
          <w:b/>
          <w:color w:val="FFFFFF"/>
          <w:sz w:val="30"/>
        </w:rPr>
        <w:t xml:space="preserve">Tabellenverzeichnis </w:t>
      </w:r>
    </w:p>
    <w:p w14:paraId="1E2224B6" w14:textId="77777777" w:rsidR="00241F7C" w:rsidRDefault="00241F7C" w:rsidP="00241F7C">
      <w:pPr>
        <w:pStyle w:val="TOC1"/>
        <w:tabs>
          <w:tab w:val="right" w:leader="dot" w:pos="9051"/>
        </w:tabs>
        <w:rPr>
          <w:rFonts w:asciiTheme="minorHAnsi" w:eastAsiaTheme="minorEastAsia" w:hAnsiTheme="minorHAnsi" w:cstheme="minorBidi"/>
          <w:noProof/>
          <w:color w:val="auto"/>
        </w:rPr>
      </w:pPr>
      <w:r>
        <w:fldChar w:fldCharType="begin"/>
      </w:r>
      <w:r>
        <w:instrText xml:space="preserve"> TOC \h \z \t "TabelleH1;1" </w:instrText>
      </w:r>
      <w:r>
        <w:fldChar w:fldCharType="separate"/>
      </w:r>
      <w:hyperlink w:anchor="_Toc129267809" w:history="1">
        <w:r w:rsidRPr="006D654C">
          <w:rPr>
            <w:rStyle w:val="Hyperlink"/>
            <w:noProof/>
          </w:rPr>
          <w:t>Tabelle 1: Grobe Zeitplanung</w:t>
        </w:r>
        <w:r>
          <w:rPr>
            <w:noProof/>
            <w:webHidden/>
          </w:rPr>
          <w:tab/>
        </w:r>
        <w:r>
          <w:rPr>
            <w:noProof/>
            <w:webHidden/>
          </w:rPr>
          <w:fldChar w:fldCharType="begin"/>
        </w:r>
        <w:r>
          <w:rPr>
            <w:noProof/>
            <w:webHidden/>
          </w:rPr>
          <w:instrText xml:space="preserve"> PAGEREF _Toc129267809 \h </w:instrText>
        </w:r>
        <w:r>
          <w:rPr>
            <w:noProof/>
            <w:webHidden/>
          </w:rPr>
        </w:r>
        <w:r>
          <w:rPr>
            <w:noProof/>
            <w:webHidden/>
          </w:rPr>
          <w:fldChar w:fldCharType="separate"/>
        </w:r>
        <w:r>
          <w:rPr>
            <w:noProof/>
            <w:webHidden/>
          </w:rPr>
          <w:t>1</w:t>
        </w:r>
        <w:r>
          <w:rPr>
            <w:noProof/>
            <w:webHidden/>
          </w:rPr>
          <w:fldChar w:fldCharType="end"/>
        </w:r>
      </w:hyperlink>
    </w:p>
    <w:p w14:paraId="1EE7213A" w14:textId="77777777" w:rsidR="00241F7C" w:rsidRDefault="00000000" w:rsidP="00241F7C">
      <w:pPr>
        <w:pStyle w:val="TOC1"/>
        <w:tabs>
          <w:tab w:val="right" w:leader="dot" w:pos="9051"/>
        </w:tabs>
        <w:rPr>
          <w:rFonts w:asciiTheme="minorHAnsi" w:eastAsiaTheme="minorEastAsia" w:hAnsiTheme="minorHAnsi" w:cstheme="minorBidi"/>
          <w:noProof/>
          <w:color w:val="auto"/>
        </w:rPr>
      </w:pPr>
      <w:hyperlink w:anchor="_Toc129267810" w:history="1">
        <w:r w:rsidR="00241F7C" w:rsidRPr="006D654C">
          <w:rPr>
            <w:rStyle w:val="Hyperlink"/>
            <w:noProof/>
          </w:rPr>
          <w:t>Tabelle 2: Kostenaufstellung</w:t>
        </w:r>
        <w:r w:rsidR="00241F7C">
          <w:rPr>
            <w:noProof/>
            <w:webHidden/>
          </w:rPr>
          <w:tab/>
        </w:r>
        <w:r w:rsidR="00241F7C">
          <w:rPr>
            <w:noProof/>
            <w:webHidden/>
          </w:rPr>
          <w:fldChar w:fldCharType="begin"/>
        </w:r>
        <w:r w:rsidR="00241F7C">
          <w:rPr>
            <w:noProof/>
            <w:webHidden/>
          </w:rPr>
          <w:instrText xml:space="preserve"> PAGEREF _Toc129267810 \h </w:instrText>
        </w:r>
        <w:r w:rsidR="00241F7C">
          <w:rPr>
            <w:noProof/>
            <w:webHidden/>
          </w:rPr>
        </w:r>
        <w:r w:rsidR="00241F7C">
          <w:rPr>
            <w:noProof/>
            <w:webHidden/>
          </w:rPr>
          <w:fldChar w:fldCharType="separate"/>
        </w:r>
        <w:r w:rsidR="00241F7C">
          <w:rPr>
            <w:noProof/>
            <w:webHidden/>
          </w:rPr>
          <w:t>3</w:t>
        </w:r>
        <w:r w:rsidR="00241F7C">
          <w:rPr>
            <w:noProof/>
            <w:webHidden/>
          </w:rPr>
          <w:fldChar w:fldCharType="end"/>
        </w:r>
      </w:hyperlink>
    </w:p>
    <w:p w14:paraId="23F27002" w14:textId="77777777" w:rsidR="00241F7C" w:rsidRDefault="00000000" w:rsidP="00241F7C">
      <w:pPr>
        <w:pStyle w:val="TOC1"/>
        <w:tabs>
          <w:tab w:val="right" w:leader="dot" w:pos="9051"/>
        </w:tabs>
        <w:rPr>
          <w:rFonts w:asciiTheme="minorHAnsi" w:eastAsiaTheme="minorEastAsia" w:hAnsiTheme="minorHAnsi" w:cstheme="minorBidi"/>
          <w:noProof/>
          <w:color w:val="auto"/>
        </w:rPr>
      </w:pPr>
      <w:hyperlink w:anchor="_Toc129267811" w:history="1">
        <w:r w:rsidR="00241F7C" w:rsidRPr="006D654C">
          <w:rPr>
            <w:rStyle w:val="Hyperlink"/>
            <w:noProof/>
          </w:rPr>
          <w:t>Tabelle 3: Entscheidungsmatrix</w:t>
        </w:r>
        <w:r w:rsidR="00241F7C">
          <w:rPr>
            <w:noProof/>
            <w:webHidden/>
          </w:rPr>
          <w:tab/>
        </w:r>
        <w:r w:rsidR="00241F7C">
          <w:rPr>
            <w:noProof/>
            <w:webHidden/>
          </w:rPr>
          <w:fldChar w:fldCharType="begin"/>
        </w:r>
        <w:r w:rsidR="00241F7C">
          <w:rPr>
            <w:noProof/>
            <w:webHidden/>
          </w:rPr>
          <w:instrText xml:space="preserve"> PAGEREF _Toc129267811 \h </w:instrText>
        </w:r>
        <w:r w:rsidR="00241F7C">
          <w:rPr>
            <w:noProof/>
            <w:webHidden/>
          </w:rPr>
        </w:r>
        <w:r w:rsidR="00241F7C">
          <w:rPr>
            <w:noProof/>
            <w:webHidden/>
          </w:rPr>
          <w:fldChar w:fldCharType="separate"/>
        </w:r>
        <w:r w:rsidR="00241F7C">
          <w:rPr>
            <w:noProof/>
            <w:webHidden/>
          </w:rPr>
          <w:t>5</w:t>
        </w:r>
        <w:r w:rsidR="00241F7C">
          <w:rPr>
            <w:noProof/>
            <w:webHidden/>
          </w:rPr>
          <w:fldChar w:fldCharType="end"/>
        </w:r>
      </w:hyperlink>
    </w:p>
    <w:p w14:paraId="26BFD093" w14:textId="77777777" w:rsidR="00241F7C" w:rsidRDefault="00000000" w:rsidP="00241F7C">
      <w:pPr>
        <w:pStyle w:val="TOC1"/>
        <w:tabs>
          <w:tab w:val="right" w:leader="dot" w:pos="9051"/>
        </w:tabs>
        <w:rPr>
          <w:rFonts w:asciiTheme="minorHAnsi" w:eastAsiaTheme="minorEastAsia" w:hAnsiTheme="minorHAnsi" w:cstheme="minorBidi"/>
          <w:noProof/>
          <w:color w:val="auto"/>
        </w:rPr>
      </w:pPr>
      <w:hyperlink w:anchor="_Toc129267812" w:history="1">
        <w:r w:rsidR="00241F7C" w:rsidRPr="006D654C">
          <w:rPr>
            <w:rStyle w:val="Hyperlink"/>
            <w:noProof/>
          </w:rPr>
          <w:t>Tabelle 4: Soll-/Ist-Vergleich</w:t>
        </w:r>
        <w:r w:rsidR="00241F7C">
          <w:rPr>
            <w:noProof/>
            <w:webHidden/>
          </w:rPr>
          <w:tab/>
        </w:r>
        <w:r w:rsidR="00241F7C">
          <w:rPr>
            <w:noProof/>
            <w:webHidden/>
          </w:rPr>
          <w:fldChar w:fldCharType="begin"/>
        </w:r>
        <w:r w:rsidR="00241F7C">
          <w:rPr>
            <w:noProof/>
            <w:webHidden/>
          </w:rPr>
          <w:instrText xml:space="preserve"> PAGEREF _Toc129267812 \h </w:instrText>
        </w:r>
        <w:r w:rsidR="00241F7C">
          <w:rPr>
            <w:noProof/>
            <w:webHidden/>
          </w:rPr>
        </w:r>
        <w:r w:rsidR="00241F7C">
          <w:rPr>
            <w:noProof/>
            <w:webHidden/>
          </w:rPr>
          <w:fldChar w:fldCharType="separate"/>
        </w:r>
        <w:r w:rsidR="00241F7C">
          <w:rPr>
            <w:noProof/>
            <w:webHidden/>
          </w:rPr>
          <w:t>9</w:t>
        </w:r>
        <w:r w:rsidR="00241F7C">
          <w:rPr>
            <w:noProof/>
            <w:webHidden/>
          </w:rPr>
          <w:fldChar w:fldCharType="end"/>
        </w:r>
      </w:hyperlink>
    </w:p>
    <w:p w14:paraId="27B154B2" w14:textId="77777777" w:rsidR="00241F7C" w:rsidRDefault="00000000" w:rsidP="00241F7C">
      <w:pPr>
        <w:pStyle w:val="TOC1"/>
        <w:tabs>
          <w:tab w:val="right" w:leader="dot" w:pos="9051"/>
        </w:tabs>
        <w:rPr>
          <w:rFonts w:asciiTheme="minorHAnsi" w:eastAsiaTheme="minorEastAsia" w:hAnsiTheme="minorHAnsi" w:cstheme="minorBidi"/>
          <w:noProof/>
          <w:color w:val="auto"/>
        </w:rPr>
      </w:pPr>
      <w:hyperlink w:anchor="_Toc129267813" w:history="1">
        <w:r w:rsidR="00241F7C" w:rsidRPr="006D654C">
          <w:rPr>
            <w:rStyle w:val="Hyperlink"/>
            <w:noProof/>
          </w:rPr>
          <w:t>Tabelle 5: Detaillierte Zeitplanung</w:t>
        </w:r>
        <w:r w:rsidR="00241F7C">
          <w:rPr>
            <w:noProof/>
            <w:webHidden/>
          </w:rPr>
          <w:tab/>
        </w:r>
        <w:r w:rsidR="00241F7C">
          <w:rPr>
            <w:noProof/>
            <w:webHidden/>
          </w:rPr>
          <w:fldChar w:fldCharType="begin"/>
        </w:r>
        <w:r w:rsidR="00241F7C">
          <w:rPr>
            <w:noProof/>
            <w:webHidden/>
          </w:rPr>
          <w:instrText xml:space="preserve"> PAGEREF _Toc129267813 \h </w:instrText>
        </w:r>
        <w:r w:rsidR="00241F7C">
          <w:rPr>
            <w:noProof/>
            <w:webHidden/>
          </w:rPr>
        </w:r>
        <w:r w:rsidR="00241F7C">
          <w:rPr>
            <w:noProof/>
            <w:webHidden/>
          </w:rPr>
          <w:fldChar w:fldCharType="separate"/>
        </w:r>
        <w:r w:rsidR="00241F7C">
          <w:rPr>
            <w:noProof/>
            <w:webHidden/>
          </w:rPr>
          <w:t>ii</w:t>
        </w:r>
        <w:r w:rsidR="00241F7C">
          <w:rPr>
            <w:noProof/>
            <w:webHidden/>
          </w:rPr>
          <w:fldChar w:fldCharType="end"/>
        </w:r>
      </w:hyperlink>
    </w:p>
    <w:p w14:paraId="590AFA78" w14:textId="77777777" w:rsidR="00241F7C" w:rsidRDefault="00241F7C" w:rsidP="00241F7C">
      <w:pPr>
        <w:spacing w:after="18" w:line="259" w:lineRule="auto"/>
        <w:ind w:left="-5" w:right="0"/>
        <w:jc w:val="left"/>
      </w:pPr>
      <w:r>
        <w:fldChar w:fldCharType="end"/>
      </w:r>
      <w:r>
        <w:br w:type="page"/>
      </w:r>
    </w:p>
    <w:p w14:paraId="1537A437" w14:textId="77777777" w:rsidR="0090432E" w:rsidRDefault="0090432E" w:rsidP="00DE71BE">
      <w:pPr>
        <w:tabs>
          <w:tab w:val="right" w:leader="dot" w:pos="9052"/>
        </w:tabs>
        <w:sectPr w:rsidR="0090432E" w:rsidSect="00914DF9">
          <w:headerReference w:type="even" r:id="rId20"/>
          <w:headerReference w:type="default" r:id="rId21"/>
          <w:footerReference w:type="even" r:id="rId22"/>
          <w:footerReference w:type="default" r:id="rId23"/>
          <w:headerReference w:type="first" r:id="rId24"/>
          <w:footerReference w:type="first" r:id="rId25"/>
          <w:pgSz w:w="11906" w:h="16838"/>
          <w:pgMar w:top="1649" w:right="1425" w:bottom="1516" w:left="1419" w:header="285" w:footer="738" w:gutter="0"/>
          <w:pgNumType w:fmt="upperRoman" w:start="1"/>
          <w:cols w:space="720"/>
          <w:docGrid w:linePitch="299"/>
        </w:sectPr>
      </w:pPr>
    </w:p>
    <w:p w14:paraId="12A3848F" w14:textId="77777777" w:rsidR="00241F7C" w:rsidRDefault="00241F7C" w:rsidP="00DE71BE">
      <w:pPr>
        <w:pStyle w:val="Heading1"/>
        <w:ind w:left="0" w:firstLine="0"/>
        <w:jc w:val="both"/>
        <w:rPr>
          <w:sz w:val="22"/>
        </w:rPr>
      </w:pPr>
      <w:bookmarkStart w:id="7" w:name="_Toc129263581"/>
      <w:bookmarkStart w:id="8" w:name="_Toc129267868"/>
    </w:p>
    <w:p w14:paraId="26212CBB" w14:textId="77777777" w:rsidR="00241F7C" w:rsidRDefault="00241F7C" w:rsidP="00DE71BE">
      <w:pPr>
        <w:pStyle w:val="Heading1"/>
        <w:ind w:left="0" w:firstLine="0"/>
        <w:jc w:val="both"/>
        <w:rPr>
          <w:sz w:val="22"/>
        </w:rPr>
      </w:pPr>
    </w:p>
    <w:p w14:paraId="61BDC00C" w14:textId="77777777" w:rsidR="0090432E" w:rsidRPr="0035568A" w:rsidRDefault="004A30B3" w:rsidP="0035568A">
      <w:pPr>
        <w:pStyle w:val="Heading1"/>
        <w:jc w:val="left"/>
        <w:rPr>
          <w:sz w:val="22"/>
        </w:rPr>
      </w:pPr>
      <w:bookmarkStart w:id="9" w:name="_Toc129263582"/>
      <w:bookmarkStart w:id="10" w:name="_Toc129267869"/>
      <w:bookmarkEnd w:id="7"/>
      <w:bookmarkEnd w:id="8"/>
      <w:r w:rsidRPr="0035568A">
        <w:rPr>
          <w:sz w:val="22"/>
        </w:rPr>
        <w:t>Verzeichnis der Listings</w:t>
      </w:r>
      <w:bookmarkEnd w:id="9"/>
      <w:bookmarkEnd w:id="10"/>
      <w:r w:rsidRPr="0035568A">
        <w:rPr>
          <w:sz w:val="22"/>
        </w:rPr>
        <w:t xml:space="preserve">  </w:t>
      </w:r>
    </w:p>
    <w:p w14:paraId="477D7C74" w14:textId="77777777" w:rsidR="0090432E" w:rsidRDefault="004A30B3">
      <w:pPr>
        <w:spacing w:after="18" w:line="259" w:lineRule="auto"/>
        <w:ind w:left="-5" w:right="0"/>
        <w:jc w:val="left"/>
      </w:pPr>
      <w:r>
        <w:rPr>
          <w:b/>
          <w:color w:val="FFFFFF"/>
          <w:sz w:val="30"/>
        </w:rPr>
        <w:t xml:space="preserve">Verzeichnis der Listings </w:t>
      </w:r>
    </w:p>
    <w:p w14:paraId="341C3DCA" w14:textId="77777777" w:rsidR="0090432E" w:rsidRPr="001A477E" w:rsidRDefault="004A30B3">
      <w:pPr>
        <w:spacing w:after="153"/>
        <w:ind w:left="-5" w:right="0"/>
        <w:rPr>
          <w:lang w:val="en-US"/>
        </w:rPr>
      </w:pPr>
      <w:r w:rsidRPr="001A477E">
        <w:rPr>
          <w:lang w:val="en-US"/>
        </w:rPr>
        <w:t>Listing 1: Testklasse ............................................................................................................. xii</w:t>
      </w:r>
    </w:p>
    <w:p w14:paraId="3A7B4B72" w14:textId="77777777" w:rsidR="0090432E" w:rsidRPr="001A477E" w:rsidRDefault="004A30B3">
      <w:pPr>
        <w:spacing w:after="122"/>
        <w:ind w:left="-5" w:right="0"/>
        <w:rPr>
          <w:lang w:val="en-US"/>
        </w:rPr>
      </w:pPr>
      <w:r w:rsidRPr="001A477E">
        <w:rPr>
          <w:lang w:val="en-US"/>
        </w:rPr>
        <w:t xml:space="preserve">Listing 2: Klasse </w:t>
      </w:r>
      <w:r w:rsidRPr="001A477E">
        <w:rPr>
          <w:rFonts w:ascii="Courier New" w:eastAsia="Courier New" w:hAnsi="Courier New" w:cs="Courier New"/>
          <w:shd w:val="clear" w:color="auto" w:fill="D9D9D9"/>
          <w:lang w:val="en-US"/>
        </w:rPr>
        <w:t>ComparedNaturalModuleInformation</w:t>
      </w:r>
      <w:r w:rsidRPr="001A477E">
        <w:rPr>
          <w:lang w:val="en-US"/>
        </w:rPr>
        <w:t xml:space="preserve"> ............................................. xiv</w:t>
      </w:r>
      <w:r w:rsidRPr="001A477E">
        <w:rPr>
          <w:rFonts w:ascii="Calibri" w:eastAsia="Calibri" w:hAnsi="Calibri" w:cs="Calibri"/>
          <w:lang w:val="en-US"/>
        </w:rPr>
        <w:t xml:space="preserve"> </w:t>
      </w:r>
    </w:p>
    <w:p w14:paraId="270A1ED2" w14:textId="77777777" w:rsidR="0090432E" w:rsidRPr="001A477E" w:rsidRDefault="004A30B3">
      <w:pPr>
        <w:spacing w:after="0" w:line="259" w:lineRule="auto"/>
        <w:ind w:left="0" w:right="0" w:firstLine="0"/>
        <w:jc w:val="left"/>
        <w:rPr>
          <w:lang w:val="en-US"/>
        </w:rPr>
      </w:pPr>
      <w:r w:rsidRPr="001A477E">
        <w:rPr>
          <w:lang w:val="en-US"/>
        </w:rPr>
        <w:t xml:space="preserve"> </w:t>
      </w:r>
      <w:r w:rsidRPr="001A477E">
        <w:rPr>
          <w:lang w:val="en-US"/>
        </w:rPr>
        <w:br w:type="page"/>
      </w:r>
    </w:p>
    <w:p w14:paraId="4A4D1FED" w14:textId="77777777" w:rsidR="0090432E" w:rsidRDefault="004A30B3" w:rsidP="0035568A">
      <w:pPr>
        <w:pStyle w:val="Heading1"/>
        <w:jc w:val="left"/>
      </w:pPr>
      <w:bookmarkStart w:id="11" w:name="_Toc129263583"/>
      <w:bookmarkStart w:id="12" w:name="_Toc129267870"/>
      <w:r w:rsidRPr="0035568A">
        <w:rPr>
          <w:sz w:val="22"/>
        </w:rPr>
        <w:lastRenderedPageBreak/>
        <w:t>Abkürzungsverzeichnis</w:t>
      </w:r>
      <w:bookmarkEnd w:id="11"/>
      <w:bookmarkEnd w:id="12"/>
      <w:r w:rsidRPr="0035568A">
        <w:rPr>
          <w:sz w:val="22"/>
        </w:rPr>
        <w:t xml:space="preserve"> </w:t>
      </w:r>
      <w:r>
        <w:t xml:space="preserve"> </w:t>
      </w:r>
    </w:p>
    <w:p w14:paraId="0BCEA570" w14:textId="77777777" w:rsidR="0090432E" w:rsidRDefault="004A30B3">
      <w:pPr>
        <w:spacing w:after="431" w:line="259" w:lineRule="auto"/>
        <w:ind w:left="-5" w:right="0"/>
        <w:jc w:val="left"/>
      </w:pPr>
      <w:r>
        <w:rPr>
          <w:b/>
          <w:color w:val="FFFFFF"/>
          <w:sz w:val="30"/>
        </w:rPr>
        <w:t xml:space="preserve">Abkürzungsverzeichnis </w:t>
      </w:r>
    </w:p>
    <w:p w14:paraId="11AD611A" w14:textId="77777777" w:rsidR="0090432E" w:rsidRDefault="004A30B3">
      <w:pPr>
        <w:spacing w:after="115" w:line="250" w:lineRule="auto"/>
        <w:ind w:left="-5" w:right="0"/>
        <w:jc w:val="left"/>
      </w:pPr>
      <w:r>
        <w:t xml:space="preserve">API ........... </w:t>
      </w:r>
      <w:r>
        <w:rPr>
          <w:i/>
        </w:rPr>
        <w:t>Application Programming Interface</w:t>
      </w:r>
      <w:r>
        <w:t xml:space="preserve"> </w:t>
      </w:r>
    </w:p>
    <w:p w14:paraId="4372EAC0" w14:textId="77777777" w:rsidR="0090432E" w:rsidRPr="001A477E" w:rsidRDefault="004A30B3">
      <w:pPr>
        <w:spacing w:after="115" w:line="250" w:lineRule="auto"/>
        <w:ind w:left="-5" w:right="0"/>
        <w:jc w:val="left"/>
        <w:rPr>
          <w:lang w:val="en-US"/>
        </w:rPr>
      </w:pPr>
      <w:r w:rsidRPr="001A477E">
        <w:rPr>
          <w:lang w:val="en-US"/>
        </w:rPr>
        <w:t xml:space="preserve">CSV .......... </w:t>
      </w:r>
      <w:r w:rsidRPr="001A477E">
        <w:rPr>
          <w:i/>
          <w:lang w:val="en-US"/>
        </w:rPr>
        <w:t>Comma Separated Values</w:t>
      </w:r>
      <w:r w:rsidRPr="001A477E">
        <w:rPr>
          <w:lang w:val="en-US"/>
        </w:rPr>
        <w:t xml:space="preserve"> </w:t>
      </w:r>
    </w:p>
    <w:p w14:paraId="2AA4AC75" w14:textId="77777777" w:rsidR="0090432E" w:rsidRDefault="004A30B3">
      <w:pPr>
        <w:spacing w:after="115" w:line="250" w:lineRule="auto"/>
        <w:ind w:left="-5" w:right="0"/>
        <w:jc w:val="left"/>
      </w:pPr>
      <w:r w:rsidRPr="001A477E">
        <w:rPr>
          <w:lang w:val="en-US"/>
        </w:rPr>
        <w:t xml:space="preserve">EPK .......... </w:t>
      </w:r>
      <w:r>
        <w:rPr>
          <w:i/>
        </w:rPr>
        <w:t>Ereignisgesteuerte Prozesskette</w:t>
      </w:r>
      <w:r>
        <w:t xml:space="preserve"> </w:t>
      </w:r>
    </w:p>
    <w:p w14:paraId="0A78BCC7" w14:textId="77777777" w:rsidR="0090432E" w:rsidRPr="001A477E" w:rsidRDefault="004A30B3">
      <w:pPr>
        <w:spacing w:after="115" w:line="250" w:lineRule="auto"/>
        <w:ind w:left="-5" w:right="0"/>
        <w:jc w:val="left"/>
      </w:pPr>
      <w:r w:rsidRPr="001A477E">
        <w:t xml:space="preserve">ERM ......... </w:t>
      </w:r>
      <w:r w:rsidRPr="001A477E">
        <w:rPr>
          <w:i/>
        </w:rPr>
        <w:t>Entity Relationship Model</w:t>
      </w:r>
      <w:r w:rsidRPr="001A477E">
        <w:t xml:space="preserve"> </w:t>
      </w:r>
    </w:p>
    <w:p w14:paraId="54EEE194" w14:textId="77777777" w:rsidR="0090432E" w:rsidRPr="00832D7E" w:rsidRDefault="004A30B3">
      <w:pPr>
        <w:spacing w:after="115" w:line="250" w:lineRule="auto"/>
        <w:ind w:left="-5" w:right="0"/>
        <w:jc w:val="left"/>
        <w:rPr>
          <w:lang w:val="en-US"/>
        </w:rPr>
      </w:pPr>
      <w:r w:rsidRPr="00832D7E">
        <w:rPr>
          <w:lang w:val="en-US"/>
        </w:rPr>
        <w:t xml:space="preserve">GUI........... </w:t>
      </w:r>
      <w:r w:rsidRPr="00832D7E">
        <w:rPr>
          <w:i/>
          <w:lang w:val="en-US"/>
        </w:rPr>
        <w:t>Graphical User Interface</w:t>
      </w:r>
      <w:r w:rsidRPr="00832D7E">
        <w:rPr>
          <w:lang w:val="en-US"/>
        </w:rPr>
        <w:t xml:space="preserve"> </w:t>
      </w:r>
    </w:p>
    <w:p w14:paraId="6B50C8F3" w14:textId="77777777" w:rsidR="0090432E" w:rsidRPr="00832D7E" w:rsidRDefault="004A30B3">
      <w:pPr>
        <w:spacing w:after="115" w:line="250" w:lineRule="auto"/>
        <w:ind w:left="-5" w:right="0"/>
        <w:jc w:val="left"/>
        <w:rPr>
          <w:lang w:val="en-US"/>
        </w:rPr>
      </w:pPr>
      <w:r w:rsidRPr="00832D7E">
        <w:rPr>
          <w:lang w:val="en-US"/>
        </w:rPr>
        <w:t xml:space="preserve">HTML ....... </w:t>
      </w:r>
      <w:r w:rsidRPr="00832D7E">
        <w:rPr>
          <w:i/>
          <w:lang w:val="en-US"/>
        </w:rPr>
        <w:t>Hypertext Markup Language</w:t>
      </w:r>
      <w:r w:rsidRPr="00832D7E">
        <w:rPr>
          <w:lang w:val="en-US"/>
        </w:rPr>
        <w:t xml:space="preserve"> </w:t>
      </w:r>
    </w:p>
    <w:p w14:paraId="1539F87C" w14:textId="77777777" w:rsidR="0090432E" w:rsidRPr="00832D7E" w:rsidRDefault="004A30B3">
      <w:pPr>
        <w:spacing w:after="115" w:line="250" w:lineRule="auto"/>
        <w:ind w:left="-5" w:right="0"/>
        <w:jc w:val="left"/>
        <w:rPr>
          <w:lang w:val="en-US"/>
        </w:rPr>
      </w:pPr>
      <w:r w:rsidRPr="00832D7E">
        <w:rPr>
          <w:lang w:val="en-US"/>
        </w:rPr>
        <w:t xml:space="preserve">MVC ......... </w:t>
      </w:r>
      <w:r w:rsidRPr="00832D7E">
        <w:rPr>
          <w:i/>
          <w:lang w:val="en-US"/>
        </w:rPr>
        <w:t>Model View Controller</w:t>
      </w:r>
      <w:r w:rsidRPr="00832D7E">
        <w:rPr>
          <w:lang w:val="en-US"/>
        </w:rPr>
        <w:t xml:space="preserve"> </w:t>
      </w:r>
    </w:p>
    <w:p w14:paraId="6BFE573B" w14:textId="77777777" w:rsidR="0090432E" w:rsidRPr="00832D7E" w:rsidRDefault="004A30B3">
      <w:pPr>
        <w:spacing w:after="115" w:line="250" w:lineRule="auto"/>
        <w:ind w:left="-5" w:right="0"/>
        <w:jc w:val="left"/>
        <w:rPr>
          <w:lang w:val="en-US"/>
        </w:rPr>
      </w:pPr>
      <w:r w:rsidRPr="00832D7E">
        <w:rPr>
          <w:lang w:val="en-US"/>
        </w:rPr>
        <w:t xml:space="preserve">PHP .......... </w:t>
      </w:r>
      <w:r w:rsidRPr="00832D7E">
        <w:rPr>
          <w:i/>
          <w:lang w:val="en-US"/>
        </w:rPr>
        <w:t>PHP Hypertext Preprocessor</w:t>
      </w:r>
      <w:r w:rsidRPr="00832D7E">
        <w:rPr>
          <w:lang w:val="en-US"/>
        </w:rPr>
        <w:t xml:space="preserve"> </w:t>
      </w:r>
    </w:p>
    <w:p w14:paraId="17655664" w14:textId="77777777" w:rsidR="0090432E" w:rsidRPr="00832D7E" w:rsidRDefault="004A30B3">
      <w:pPr>
        <w:spacing w:after="115" w:line="250" w:lineRule="auto"/>
        <w:ind w:left="-5" w:right="0"/>
        <w:jc w:val="left"/>
        <w:rPr>
          <w:lang w:val="en-US"/>
        </w:rPr>
      </w:pPr>
      <w:r w:rsidRPr="00832D7E">
        <w:rPr>
          <w:lang w:val="en-US"/>
        </w:rPr>
        <w:t xml:space="preserve">SQL .......... </w:t>
      </w:r>
      <w:r w:rsidRPr="00832D7E">
        <w:rPr>
          <w:i/>
          <w:lang w:val="en-US"/>
        </w:rPr>
        <w:t>Structured Query Language</w:t>
      </w:r>
      <w:r w:rsidRPr="00832D7E">
        <w:rPr>
          <w:lang w:val="en-US"/>
        </w:rPr>
        <w:t xml:space="preserve"> </w:t>
      </w:r>
    </w:p>
    <w:p w14:paraId="25AFF9CB" w14:textId="77777777" w:rsidR="0090432E" w:rsidRPr="00AC3575" w:rsidRDefault="004A30B3">
      <w:pPr>
        <w:spacing w:after="116"/>
        <w:ind w:left="-5" w:right="0"/>
        <w:rPr>
          <w:lang w:val="fr-FR"/>
        </w:rPr>
      </w:pPr>
      <w:r w:rsidRPr="00832D7E">
        <w:rPr>
          <w:lang w:val="en-US"/>
        </w:rPr>
        <w:t xml:space="preserve">SVN .......... </w:t>
      </w:r>
      <w:r w:rsidRPr="00AC3575">
        <w:rPr>
          <w:i/>
          <w:lang w:val="fr-FR"/>
        </w:rPr>
        <w:t>Subversion</w:t>
      </w:r>
      <w:r w:rsidRPr="00AC3575">
        <w:rPr>
          <w:lang w:val="fr-FR"/>
        </w:rPr>
        <w:t xml:space="preserve"> </w:t>
      </w:r>
    </w:p>
    <w:p w14:paraId="6B0EB4D0" w14:textId="77777777" w:rsidR="0090432E" w:rsidRPr="00821FE3" w:rsidRDefault="004A30B3" w:rsidP="00AC3575">
      <w:pPr>
        <w:spacing w:after="115" w:line="250" w:lineRule="auto"/>
        <w:ind w:left="-5" w:right="0"/>
        <w:jc w:val="left"/>
        <w:rPr>
          <w:lang w:val="fr-FR"/>
        </w:rPr>
        <w:sectPr w:rsidR="0090432E" w:rsidRPr="00821FE3" w:rsidSect="00914DF9">
          <w:headerReference w:type="even" r:id="rId26"/>
          <w:headerReference w:type="default" r:id="rId27"/>
          <w:footerReference w:type="even" r:id="rId28"/>
          <w:footerReference w:type="default" r:id="rId29"/>
          <w:headerReference w:type="first" r:id="rId30"/>
          <w:footerReference w:type="first" r:id="rId31"/>
          <w:pgSz w:w="11906" w:h="16838"/>
          <w:pgMar w:top="1649" w:right="1426" w:bottom="9365" w:left="1419" w:header="285" w:footer="738" w:gutter="0"/>
          <w:pgNumType w:fmt="upperRoman"/>
          <w:cols w:space="720"/>
          <w:docGrid w:linePitch="299"/>
        </w:sectPr>
      </w:pPr>
      <w:r w:rsidRPr="00821FE3">
        <w:rPr>
          <w:lang w:val="fr-FR"/>
        </w:rPr>
        <w:t xml:space="preserve">XML .......... </w:t>
      </w:r>
      <w:r w:rsidR="00EB634E" w:rsidRPr="00821FE3">
        <w:rPr>
          <w:i/>
          <w:lang w:val="fr-FR"/>
        </w:rPr>
        <w:t>Extensible Markup Langua</w:t>
      </w:r>
    </w:p>
    <w:p w14:paraId="2E3B8820" w14:textId="77777777" w:rsidR="00EB634E" w:rsidRPr="00821FE3" w:rsidRDefault="00EB634E" w:rsidP="00EB634E">
      <w:pPr>
        <w:spacing w:after="80" w:line="260" w:lineRule="auto"/>
        <w:ind w:left="0" w:right="0" w:firstLine="0"/>
        <w:jc w:val="left"/>
        <w:rPr>
          <w:lang w:val="fr-FR"/>
        </w:rPr>
      </w:pPr>
    </w:p>
    <w:tbl>
      <w:tblPr>
        <w:tblStyle w:val="TableGrid"/>
        <w:tblW w:w="8392" w:type="dxa"/>
        <w:tblInd w:w="0" w:type="dxa"/>
        <w:tblCellMar>
          <w:top w:w="4" w:type="dxa"/>
          <w:bottom w:w="4" w:type="dxa"/>
        </w:tblCellMar>
        <w:tblLook w:val="04A0" w:firstRow="1" w:lastRow="0" w:firstColumn="1" w:lastColumn="0" w:noHBand="0" w:noVBand="1"/>
      </w:tblPr>
      <w:tblGrid>
        <w:gridCol w:w="8392"/>
      </w:tblGrid>
      <w:tr w:rsidR="00A87728" w:rsidRPr="00A87728" w14:paraId="42ECD0CA" w14:textId="77777777" w:rsidTr="00A87728">
        <w:trPr>
          <w:trHeight w:val="346"/>
        </w:trPr>
        <w:tc>
          <w:tcPr>
            <w:tcW w:w="8392" w:type="dxa"/>
            <w:tcBorders>
              <w:top w:val="nil"/>
              <w:left w:val="nil"/>
              <w:bottom w:val="nil"/>
              <w:right w:val="nil"/>
            </w:tcBorders>
            <w:shd w:val="clear" w:color="auto" w:fill="1F4E79"/>
          </w:tcPr>
          <w:p w14:paraId="3CE1F124" w14:textId="77777777" w:rsidR="00A41254" w:rsidRPr="00A87728" w:rsidRDefault="00A41254" w:rsidP="00A87728">
            <w:pPr>
              <w:pStyle w:val="Heading1"/>
              <w:jc w:val="left"/>
              <w:rPr>
                <w:color w:val="FFFFFF" w:themeColor="background1"/>
              </w:rPr>
            </w:pPr>
            <w:r w:rsidRPr="00CD1F9F">
              <w:rPr>
                <w:color w:val="FFFFFF" w:themeColor="background1"/>
                <w:lang w:val="fr-FR"/>
              </w:rPr>
              <w:t xml:space="preserve"> </w:t>
            </w:r>
            <w:bookmarkStart w:id="13" w:name="_Toc129263584"/>
            <w:bookmarkStart w:id="14" w:name="_Toc129267871"/>
            <w:r w:rsidRPr="00A87728">
              <w:rPr>
                <w:color w:val="FFFFFF" w:themeColor="background1"/>
                <w:sz w:val="28"/>
              </w:rPr>
              <w:t>1     Einleitung</w:t>
            </w:r>
            <w:bookmarkEnd w:id="13"/>
            <w:bookmarkEnd w:id="14"/>
          </w:p>
        </w:tc>
      </w:tr>
    </w:tbl>
    <w:p w14:paraId="12129FA4" w14:textId="77777777" w:rsidR="00EB634E" w:rsidRDefault="00EB634E" w:rsidP="00427A62">
      <w:pPr>
        <w:pStyle w:val="Heading2"/>
        <w:numPr>
          <w:ilvl w:val="1"/>
          <w:numId w:val="7"/>
        </w:numPr>
        <w:tabs>
          <w:tab w:val="left" w:pos="708"/>
        </w:tabs>
      </w:pPr>
      <w:bookmarkStart w:id="15" w:name="_Toc129267872"/>
      <w:commentRangeStart w:id="16"/>
      <w:r w:rsidRPr="00275B5A">
        <w:t>Projektumfeld</w:t>
      </w:r>
      <w:bookmarkEnd w:id="15"/>
      <w:r w:rsidRPr="00275B5A">
        <w:t xml:space="preserve"> </w:t>
      </w:r>
      <w:commentRangeEnd w:id="16"/>
      <w:r w:rsidR="00CC55B6">
        <w:rPr>
          <w:rStyle w:val="CommentReference"/>
          <w:rFonts w:eastAsia="Arial" w:cs="Arial"/>
          <w:b w:val="0"/>
          <w:color w:val="000000"/>
        </w:rPr>
        <w:commentReference w:id="16"/>
      </w:r>
    </w:p>
    <w:p w14:paraId="6F830A47" w14:textId="77777777" w:rsidR="00427A62" w:rsidRDefault="00427A62" w:rsidP="00427A62">
      <w:pPr>
        <w:ind w:left="0" w:firstLine="0"/>
      </w:pPr>
    </w:p>
    <w:p w14:paraId="112E2C5F" w14:textId="77777777" w:rsidR="002B03DC" w:rsidRPr="00FA6E7B" w:rsidRDefault="002B03DC" w:rsidP="00FB4736">
      <w:pPr>
        <w:autoSpaceDE w:val="0"/>
        <w:autoSpaceDN w:val="0"/>
        <w:adjustRightInd w:val="0"/>
        <w:spacing w:after="0" w:line="276" w:lineRule="auto"/>
        <w:ind w:left="0" w:right="0" w:firstLine="0"/>
        <w:jc w:val="left"/>
        <w:rPr>
          <w:rFonts w:eastAsiaTheme="minorEastAsia"/>
          <w:color w:val="auto"/>
          <w:sz w:val="24"/>
        </w:rPr>
      </w:pPr>
      <w:r w:rsidRPr="00FA6E7B">
        <w:rPr>
          <w:rFonts w:eastAsiaTheme="minorEastAsia"/>
          <w:color w:val="auto"/>
          <w:sz w:val="24"/>
        </w:rPr>
        <w:t>Das Projekt wird im Rahmen der Ausbildung zum Fachinformatiker Fachrichtung</w:t>
      </w:r>
    </w:p>
    <w:p w14:paraId="3369059D" w14:textId="67E88D69" w:rsidR="002B03DC" w:rsidRPr="00FA6E7B" w:rsidRDefault="002B03DC" w:rsidP="00FA6E7B">
      <w:pPr>
        <w:autoSpaceDE w:val="0"/>
        <w:autoSpaceDN w:val="0"/>
        <w:adjustRightInd w:val="0"/>
        <w:spacing w:after="0" w:line="276" w:lineRule="auto"/>
        <w:ind w:left="0" w:right="0" w:firstLine="0"/>
        <w:jc w:val="left"/>
        <w:rPr>
          <w:sz w:val="24"/>
        </w:rPr>
      </w:pPr>
      <w:r w:rsidRPr="00FA6E7B">
        <w:rPr>
          <w:rFonts w:eastAsiaTheme="minorEastAsia"/>
          <w:color w:val="auto"/>
          <w:sz w:val="24"/>
        </w:rPr>
        <w:t>Anwendungsentwicklung durch den Autor für die CGI Deutschland B.V. &amp; Co. KG, genauer</w:t>
      </w:r>
      <w:r w:rsidR="00FA6E7B">
        <w:rPr>
          <w:rFonts w:eastAsiaTheme="minorEastAsia"/>
          <w:color w:val="auto"/>
          <w:sz w:val="24"/>
        </w:rPr>
        <w:t xml:space="preserve"> </w:t>
      </w:r>
      <w:r w:rsidRPr="00FA6E7B">
        <w:rPr>
          <w:rFonts w:eastAsiaTheme="minorEastAsia"/>
          <w:color w:val="auto"/>
          <w:sz w:val="24"/>
        </w:rPr>
        <w:t>den Standort Braunschweig, umgesetzt. Die CGI Deutschland B.V. &amp; Co. KG ist die deutsche</w:t>
      </w:r>
      <w:r w:rsidR="00FA6E7B">
        <w:rPr>
          <w:rFonts w:eastAsiaTheme="minorEastAsia"/>
          <w:color w:val="auto"/>
          <w:sz w:val="24"/>
        </w:rPr>
        <w:t xml:space="preserve"> </w:t>
      </w:r>
      <w:r w:rsidRPr="00FA6E7B">
        <w:rPr>
          <w:rFonts w:eastAsiaTheme="minorEastAsia"/>
          <w:color w:val="auto"/>
          <w:sz w:val="24"/>
        </w:rPr>
        <w:t>Niederlassung der CGI Inc., eines kanadischen Unternehmens und globaler Dienstleister für</w:t>
      </w:r>
      <w:r w:rsidR="00FA6E7B">
        <w:rPr>
          <w:rFonts w:eastAsiaTheme="minorEastAsia"/>
          <w:color w:val="auto"/>
          <w:sz w:val="24"/>
        </w:rPr>
        <w:t xml:space="preserve"> </w:t>
      </w:r>
      <w:r w:rsidRPr="00FA6E7B">
        <w:rPr>
          <w:rFonts w:eastAsiaTheme="minorEastAsia"/>
          <w:color w:val="auto"/>
          <w:sz w:val="24"/>
        </w:rPr>
        <w:t>IT und Geschäftsprozesse. Die CGI Inc. verfügt mit 400 Standorten in 40 Ländern über</w:t>
      </w:r>
      <w:r w:rsidR="00FA6E7B">
        <w:rPr>
          <w:rFonts w:eastAsiaTheme="minorEastAsia"/>
          <w:color w:val="auto"/>
          <w:sz w:val="24"/>
        </w:rPr>
        <w:t xml:space="preserve"> </w:t>
      </w:r>
      <w:r w:rsidRPr="00FA6E7B">
        <w:rPr>
          <w:rFonts w:eastAsiaTheme="minorEastAsia"/>
          <w:color w:val="auto"/>
          <w:sz w:val="24"/>
        </w:rPr>
        <w:t xml:space="preserve">insgesamt 90000 Mitarbeiter, davon </w:t>
      </w:r>
      <w:del w:id="17" w:author="Schuberth, Paul Nikolaus" w:date="2023-04-07T20:31:00Z">
        <w:r w:rsidRPr="00FA6E7B" w:rsidDel="00800DEF">
          <w:rPr>
            <w:rFonts w:eastAsiaTheme="minorEastAsia"/>
            <w:color w:val="auto"/>
            <w:sz w:val="24"/>
          </w:rPr>
          <w:delText xml:space="preserve"> </w:delText>
        </w:r>
      </w:del>
      <w:r w:rsidRPr="00FA6E7B">
        <w:rPr>
          <w:rFonts w:eastAsiaTheme="minorEastAsia"/>
          <w:color w:val="auto"/>
          <w:sz w:val="24"/>
        </w:rPr>
        <w:t>5000+ Mitarbeiter</w:t>
      </w:r>
      <w:r w:rsidR="00FA6E7B">
        <w:rPr>
          <w:rFonts w:eastAsiaTheme="minorEastAsia"/>
          <w:color w:val="auto"/>
          <w:sz w:val="24"/>
        </w:rPr>
        <w:t xml:space="preserve"> </w:t>
      </w:r>
      <w:r w:rsidRPr="00FA6E7B">
        <w:rPr>
          <w:rFonts w:eastAsiaTheme="minorEastAsia"/>
          <w:color w:val="auto"/>
          <w:sz w:val="24"/>
        </w:rPr>
        <w:t xml:space="preserve">in Deutschland </w:t>
      </w:r>
      <w:del w:id="18" w:author="Schuberth, Paul Nikolaus" w:date="2023-04-07T20:31:00Z">
        <w:r w:rsidRPr="00FA6E7B" w:rsidDel="00800DEF">
          <w:rPr>
            <w:rFonts w:eastAsiaTheme="minorEastAsia"/>
            <w:color w:val="auto"/>
            <w:sz w:val="24"/>
          </w:rPr>
          <w:delText xml:space="preserve">aus </w:delText>
        </w:r>
      </w:del>
      <w:ins w:id="19" w:author="Schuberth, Paul Nikolaus" w:date="2023-04-07T20:31:00Z">
        <w:r w:rsidR="00800DEF">
          <w:rPr>
            <w:rFonts w:eastAsiaTheme="minorEastAsia"/>
            <w:color w:val="auto"/>
            <w:sz w:val="24"/>
          </w:rPr>
          <w:t>in</w:t>
        </w:r>
        <w:r w:rsidR="00800DEF" w:rsidRPr="00FA6E7B">
          <w:rPr>
            <w:rFonts w:eastAsiaTheme="minorEastAsia"/>
            <w:color w:val="auto"/>
            <w:sz w:val="24"/>
          </w:rPr>
          <w:t xml:space="preserve"> </w:t>
        </w:r>
      </w:ins>
      <w:r w:rsidRPr="00FA6E7B">
        <w:rPr>
          <w:rFonts w:eastAsiaTheme="minorEastAsia"/>
          <w:color w:val="auto"/>
          <w:sz w:val="24"/>
        </w:rPr>
        <w:t xml:space="preserve">30 </w:t>
      </w:r>
      <w:r w:rsidR="00FA6E7B">
        <w:rPr>
          <w:rFonts w:eastAsiaTheme="minorEastAsia"/>
          <w:color w:val="auto"/>
          <w:sz w:val="24"/>
        </w:rPr>
        <w:t xml:space="preserve">verschiedenen </w:t>
      </w:r>
      <w:r w:rsidRPr="00FA6E7B">
        <w:rPr>
          <w:rFonts w:eastAsiaTheme="minorEastAsia"/>
          <w:color w:val="auto"/>
          <w:sz w:val="24"/>
        </w:rPr>
        <w:t>Städten.</w:t>
      </w:r>
      <w:r w:rsidR="00FA6E7B">
        <w:rPr>
          <w:rFonts w:eastAsiaTheme="minorEastAsia"/>
          <w:color w:val="auto"/>
          <w:sz w:val="24"/>
        </w:rPr>
        <w:t xml:space="preserve"> </w:t>
      </w:r>
      <w:r w:rsidRPr="00FA6E7B">
        <w:rPr>
          <w:rFonts w:eastAsiaTheme="minorEastAsia"/>
          <w:color w:val="auto"/>
          <w:sz w:val="24"/>
        </w:rPr>
        <w:t xml:space="preserve">Die Ausbildung </w:t>
      </w:r>
      <w:del w:id="20" w:author="Schuberth, Paul Nikolaus" w:date="2023-04-07T20:31:00Z">
        <w:r w:rsidRPr="00FA6E7B" w:rsidDel="00800DEF">
          <w:rPr>
            <w:rFonts w:eastAsiaTheme="minorEastAsia"/>
            <w:color w:val="auto"/>
            <w:sz w:val="24"/>
          </w:rPr>
          <w:delText xml:space="preserve">fand </w:delText>
        </w:r>
      </w:del>
      <w:ins w:id="21" w:author="Schuberth, Paul Nikolaus" w:date="2023-04-07T20:31:00Z">
        <w:r w:rsidR="00800DEF">
          <w:rPr>
            <w:rFonts w:eastAsiaTheme="minorEastAsia"/>
            <w:color w:val="auto"/>
            <w:sz w:val="24"/>
          </w:rPr>
          <w:t>findet</w:t>
        </w:r>
        <w:r w:rsidR="00800DEF" w:rsidRPr="00FA6E7B">
          <w:rPr>
            <w:rFonts w:eastAsiaTheme="minorEastAsia"/>
            <w:color w:val="auto"/>
            <w:sz w:val="24"/>
          </w:rPr>
          <w:t xml:space="preserve"> </w:t>
        </w:r>
      </w:ins>
      <w:r w:rsidRPr="00FA6E7B">
        <w:rPr>
          <w:rFonts w:eastAsiaTheme="minorEastAsia"/>
          <w:color w:val="auto"/>
          <w:sz w:val="24"/>
        </w:rPr>
        <w:t>in der Abteilung der Softwareentwicklung am Standort Braunschweig statt.</w:t>
      </w:r>
    </w:p>
    <w:p w14:paraId="5F092E5A" w14:textId="77777777" w:rsidR="00427A62" w:rsidRPr="00427A62" w:rsidRDefault="00427A62" w:rsidP="00427A62"/>
    <w:p w14:paraId="7E44161F" w14:textId="77777777" w:rsidR="008353C6" w:rsidRDefault="008353C6">
      <w:pPr>
        <w:tabs>
          <w:tab w:val="left" w:pos="708"/>
        </w:tabs>
        <w:spacing w:after="0" w:line="259" w:lineRule="auto"/>
        <w:ind w:left="-29" w:right="0" w:firstLine="0"/>
        <w:jc w:val="left"/>
      </w:pPr>
    </w:p>
    <w:p w14:paraId="1511A4E4" w14:textId="77777777" w:rsidR="00EB634E" w:rsidRDefault="00EB634E" w:rsidP="00275B5A">
      <w:pPr>
        <w:pStyle w:val="Heading2"/>
        <w:tabs>
          <w:tab w:val="left" w:pos="708"/>
        </w:tabs>
        <w:ind w:left="-29" w:firstLine="0"/>
      </w:pPr>
      <w:bookmarkStart w:id="22" w:name="_Toc129267873"/>
      <w:r>
        <w:rPr>
          <w:b w:val="0"/>
          <w:color w:val="1F4E79"/>
        </w:rPr>
        <w:t xml:space="preserve">1.2 </w:t>
      </w:r>
      <w:r>
        <w:rPr>
          <w:rFonts w:eastAsia="Arial" w:cs="Arial"/>
          <w:b w:val="0"/>
          <w:color w:val="000000"/>
          <w:sz w:val="22"/>
          <w:szCs w:val="22"/>
        </w:rPr>
        <w:tab/>
      </w:r>
      <w:r>
        <w:t>Projektziel</w:t>
      </w:r>
      <w:bookmarkEnd w:id="22"/>
      <w:r>
        <w:t xml:space="preserve"> </w:t>
      </w:r>
    </w:p>
    <w:p w14:paraId="60EF7B98" w14:textId="77777777" w:rsidR="0071438D" w:rsidRPr="0071438D" w:rsidRDefault="0071438D" w:rsidP="0071438D"/>
    <w:p w14:paraId="5E655BF8" w14:textId="15266513" w:rsidR="00C64CAF" w:rsidRPr="00FA6E7B" w:rsidRDefault="00AC1B7D" w:rsidP="00FB4736">
      <w:pPr>
        <w:autoSpaceDE w:val="0"/>
        <w:autoSpaceDN w:val="0"/>
        <w:adjustRightInd w:val="0"/>
        <w:spacing w:after="0" w:line="276" w:lineRule="auto"/>
        <w:ind w:left="0" w:right="0" w:firstLine="0"/>
        <w:jc w:val="left"/>
        <w:rPr>
          <w:rFonts w:ascii="NimbusSanL-Regu" w:eastAsiaTheme="minorEastAsia" w:hAnsi="NimbusSanL-Regu" w:cs="NimbusSanL-Regu"/>
          <w:color w:val="auto"/>
          <w:sz w:val="24"/>
          <w:szCs w:val="24"/>
        </w:rPr>
      </w:pPr>
      <w:commentRangeStart w:id="23"/>
      <w:r w:rsidRPr="00FA6E7B">
        <w:rPr>
          <w:rFonts w:ascii="NimbusSanL-Regu" w:eastAsiaTheme="minorEastAsia" w:hAnsi="NimbusSanL-Regu" w:cs="NimbusSanL-Regu"/>
          <w:color w:val="auto"/>
          <w:sz w:val="24"/>
          <w:szCs w:val="24"/>
        </w:rPr>
        <w:t>Es</w:t>
      </w:r>
      <w:r w:rsidR="00C64CAF" w:rsidRPr="00FA6E7B">
        <w:rPr>
          <w:rFonts w:ascii="NimbusSanL-Regu" w:eastAsiaTheme="minorEastAsia" w:hAnsi="NimbusSanL-Regu" w:cs="NimbusSanL-Regu"/>
          <w:color w:val="auto"/>
          <w:sz w:val="24"/>
          <w:szCs w:val="24"/>
        </w:rPr>
        <w:t xml:space="preserve"> soll ein Plugin </w:t>
      </w:r>
      <w:commentRangeEnd w:id="23"/>
      <w:r w:rsidR="00800DEF">
        <w:rPr>
          <w:rStyle w:val="CommentReference"/>
        </w:rPr>
        <w:commentReference w:id="23"/>
      </w:r>
      <w:r w:rsidR="00C64CAF" w:rsidRPr="00FA6E7B">
        <w:rPr>
          <w:rFonts w:ascii="NimbusSanL-Regu" w:eastAsiaTheme="minorEastAsia" w:hAnsi="NimbusSanL-Regu" w:cs="NimbusSanL-Regu"/>
          <w:color w:val="auto"/>
          <w:sz w:val="24"/>
          <w:szCs w:val="24"/>
        </w:rPr>
        <w:t xml:space="preserve">für den Kotlin Compiler entwickelt werden, welches die Einhaltung von </w:t>
      </w:r>
      <w:del w:id="24" w:author="Schuberth, Paul Nikolaus" w:date="2023-04-07T20:35:00Z">
        <w:r w:rsidR="00C64CAF" w:rsidRPr="00FA6E7B" w:rsidDel="00800DEF">
          <w:rPr>
            <w:rFonts w:ascii="NimbusSanL-Regu" w:eastAsiaTheme="minorEastAsia" w:hAnsi="NimbusSanL-Regu" w:cs="NimbusSanL-Regu"/>
            <w:color w:val="auto"/>
            <w:sz w:val="24"/>
            <w:szCs w:val="24"/>
          </w:rPr>
          <w:delText xml:space="preserve">erstellten </w:delText>
        </w:r>
      </w:del>
      <w:r w:rsidR="00C64CAF" w:rsidRPr="00FA6E7B">
        <w:rPr>
          <w:rFonts w:ascii="NimbusSanL-Regu" w:eastAsiaTheme="minorEastAsia" w:hAnsi="NimbusSanL-Regu" w:cs="NimbusSanL-Regu"/>
          <w:color w:val="auto"/>
          <w:sz w:val="24"/>
          <w:szCs w:val="24"/>
        </w:rPr>
        <w:t xml:space="preserve">Regeln sicherstellt. Es soll möglich sein das Tool für verschiedene Vorgaben und Regeln anzuwenden. Ein theoretisches Beispiel für eine Regel könnte die Verpflichtung sein, dass zu jedem </w:t>
      </w:r>
      <w:commentRangeStart w:id="25"/>
      <w:r w:rsidR="00C64CAF" w:rsidRPr="00FA6E7B">
        <w:rPr>
          <w:rFonts w:ascii="NimbusSanL-Regu" w:eastAsiaTheme="minorEastAsia" w:hAnsi="NimbusSanL-Regu" w:cs="NimbusSanL-Regu"/>
          <w:color w:val="auto"/>
          <w:sz w:val="24"/>
          <w:szCs w:val="24"/>
        </w:rPr>
        <w:t xml:space="preserve">Fragment auch immer eine dazugehörige View existieren muss. </w:t>
      </w:r>
      <w:commentRangeEnd w:id="25"/>
      <w:r w:rsidR="00800DEF">
        <w:rPr>
          <w:rStyle w:val="CommentReference"/>
        </w:rPr>
        <w:commentReference w:id="25"/>
      </w:r>
      <w:commentRangeStart w:id="26"/>
      <w:r w:rsidR="00C64CAF" w:rsidRPr="00FA6E7B">
        <w:rPr>
          <w:rFonts w:ascii="NimbusSanL-Regu" w:eastAsiaTheme="minorEastAsia" w:hAnsi="NimbusSanL-Regu" w:cs="NimbusSanL-Regu"/>
          <w:color w:val="auto"/>
          <w:sz w:val="24"/>
          <w:szCs w:val="24"/>
        </w:rPr>
        <w:t>Sind die Vorgaben bzw. Regeln nicht erfüllt</w:t>
      </w:r>
      <w:ins w:id="27" w:author="Schuberth, Paul Nikolaus" w:date="2023-04-07T20:38:00Z">
        <w:r w:rsidR="00800DEF">
          <w:rPr>
            <w:rFonts w:ascii="NimbusSanL-Regu" w:eastAsiaTheme="minorEastAsia" w:hAnsi="NimbusSanL-Regu" w:cs="NimbusSanL-Regu"/>
            <w:color w:val="auto"/>
            <w:sz w:val="24"/>
            <w:szCs w:val="24"/>
          </w:rPr>
          <w:t>, kann die Kompilierung abgebrochen oder nur eine Warn</w:t>
        </w:r>
      </w:ins>
      <w:ins w:id="28" w:author="Schuberth, Paul Nikolaus" w:date="2023-04-07T20:39:00Z">
        <w:r w:rsidR="00800DEF">
          <w:rPr>
            <w:rFonts w:ascii="NimbusSanL-Regu" w:eastAsiaTheme="minorEastAsia" w:hAnsi="NimbusSanL-Regu" w:cs="NimbusSanL-Regu"/>
            <w:color w:val="auto"/>
            <w:sz w:val="24"/>
            <w:szCs w:val="24"/>
          </w:rPr>
          <w:t>ung ausgegeben werden</w:t>
        </w:r>
      </w:ins>
      <w:del w:id="29" w:author="Schuberth, Paul Nikolaus" w:date="2023-04-07T20:38:00Z">
        <w:r w:rsidR="00C64CAF" w:rsidRPr="00FA6E7B" w:rsidDel="00800DEF">
          <w:rPr>
            <w:rFonts w:ascii="NimbusSanL-Regu" w:eastAsiaTheme="minorEastAsia" w:hAnsi="NimbusSanL-Regu" w:cs="NimbusSanL-Regu"/>
            <w:color w:val="auto"/>
            <w:sz w:val="24"/>
            <w:szCs w:val="24"/>
          </w:rPr>
          <w:delText xml:space="preserve"> wird das Programm, während dem Kompilieren dies</w:delText>
        </w:r>
        <w:r w:rsidRPr="00FA6E7B" w:rsidDel="00800DEF">
          <w:rPr>
            <w:rFonts w:ascii="NimbusSanL-Regu" w:eastAsiaTheme="minorEastAsia" w:hAnsi="NimbusSanL-Regu" w:cs="NimbusSanL-Regu"/>
            <w:color w:val="auto"/>
            <w:sz w:val="24"/>
            <w:szCs w:val="24"/>
          </w:rPr>
          <w:delText xml:space="preserve"> </w:delText>
        </w:r>
        <w:r w:rsidR="00C64CAF" w:rsidRPr="00FA6E7B" w:rsidDel="00800DEF">
          <w:rPr>
            <w:rFonts w:ascii="NimbusSanL-Regu" w:eastAsiaTheme="minorEastAsia" w:hAnsi="NimbusSanL-Regu" w:cs="NimbusSanL-Regu"/>
            <w:color w:val="auto"/>
            <w:sz w:val="24"/>
            <w:szCs w:val="24"/>
          </w:rPr>
          <w:delText>mit Hilfe des Plugins erkennen und dementsprechend nicht kompilieren</w:delText>
        </w:r>
        <w:r w:rsidRPr="00FA6E7B" w:rsidDel="00800DEF">
          <w:rPr>
            <w:rFonts w:ascii="NimbusSanL-Regu" w:eastAsiaTheme="minorEastAsia" w:hAnsi="NimbusSanL-Regu" w:cs="NimbusSanL-Regu"/>
            <w:color w:val="auto"/>
            <w:sz w:val="24"/>
            <w:szCs w:val="24"/>
          </w:rPr>
          <w:delText xml:space="preserve"> oder eine Warnung ausgeben</w:delText>
        </w:r>
      </w:del>
      <w:r w:rsidR="00C64CAF" w:rsidRPr="00FA6E7B">
        <w:rPr>
          <w:rFonts w:ascii="NimbusSanL-Regu" w:eastAsiaTheme="minorEastAsia" w:hAnsi="NimbusSanL-Regu" w:cs="NimbusSanL-Regu"/>
          <w:color w:val="auto"/>
          <w:sz w:val="24"/>
          <w:szCs w:val="24"/>
        </w:rPr>
        <w:t>.</w:t>
      </w:r>
      <w:commentRangeEnd w:id="26"/>
      <w:r w:rsidR="00800DEF">
        <w:rPr>
          <w:rStyle w:val="CommentReference"/>
        </w:rPr>
        <w:commentReference w:id="26"/>
      </w:r>
    </w:p>
    <w:p w14:paraId="71862C8E" w14:textId="724B0863" w:rsidR="00C64CAF" w:rsidRPr="00FA6E7B" w:rsidRDefault="00C64CAF" w:rsidP="00FB4736">
      <w:pPr>
        <w:autoSpaceDE w:val="0"/>
        <w:autoSpaceDN w:val="0"/>
        <w:adjustRightInd w:val="0"/>
        <w:spacing w:after="0" w:line="276" w:lineRule="auto"/>
        <w:ind w:left="0" w:right="0" w:firstLine="0"/>
        <w:jc w:val="left"/>
        <w:rPr>
          <w:rFonts w:ascii="NimbusSanL-Regu" w:eastAsiaTheme="minorEastAsia" w:hAnsi="NimbusSanL-Regu" w:cs="NimbusSanL-Regu"/>
          <w:color w:val="auto"/>
          <w:sz w:val="24"/>
          <w:szCs w:val="24"/>
        </w:rPr>
      </w:pPr>
      <w:commentRangeStart w:id="30"/>
      <w:r w:rsidRPr="00FA6E7B">
        <w:rPr>
          <w:rFonts w:ascii="NimbusSanL-Regu" w:eastAsiaTheme="minorEastAsia" w:hAnsi="NimbusSanL-Regu" w:cs="NimbusSanL-Regu"/>
          <w:color w:val="auto"/>
          <w:sz w:val="24"/>
          <w:szCs w:val="24"/>
        </w:rPr>
        <w:t xml:space="preserve">Dies </w:t>
      </w:r>
      <w:del w:id="31" w:author="Schuberth, Paul Nikolaus" w:date="2023-04-07T20:40:00Z">
        <w:r w:rsidRPr="00FA6E7B" w:rsidDel="00800DEF">
          <w:rPr>
            <w:rFonts w:ascii="NimbusSanL-Regu" w:eastAsiaTheme="minorEastAsia" w:hAnsi="NimbusSanL-Regu" w:cs="NimbusSanL-Regu"/>
            <w:color w:val="auto"/>
            <w:sz w:val="24"/>
            <w:szCs w:val="24"/>
          </w:rPr>
          <w:delText xml:space="preserve">wiederum </w:delText>
        </w:r>
      </w:del>
      <w:r w:rsidRPr="00FA6E7B">
        <w:rPr>
          <w:rFonts w:ascii="NimbusSanL-Regu" w:eastAsiaTheme="minorEastAsia" w:hAnsi="NimbusSanL-Regu" w:cs="NimbusSanL-Regu"/>
          <w:color w:val="auto"/>
          <w:sz w:val="24"/>
          <w:szCs w:val="24"/>
        </w:rPr>
        <w:t>bietet den Vorteil, dass nicht das gesamte Projekt gebaut werden muss und</w:t>
      </w:r>
      <w:r w:rsidR="0071438D" w:rsidRPr="00FA6E7B">
        <w:rPr>
          <w:rFonts w:ascii="NimbusSanL-Regu" w:eastAsiaTheme="minorEastAsia" w:hAnsi="NimbusSanL-Regu" w:cs="NimbusSanL-Regu"/>
          <w:color w:val="auto"/>
          <w:sz w:val="24"/>
          <w:szCs w:val="24"/>
        </w:rPr>
        <w:t xml:space="preserve"> </w:t>
      </w:r>
      <w:r w:rsidRPr="00FA6E7B">
        <w:rPr>
          <w:rFonts w:ascii="NimbusSanL-Regu" w:eastAsiaTheme="minorEastAsia" w:hAnsi="NimbusSanL-Regu" w:cs="NimbusSanL-Regu"/>
          <w:color w:val="auto"/>
          <w:sz w:val="24"/>
          <w:szCs w:val="24"/>
        </w:rPr>
        <w:t>somit Zeit in der Entwicklung gespart wird</w:t>
      </w:r>
      <w:commentRangeEnd w:id="30"/>
      <w:r w:rsidR="00EC0A5F">
        <w:rPr>
          <w:rStyle w:val="CommentReference"/>
        </w:rPr>
        <w:commentReference w:id="30"/>
      </w:r>
      <w:r w:rsidRPr="00FA6E7B">
        <w:rPr>
          <w:rFonts w:ascii="NimbusSanL-Regu" w:eastAsiaTheme="minorEastAsia" w:hAnsi="NimbusSanL-Regu" w:cs="NimbusSanL-Regu"/>
          <w:color w:val="auto"/>
          <w:sz w:val="24"/>
          <w:szCs w:val="24"/>
        </w:rPr>
        <w:t>. Außerdem wird so mithilfe des Plugins langfristig die</w:t>
      </w:r>
      <w:r w:rsidR="0071438D" w:rsidRPr="00FA6E7B">
        <w:rPr>
          <w:rFonts w:ascii="NimbusSanL-Regu" w:eastAsiaTheme="minorEastAsia" w:hAnsi="NimbusSanL-Regu" w:cs="NimbusSanL-Regu"/>
          <w:color w:val="auto"/>
          <w:sz w:val="24"/>
          <w:szCs w:val="24"/>
        </w:rPr>
        <w:t xml:space="preserve"> </w:t>
      </w:r>
      <w:commentRangeStart w:id="32"/>
      <w:r w:rsidRPr="00FA6E7B">
        <w:rPr>
          <w:rFonts w:ascii="NimbusSanL-Regu" w:eastAsiaTheme="minorEastAsia" w:hAnsi="NimbusSanL-Regu" w:cs="NimbusSanL-Regu"/>
          <w:color w:val="auto"/>
          <w:sz w:val="24"/>
          <w:szCs w:val="24"/>
        </w:rPr>
        <w:t xml:space="preserve">Projektintegrität </w:t>
      </w:r>
      <w:commentRangeEnd w:id="32"/>
      <w:r w:rsidR="00800DEF">
        <w:rPr>
          <w:rStyle w:val="CommentReference"/>
        </w:rPr>
        <w:commentReference w:id="32"/>
      </w:r>
      <w:r w:rsidRPr="00FA6E7B">
        <w:rPr>
          <w:rFonts w:ascii="NimbusSanL-Regu" w:eastAsiaTheme="minorEastAsia" w:hAnsi="NimbusSanL-Regu" w:cs="NimbusSanL-Regu"/>
          <w:color w:val="auto"/>
          <w:sz w:val="24"/>
          <w:szCs w:val="24"/>
        </w:rPr>
        <w:t>verbessert.</w:t>
      </w:r>
    </w:p>
    <w:p w14:paraId="43684044" w14:textId="77777777" w:rsidR="0071438D" w:rsidRPr="00C64CAF" w:rsidRDefault="0071438D" w:rsidP="0071438D">
      <w:pPr>
        <w:autoSpaceDE w:val="0"/>
        <w:autoSpaceDN w:val="0"/>
        <w:adjustRightInd w:val="0"/>
        <w:spacing w:after="0" w:line="240" w:lineRule="auto"/>
        <w:ind w:left="0" w:right="0" w:firstLine="0"/>
        <w:jc w:val="left"/>
      </w:pPr>
    </w:p>
    <w:p w14:paraId="11765423" w14:textId="77777777" w:rsidR="00EB634E" w:rsidRDefault="00EB634E" w:rsidP="00275B5A">
      <w:pPr>
        <w:pStyle w:val="Heading2"/>
        <w:tabs>
          <w:tab w:val="left" w:pos="708"/>
        </w:tabs>
        <w:ind w:left="-29" w:firstLine="0"/>
      </w:pPr>
      <w:bookmarkStart w:id="33" w:name="_1.3__Projektbegründung"/>
      <w:bookmarkStart w:id="34" w:name="_Toc129267874"/>
      <w:bookmarkEnd w:id="33"/>
      <w:r>
        <w:rPr>
          <w:b w:val="0"/>
          <w:color w:val="1F4E79"/>
        </w:rPr>
        <w:t xml:space="preserve">1.3 </w:t>
      </w:r>
      <w:r>
        <w:rPr>
          <w:rFonts w:eastAsia="Arial" w:cs="Arial"/>
          <w:b w:val="0"/>
          <w:color w:val="000000"/>
          <w:sz w:val="22"/>
          <w:szCs w:val="22"/>
        </w:rPr>
        <w:tab/>
      </w:r>
      <w:r>
        <w:t>Projektbegründung</w:t>
      </w:r>
      <w:bookmarkEnd w:id="34"/>
      <w:r>
        <w:t xml:space="preserve"> </w:t>
      </w:r>
    </w:p>
    <w:p w14:paraId="0386779E" w14:textId="77777777" w:rsidR="005B7BED" w:rsidRDefault="005B7BED" w:rsidP="005B7BED">
      <w:pPr>
        <w:ind w:left="0" w:firstLine="0"/>
        <w:rPr>
          <w:rFonts w:eastAsiaTheme="majorEastAsia" w:cstheme="majorBidi"/>
          <w:color w:val="1F4E79"/>
          <w:sz w:val="26"/>
          <w:szCs w:val="26"/>
        </w:rPr>
      </w:pPr>
    </w:p>
    <w:p w14:paraId="58A7A504" w14:textId="77033DC3" w:rsidR="00427A62" w:rsidRPr="00FA6E7B" w:rsidRDefault="005B7BED" w:rsidP="00FA6E7B">
      <w:pPr>
        <w:spacing w:line="276" w:lineRule="auto"/>
        <w:ind w:left="0" w:right="-82" w:firstLine="0"/>
        <w:rPr>
          <w:sz w:val="24"/>
        </w:rPr>
      </w:pPr>
      <w:r w:rsidRPr="00FA6E7B">
        <w:rPr>
          <w:sz w:val="24"/>
        </w:rPr>
        <w:t xml:space="preserve">Ein Compiler Tool dieser Art ist in vielen Fällen eine Bereicherung </w:t>
      </w:r>
      <w:r w:rsidR="00427A62" w:rsidRPr="00FA6E7B">
        <w:rPr>
          <w:sz w:val="24"/>
        </w:rPr>
        <w:t>für die</w:t>
      </w:r>
      <w:r w:rsidRPr="00FA6E7B">
        <w:rPr>
          <w:sz w:val="24"/>
        </w:rPr>
        <w:t xml:space="preserve"> CGI. Es werden mithilfe des Tools nicht nur die Entwicklungszeiten an sich verbessert, sondern auch die langfristige </w:t>
      </w:r>
      <w:commentRangeStart w:id="35"/>
      <w:r w:rsidRPr="00FA6E7B">
        <w:rPr>
          <w:sz w:val="24"/>
        </w:rPr>
        <w:t>Projektintegrität</w:t>
      </w:r>
      <w:commentRangeEnd w:id="35"/>
      <w:r w:rsidR="00EC0A5F">
        <w:rPr>
          <w:rStyle w:val="CommentReference"/>
        </w:rPr>
        <w:commentReference w:id="35"/>
      </w:r>
      <w:r w:rsidRPr="00FA6E7B">
        <w:rPr>
          <w:sz w:val="24"/>
        </w:rPr>
        <w:t xml:space="preserve">. Die verbesserte Projektintegrität führt dazu, dass innerhalb des Projekts kürzere und bessere Entwicklungszyklen </w:t>
      </w:r>
      <w:del w:id="36" w:author="Schuberth, Paul Nikolaus" w:date="2023-04-07T20:44:00Z">
        <w:r w:rsidRPr="00FA6E7B" w:rsidDel="00EC0A5F">
          <w:rPr>
            <w:sz w:val="24"/>
          </w:rPr>
          <w:delText>entstehen</w:delText>
        </w:r>
      </w:del>
      <w:ins w:id="37" w:author="Schuberth, Paul Nikolaus" w:date="2023-04-07T20:44:00Z">
        <w:r w:rsidR="00EC0A5F" w:rsidRPr="00FA6E7B">
          <w:rPr>
            <w:sz w:val="24"/>
          </w:rPr>
          <w:t>entstehen,</w:t>
        </w:r>
      </w:ins>
      <w:r w:rsidRPr="00FA6E7B">
        <w:rPr>
          <w:sz w:val="24"/>
        </w:rPr>
        <w:t xml:space="preserve"> was Zeit und auch Geld einsparen kann. </w:t>
      </w:r>
      <w:r w:rsidR="00427A62" w:rsidRPr="00FA6E7B">
        <w:rPr>
          <w:sz w:val="24"/>
        </w:rPr>
        <w:t>Durch eine konstante Umsetzung der von dem Tool gegebenen Konventionen werden langfristig auch Fehler in der Projektstru</w:t>
      </w:r>
      <w:del w:id="38" w:author="Schuberth, Paul Nikolaus" w:date="2023-04-07T20:44:00Z">
        <w:r w:rsidR="00427A62" w:rsidRPr="00FA6E7B" w:rsidDel="00EC0A5F">
          <w:rPr>
            <w:sz w:val="24"/>
          </w:rPr>
          <w:delText>c</w:delText>
        </w:r>
      </w:del>
      <w:r w:rsidR="00427A62" w:rsidRPr="00FA6E7B">
        <w:rPr>
          <w:sz w:val="24"/>
        </w:rPr>
        <w:t xml:space="preserve">ktur </w:t>
      </w:r>
      <w:r w:rsidR="00FA6E7B">
        <w:rPr>
          <w:sz w:val="24"/>
        </w:rPr>
        <w:t>minimiert.</w:t>
      </w:r>
      <w:del w:id="39" w:author="Schuberth, Paul Nikolaus" w:date="2023-04-07T20:44:00Z">
        <w:r w:rsidR="00FA6E7B" w:rsidDel="00EC0A5F">
          <w:rPr>
            <w:sz w:val="24"/>
          </w:rPr>
          <w:delText xml:space="preserve"> </w:delText>
        </w:r>
      </w:del>
    </w:p>
    <w:p w14:paraId="32726245" w14:textId="77777777" w:rsidR="004944F2" w:rsidRDefault="004944F2">
      <w:pPr>
        <w:tabs>
          <w:tab w:val="left" w:pos="708"/>
        </w:tabs>
        <w:spacing w:after="0" w:line="259" w:lineRule="auto"/>
        <w:ind w:left="-29" w:right="0" w:firstLine="0"/>
        <w:jc w:val="left"/>
      </w:pPr>
    </w:p>
    <w:p w14:paraId="6930C668" w14:textId="77777777" w:rsidR="00160AED" w:rsidRDefault="00160AED">
      <w:pPr>
        <w:tabs>
          <w:tab w:val="left" w:pos="708"/>
        </w:tabs>
        <w:spacing w:after="0" w:line="259" w:lineRule="auto"/>
        <w:ind w:left="-29" w:right="0" w:firstLine="0"/>
        <w:jc w:val="left"/>
      </w:pPr>
    </w:p>
    <w:p w14:paraId="0F387FB7" w14:textId="77777777" w:rsidR="00160AED" w:rsidRDefault="00160AED">
      <w:pPr>
        <w:tabs>
          <w:tab w:val="left" w:pos="708"/>
        </w:tabs>
        <w:spacing w:after="0" w:line="259" w:lineRule="auto"/>
        <w:ind w:left="-29" w:right="0" w:firstLine="0"/>
        <w:jc w:val="left"/>
      </w:pPr>
    </w:p>
    <w:p w14:paraId="05885398" w14:textId="77777777" w:rsidR="00160AED" w:rsidRDefault="00160AED">
      <w:pPr>
        <w:tabs>
          <w:tab w:val="left" w:pos="708"/>
        </w:tabs>
        <w:spacing w:after="0" w:line="259" w:lineRule="auto"/>
        <w:ind w:left="-29" w:right="0" w:firstLine="0"/>
        <w:jc w:val="left"/>
      </w:pPr>
    </w:p>
    <w:p w14:paraId="59FBA5F7" w14:textId="77777777" w:rsidR="00160AED" w:rsidRDefault="00160AED" w:rsidP="00160AED">
      <w:pPr>
        <w:tabs>
          <w:tab w:val="left" w:pos="708"/>
        </w:tabs>
        <w:spacing w:after="0" w:line="259" w:lineRule="auto"/>
        <w:ind w:left="0" w:right="0" w:firstLine="0"/>
        <w:jc w:val="left"/>
      </w:pPr>
    </w:p>
    <w:p w14:paraId="261AD3F7" w14:textId="77777777" w:rsidR="00160AED" w:rsidRDefault="00160AED" w:rsidP="00160AED">
      <w:pPr>
        <w:tabs>
          <w:tab w:val="left" w:pos="708"/>
        </w:tabs>
        <w:spacing w:after="0" w:line="259" w:lineRule="auto"/>
        <w:ind w:left="0" w:right="0" w:firstLine="0"/>
        <w:jc w:val="left"/>
      </w:pPr>
    </w:p>
    <w:p w14:paraId="6E427F66" w14:textId="77777777" w:rsidR="00EB634E" w:rsidRDefault="00EB634E" w:rsidP="00271E4F">
      <w:pPr>
        <w:pStyle w:val="Heading2"/>
        <w:tabs>
          <w:tab w:val="left" w:pos="708"/>
        </w:tabs>
        <w:ind w:left="0" w:firstLine="0"/>
      </w:pPr>
      <w:bookmarkStart w:id="40" w:name="_Toc129267875"/>
      <w:r>
        <w:rPr>
          <w:b w:val="0"/>
          <w:color w:val="1F4E79"/>
        </w:rPr>
        <w:lastRenderedPageBreak/>
        <w:t xml:space="preserve">1.4 </w:t>
      </w:r>
      <w:r>
        <w:rPr>
          <w:rFonts w:eastAsia="Arial" w:cs="Arial"/>
          <w:b w:val="0"/>
          <w:color w:val="000000"/>
          <w:sz w:val="22"/>
          <w:szCs w:val="22"/>
        </w:rPr>
        <w:tab/>
      </w:r>
      <w:r>
        <w:t>Projektschnittstellen</w:t>
      </w:r>
      <w:bookmarkEnd w:id="40"/>
      <w:r>
        <w:t xml:space="preserve"> </w:t>
      </w:r>
    </w:p>
    <w:p w14:paraId="081E4FA3" w14:textId="77777777" w:rsidR="004944F2" w:rsidRDefault="004944F2" w:rsidP="004944F2">
      <w:pPr>
        <w:ind w:left="0" w:firstLine="0"/>
        <w:rPr>
          <w:rFonts w:eastAsiaTheme="majorEastAsia" w:cstheme="majorBidi"/>
          <w:color w:val="1F4E79"/>
          <w:sz w:val="26"/>
          <w:szCs w:val="26"/>
        </w:rPr>
      </w:pPr>
    </w:p>
    <w:p w14:paraId="0DE1E321" w14:textId="08916837" w:rsidR="00E54BB8" w:rsidRPr="00FA6E7B" w:rsidRDefault="004944F2" w:rsidP="006D66CD">
      <w:pPr>
        <w:spacing w:line="276" w:lineRule="auto"/>
        <w:ind w:left="0" w:right="0" w:firstLine="0"/>
        <w:rPr>
          <w:sz w:val="24"/>
        </w:rPr>
      </w:pPr>
      <w:r w:rsidRPr="00FA6E7B">
        <w:rPr>
          <w:sz w:val="24"/>
        </w:rPr>
        <w:t xml:space="preserve">Das Projekt wird als </w:t>
      </w:r>
      <w:commentRangeStart w:id="41"/>
      <w:r w:rsidR="007602FB" w:rsidRPr="00FA6E7B">
        <w:rPr>
          <w:sz w:val="24"/>
        </w:rPr>
        <w:t>Lib</w:t>
      </w:r>
      <w:del w:id="42" w:author="Schuberth, Paul Nikolaus" w:date="2023-04-07T20:44:00Z">
        <w:r w:rsidR="007602FB" w:rsidRPr="00FA6E7B" w:rsidDel="00EC0A5F">
          <w:rPr>
            <w:sz w:val="24"/>
          </w:rPr>
          <w:delText>e</w:delText>
        </w:r>
      </w:del>
      <w:r w:rsidR="007602FB" w:rsidRPr="00FA6E7B">
        <w:rPr>
          <w:sz w:val="24"/>
        </w:rPr>
        <w:t>r</w:t>
      </w:r>
      <w:ins w:id="43" w:author="Schuberth, Paul Nikolaus" w:date="2023-04-07T20:44:00Z">
        <w:r w:rsidR="00EC0A5F">
          <w:rPr>
            <w:sz w:val="24"/>
          </w:rPr>
          <w:t>ar</w:t>
        </w:r>
      </w:ins>
      <w:r w:rsidR="007602FB" w:rsidRPr="00FA6E7B">
        <w:rPr>
          <w:sz w:val="24"/>
        </w:rPr>
        <w:t xml:space="preserve">y </w:t>
      </w:r>
      <w:r w:rsidRPr="00FA6E7B">
        <w:rPr>
          <w:sz w:val="24"/>
        </w:rPr>
        <w:t xml:space="preserve">Tool </w:t>
      </w:r>
      <w:commentRangeEnd w:id="41"/>
      <w:r w:rsidR="00EC0A5F">
        <w:rPr>
          <w:rStyle w:val="CommentReference"/>
        </w:rPr>
        <w:commentReference w:id="41"/>
      </w:r>
      <w:r w:rsidRPr="00FA6E7B">
        <w:rPr>
          <w:sz w:val="24"/>
        </w:rPr>
        <w:t>bereitgestellt.</w:t>
      </w:r>
      <w:r w:rsidR="007602FB" w:rsidRPr="00FA6E7B">
        <w:rPr>
          <w:sz w:val="24"/>
        </w:rPr>
        <w:t xml:space="preserve"> </w:t>
      </w:r>
      <w:r w:rsidR="00E54BB8" w:rsidRPr="00FA6E7B">
        <w:rPr>
          <w:sz w:val="24"/>
        </w:rPr>
        <w:t xml:space="preserve">So kann es Problemlos ohne großen Aufwand in die IDE Android Studio eigebunden und benutzt werden. </w:t>
      </w:r>
      <w:commentRangeStart w:id="44"/>
      <w:r w:rsidR="00E54BB8" w:rsidRPr="00FA6E7B">
        <w:rPr>
          <w:sz w:val="24"/>
        </w:rPr>
        <w:t>Es ist also nötig das Android Studio</w:t>
      </w:r>
      <w:del w:id="45" w:author="Schuberth, Paul Nikolaus" w:date="2023-04-07T20:45:00Z">
        <w:r w:rsidR="00E54BB8" w:rsidRPr="00FA6E7B" w:rsidDel="00EC0A5F">
          <w:rPr>
            <w:sz w:val="24"/>
          </w:rPr>
          <w:delText>s</w:delText>
        </w:r>
      </w:del>
      <w:r w:rsidR="00E54BB8" w:rsidRPr="00FA6E7B">
        <w:rPr>
          <w:sz w:val="24"/>
        </w:rPr>
        <w:t xml:space="preserve"> von den anwendenden Teams für die Entwicklung verwendet wird. </w:t>
      </w:r>
      <w:commentRangeEnd w:id="44"/>
      <w:r w:rsidR="00EC0A5F">
        <w:rPr>
          <w:rStyle w:val="CommentReference"/>
        </w:rPr>
        <w:commentReference w:id="44"/>
      </w:r>
    </w:p>
    <w:p w14:paraId="2DD32455" w14:textId="79BD1AB1" w:rsidR="00E54BB8" w:rsidRPr="00FA6E7B" w:rsidRDefault="00E54BB8" w:rsidP="006D66CD">
      <w:pPr>
        <w:spacing w:line="276" w:lineRule="auto"/>
        <w:ind w:left="0" w:right="0" w:firstLine="0"/>
        <w:rPr>
          <w:sz w:val="24"/>
        </w:rPr>
      </w:pPr>
      <w:r w:rsidRPr="00FA6E7B">
        <w:rPr>
          <w:sz w:val="24"/>
        </w:rPr>
        <w:t xml:space="preserve">Ein Entwicklerteam der CGI kann völlig unabhängig </w:t>
      </w:r>
      <w:r w:rsidR="00FA6E7B" w:rsidRPr="00FA6E7B">
        <w:rPr>
          <w:sz w:val="24"/>
        </w:rPr>
        <w:t xml:space="preserve">das Tool einbinden und es nach gewünschtem </w:t>
      </w:r>
      <w:ins w:id="46" w:author="Schuberth, Paul Nikolaus" w:date="2023-04-07T20:46:00Z">
        <w:r w:rsidR="00EC0A5F">
          <w:rPr>
            <w:sz w:val="24"/>
          </w:rPr>
          <w:t>U</w:t>
        </w:r>
      </w:ins>
      <w:del w:id="47" w:author="Schuberth, Paul Nikolaus" w:date="2023-04-07T20:46:00Z">
        <w:r w:rsidR="00FA6E7B" w:rsidRPr="00FA6E7B" w:rsidDel="00EC0A5F">
          <w:rPr>
            <w:sz w:val="24"/>
          </w:rPr>
          <w:delText>u</w:delText>
        </w:r>
      </w:del>
      <w:r w:rsidR="00FA6E7B" w:rsidRPr="00FA6E7B">
        <w:rPr>
          <w:sz w:val="24"/>
        </w:rPr>
        <w:t>mfang benutzen.</w:t>
      </w:r>
    </w:p>
    <w:p w14:paraId="1825A553" w14:textId="21AE5BBF" w:rsidR="00160AED" w:rsidRDefault="00FA6E7B" w:rsidP="00271E4F">
      <w:pPr>
        <w:spacing w:line="276" w:lineRule="auto"/>
        <w:ind w:left="0" w:right="0" w:firstLine="0"/>
        <w:rPr>
          <w:sz w:val="24"/>
        </w:rPr>
      </w:pPr>
      <w:r w:rsidRPr="00FA6E7B">
        <w:rPr>
          <w:sz w:val="24"/>
        </w:rPr>
        <w:t xml:space="preserve">Die Abnahme des Projektes übernimmt aufgrund der Ausbildungssituation der </w:t>
      </w:r>
      <w:del w:id="48" w:author="Schuberth, Paul Nikolaus" w:date="2023-04-07T20:47:00Z">
        <w:r w:rsidRPr="00FA6E7B" w:rsidDel="00EC0A5F">
          <w:rPr>
            <w:sz w:val="24"/>
          </w:rPr>
          <w:delText>Praktische Ausbilder</w:delText>
        </w:r>
      </w:del>
      <w:ins w:id="49" w:author="Schuberth, Paul Nikolaus" w:date="2023-04-07T20:47:00Z">
        <w:r w:rsidR="00EC0A5F">
          <w:rPr>
            <w:sz w:val="24"/>
          </w:rPr>
          <w:t>Ausbildungsbeauftragte</w:t>
        </w:r>
      </w:ins>
      <w:r w:rsidRPr="00FA6E7B">
        <w:rPr>
          <w:sz w:val="24"/>
        </w:rPr>
        <w:t xml:space="preserve"> Paul </w:t>
      </w:r>
      <w:del w:id="50" w:author="Schuberth, Paul Nikolaus" w:date="2023-04-07T20:47:00Z">
        <w:r w:rsidRPr="00FA6E7B" w:rsidDel="00EC0A5F">
          <w:rPr>
            <w:sz w:val="24"/>
          </w:rPr>
          <w:delText xml:space="preserve">Nicolaus </w:delText>
        </w:r>
      </w:del>
      <w:r w:rsidRPr="00FA6E7B">
        <w:rPr>
          <w:sz w:val="24"/>
        </w:rPr>
        <w:t xml:space="preserve">Schuberth. </w:t>
      </w:r>
    </w:p>
    <w:p w14:paraId="77442FD3" w14:textId="77777777" w:rsidR="00271E4F" w:rsidRPr="00271E4F" w:rsidRDefault="00271E4F" w:rsidP="00271E4F">
      <w:pPr>
        <w:spacing w:line="276" w:lineRule="auto"/>
        <w:ind w:left="0" w:right="0" w:firstLine="0"/>
        <w:rPr>
          <w:sz w:val="24"/>
        </w:rPr>
      </w:pPr>
    </w:p>
    <w:p w14:paraId="0DEBA738" w14:textId="77777777" w:rsidR="00D91345" w:rsidRDefault="00EB634E" w:rsidP="00D91345">
      <w:pPr>
        <w:pStyle w:val="Heading2"/>
        <w:tabs>
          <w:tab w:val="left" w:pos="708"/>
        </w:tabs>
        <w:ind w:left="-29" w:firstLine="0"/>
      </w:pPr>
      <w:bookmarkStart w:id="51" w:name="_Toc129267876"/>
      <w:r>
        <w:rPr>
          <w:b w:val="0"/>
          <w:color w:val="1F4E79"/>
        </w:rPr>
        <w:t xml:space="preserve">1.5 </w:t>
      </w:r>
      <w:r>
        <w:rPr>
          <w:rFonts w:eastAsia="Arial" w:cs="Arial"/>
          <w:b w:val="0"/>
          <w:color w:val="000000"/>
          <w:sz w:val="22"/>
          <w:szCs w:val="22"/>
        </w:rPr>
        <w:tab/>
      </w:r>
      <w:r>
        <w:t>Projektabgrenzung</w:t>
      </w:r>
      <w:bookmarkEnd w:id="51"/>
      <w:r>
        <w:t xml:space="preserve"> </w:t>
      </w:r>
    </w:p>
    <w:p w14:paraId="247AC2AC" w14:textId="77777777" w:rsidR="00D91345" w:rsidRDefault="00D91345" w:rsidP="00D91345">
      <w:pPr>
        <w:ind w:left="0" w:firstLine="0"/>
      </w:pPr>
    </w:p>
    <w:p w14:paraId="148B0439" w14:textId="432352A8" w:rsidR="006D66CD" w:rsidRPr="00271E4F" w:rsidRDefault="00D91345" w:rsidP="00271E4F">
      <w:pPr>
        <w:ind w:left="0" w:right="60" w:firstLine="0"/>
      </w:pPr>
      <w:r>
        <w:t>Das Projekt wird in dem Sinne begrenzt</w:t>
      </w:r>
      <w:ins w:id="52" w:author="Schuberth, Paul Nikolaus" w:date="2023-04-07T20:48:00Z">
        <w:r w:rsidR="00AF005D">
          <w:t>,</w:t>
        </w:r>
      </w:ins>
      <w:r>
        <w:t xml:space="preserve"> das</w:t>
      </w:r>
      <w:ins w:id="53" w:author="Schuberth, Paul Nikolaus" w:date="2023-04-07T20:48:00Z">
        <w:r w:rsidR="00AF005D">
          <w:t>s</w:t>
        </w:r>
      </w:ins>
      <w:r>
        <w:t xml:space="preserve"> der Umfang der </w:t>
      </w:r>
      <w:r w:rsidR="00E54BB8">
        <w:t>zu prüfenden</w:t>
      </w:r>
      <w:r>
        <w:t xml:space="preserve"> Konventionen begrenzt wird.</w:t>
      </w:r>
      <w:r w:rsidRPr="00D91345">
        <w:rPr>
          <w:rFonts w:eastAsiaTheme="minorEastAsia"/>
          <w:color w:val="auto"/>
        </w:rPr>
        <w:t xml:space="preserve"> </w:t>
      </w:r>
      <w:r>
        <w:rPr>
          <w:rFonts w:eastAsiaTheme="minorEastAsia"/>
          <w:color w:val="auto"/>
        </w:rPr>
        <w:t>Auch ist die Produktivsetzung nicht Teil des Projektumfangs.</w:t>
      </w:r>
      <w:r>
        <w:t xml:space="preserve"> Es soll dennoch eine grundlegende Funktionalität innerhalb eines Testprogrammes vorhande</w:t>
      </w:r>
      <w:r w:rsidR="00271E4F">
        <w:t>n sein.</w:t>
      </w:r>
    </w:p>
    <w:p w14:paraId="342DB9FA" w14:textId="77777777" w:rsidR="00160AED" w:rsidRPr="00A87728" w:rsidRDefault="00160AED" w:rsidP="00A87728">
      <w:pPr>
        <w:tabs>
          <w:tab w:val="left" w:pos="708"/>
        </w:tabs>
        <w:spacing w:after="0" w:line="259" w:lineRule="auto"/>
        <w:ind w:left="-29" w:right="0" w:firstLine="0"/>
        <w:jc w:val="left"/>
      </w:pPr>
    </w:p>
    <w:tbl>
      <w:tblPr>
        <w:tblStyle w:val="TableGrid"/>
        <w:tblW w:w="8552" w:type="dxa"/>
        <w:tblInd w:w="-29" w:type="dxa"/>
        <w:tblCellMar>
          <w:top w:w="4" w:type="dxa"/>
          <w:bottom w:w="4" w:type="dxa"/>
        </w:tblCellMar>
        <w:tblLook w:val="04A0" w:firstRow="1" w:lastRow="0" w:firstColumn="1" w:lastColumn="0" w:noHBand="0" w:noVBand="1"/>
      </w:tblPr>
      <w:tblGrid>
        <w:gridCol w:w="8552"/>
      </w:tblGrid>
      <w:tr w:rsidR="00C80A29" w:rsidRPr="00EB634E" w14:paraId="32EE2B68" w14:textId="77777777" w:rsidTr="00C80A29">
        <w:trPr>
          <w:trHeight w:val="93"/>
        </w:trPr>
        <w:tc>
          <w:tcPr>
            <w:tcW w:w="8552" w:type="dxa"/>
            <w:tcBorders>
              <w:top w:val="nil"/>
              <w:left w:val="nil"/>
              <w:bottom w:val="nil"/>
              <w:right w:val="nil"/>
            </w:tcBorders>
            <w:shd w:val="clear" w:color="auto" w:fill="1F4E79"/>
          </w:tcPr>
          <w:p w14:paraId="5944794C" w14:textId="77777777" w:rsidR="00C80A29" w:rsidRPr="00A87728" w:rsidRDefault="00C80A29" w:rsidP="00A87728">
            <w:pPr>
              <w:pStyle w:val="Heading1"/>
              <w:jc w:val="left"/>
            </w:pPr>
            <w:bookmarkStart w:id="54" w:name="_Toc129263585"/>
            <w:bookmarkStart w:id="55" w:name="_Toc129267877"/>
            <w:r w:rsidRPr="00A87728">
              <w:rPr>
                <w:color w:val="FFFFFF" w:themeColor="background1"/>
                <w:sz w:val="28"/>
              </w:rPr>
              <w:t>2       Projektplanung</w:t>
            </w:r>
            <w:bookmarkEnd w:id="54"/>
            <w:bookmarkEnd w:id="55"/>
            <w:r w:rsidRPr="00A87728">
              <w:rPr>
                <w:color w:val="FFFFFF" w:themeColor="background1"/>
                <w:sz w:val="28"/>
              </w:rPr>
              <w:t xml:space="preserve"> </w:t>
            </w:r>
          </w:p>
        </w:tc>
      </w:tr>
    </w:tbl>
    <w:p w14:paraId="7604039A" w14:textId="77777777" w:rsidR="00EB634E" w:rsidRDefault="00EB634E" w:rsidP="00985EFC">
      <w:pPr>
        <w:pStyle w:val="Heading2"/>
        <w:ind w:left="0" w:firstLine="0"/>
      </w:pPr>
      <w:bookmarkStart w:id="56" w:name="_Toc129267878"/>
      <w:r w:rsidRPr="00985EFC">
        <w:t xml:space="preserve">2.1 </w:t>
      </w:r>
      <w:r w:rsidRPr="00985EFC">
        <w:tab/>
        <w:t>Projektphasen</w:t>
      </w:r>
      <w:bookmarkEnd w:id="56"/>
      <w:r w:rsidRPr="00985EFC">
        <w:t xml:space="preserve"> </w:t>
      </w:r>
    </w:p>
    <w:p w14:paraId="130B2E73" w14:textId="77777777" w:rsidR="00472746" w:rsidRDefault="00472746" w:rsidP="00472746">
      <w:pPr>
        <w:ind w:left="0" w:right="60" w:firstLine="0"/>
      </w:pPr>
    </w:p>
    <w:p w14:paraId="2F019CDD" w14:textId="668B11B1" w:rsidR="00472746" w:rsidRPr="00D629E4" w:rsidRDefault="00472746" w:rsidP="00472746">
      <w:pPr>
        <w:autoSpaceDE w:val="0"/>
        <w:autoSpaceDN w:val="0"/>
        <w:adjustRightInd w:val="0"/>
        <w:spacing w:after="0" w:line="240" w:lineRule="auto"/>
        <w:ind w:left="0" w:right="0" w:firstLine="0"/>
        <w:jc w:val="left"/>
        <w:rPr>
          <w:rFonts w:eastAsiaTheme="minorEastAsia"/>
          <w:sz w:val="24"/>
        </w:rPr>
      </w:pPr>
      <w:r w:rsidRPr="00D629E4">
        <w:rPr>
          <w:rFonts w:eastAsiaTheme="minorEastAsia"/>
          <w:sz w:val="24"/>
        </w:rPr>
        <w:t xml:space="preserve">Der </w:t>
      </w:r>
      <w:ins w:id="57" w:author="Schuberth, Paul Nikolaus" w:date="2023-04-07T20:50:00Z">
        <w:r w:rsidR="003E163B">
          <w:rPr>
            <w:rFonts w:eastAsiaTheme="minorEastAsia"/>
            <w:sz w:val="24"/>
          </w:rPr>
          <w:t xml:space="preserve">zeitliche Umfang </w:t>
        </w:r>
      </w:ins>
      <w:del w:id="58" w:author="Schuberth, Paul Nikolaus" w:date="2023-04-07T20:50:00Z">
        <w:r w:rsidRPr="00D629E4" w:rsidDel="003E163B">
          <w:rPr>
            <w:rFonts w:eastAsiaTheme="minorEastAsia"/>
            <w:sz w:val="24"/>
          </w:rPr>
          <w:delText xml:space="preserve">Umfang </w:delText>
        </w:r>
      </w:del>
      <w:r w:rsidRPr="00D629E4">
        <w:rPr>
          <w:rFonts w:eastAsiaTheme="minorEastAsia"/>
          <w:sz w:val="24"/>
        </w:rPr>
        <w:t xml:space="preserve">des Projekts beträgt 80 Stunden. Im Rahmen </w:t>
      </w:r>
      <w:del w:id="59" w:author="Schuberth, Paul Nikolaus" w:date="2023-04-07T20:50:00Z">
        <w:r w:rsidRPr="00D629E4" w:rsidDel="003E163B">
          <w:rPr>
            <w:rFonts w:eastAsiaTheme="minorEastAsia"/>
            <w:sz w:val="24"/>
          </w:rPr>
          <w:delText xml:space="preserve">der Planung </w:delText>
        </w:r>
      </w:del>
      <w:r w:rsidRPr="00D629E4">
        <w:rPr>
          <w:rFonts w:eastAsiaTheme="minorEastAsia"/>
          <w:sz w:val="24"/>
        </w:rPr>
        <w:t>des Projektantrags</w:t>
      </w:r>
      <w:r w:rsidR="001D2D5A">
        <w:rPr>
          <w:rFonts w:eastAsiaTheme="minorEastAsia"/>
          <w:sz w:val="24"/>
        </w:rPr>
        <w:t xml:space="preserve"> </w:t>
      </w:r>
      <w:r w:rsidRPr="00D629E4">
        <w:rPr>
          <w:rFonts w:eastAsiaTheme="minorEastAsia"/>
          <w:sz w:val="24"/>
        </w:rPr>
        <w:t xml:space="preserve">wurde bereits eine grobe Verteilung der Stunden auf die einzelnen Projektphasen vorgenommen. Die Projektbearbeitung fand zwischen dem 25.02.2023 bis zum 19.04.2023 statt. Das Projekt wurde in der Regel </w:t>
      </w:r>
      <w:del w:id="60" w:author="Schuberth, Paul Nikolaus" w:date="2023-04-07T20:50:00Z">
        <w:r w:rsidRPr="00D629E4" w:rsidDel="003E163B">
          <w:rPr>
            <w:rFonts w:eastAsiaTheme="minorEastAsia"/>
            <w:sz w:val="24"/>
          </w:rPr>
          <w:delText>Montags</w:delText>
        </w:r>
      </w:del>
      <w:ins w:id="61" w:author="Schuberth, Paul Nikolaus" w:date="2023-04-07T20:50:00Z">
        <w:r w:rsidR="003E163B" w:rsidRPr="00D629E4">
          <w:rPr>
            <w:rFonts w:eastAsiaTheme="minorEastAsia"/>
            <w:sz w:val="24"/>
          </w:rPr>
          <w:t>montags</w:t>
        </w:r>
      </w:ins>
      <w:r w:rsidRPr="00D629E4">
        <w:rPr>
          <w:rFonts w:eastAsiaTheme="minorEastAsia"/>
          <w:sz w:val="24"/>
        </w:rPr>
        <w:t xml:space="preserve">, </w:t>
      </w:r>
      <w:ins w:id="62" w:author="Schuberth, Paul Nikolaus" w:date="2023-04-07T20:50:00Z">
        <w:r w:rsidR="003E163B">
          <w:rPr>
            <w:rFonts w:eastAsiaTheme="minorEastAsia"/>
            <w:sz w:val="24"/>
          </w:rPr>
          <w:t>d</w:t>
        </w:r>
      </w:ins>
      <w:del w:id="63" w:author="Schuberth, Paul Nikolaus" w:date="2023-04-07T20:50:00Z">
        <w:r w:rsidRPr="00D629E4" w:rsidDel="003E163B">
          <w:rPr>
            <w:rFonts w:eastAsiaTheme="minorEastAsia"/>
            <w:sz w:val="24"/>
          </w:rPr>
          <w:delText>D</w:delText>
        </w:r>
      </w:del>
      <w:r w:rsidRPr="00D629E4">
        <w:rPr>
          <w:rFonts w:eastAsiaTheme="minorEastAsia"/>
          <w:sz w:val="24"/>
        </w:rPr>
        <w:t xml:space="preserve">ienstags und </w:t>
      </w:r>
      <w:ins w:id="64" w:author="Schuberth, Paul Nikolaus" w:date="2023-04-07T20:50:00Z">
        <w:r w:rsidR="003E163B">
          <w:rPr>
            <w:rFonts w:eastAsiaTheme="minorEastAsia"/>
            <w:sz w:val="24"/>
          </w:rPr>
          <w:t>d</w:t>
        </w:r>
      </w:ins>
      <w:del w:id="65" w:author="Schuberth, Paul Nikolaus" w:date="2023-04-07T20:50:00Z">
        <w:r w:rsidRPr="00D629E4" w:rsidDel="003E163B">
          <w:rPr>
            <w:rFonts w:eastAsiaTheme="minorEastAsia"/>
            <w:sz w:val="24"/>
          </w:rPr>
          <w:delText>D</w:delText>
        </w:r>
      </w:del>
      <w:r w:rsidRPr="00D629E4">
        <w:rPr>
          <w:rFonts w:eastAsiaTheme="minorEastAsia"/>
          <w:sz w:val="24"/>
        </w:rPr>
        <w:t>onnerstag</w:t>
      </w:r>
      <w:ins w:id="66" w:author="Schuberth, Paul Nikolaus" w:date="2023-04-07T20:51:00Z">
        <w:r w:rsidR="003E163B">
          <w:rPr>
            <w:rFonts w:eastAsiaTheme="minorEastAsia"/>
            <w:sz w:val="24"/>
          </w:rPr>
          <w:t>s</w:t>
        </w:r>
      </w:ins>
      <w:r w:rsidRPr="00D629E4">
        <w:rPr>
          <w:rFonts w:eastAsiaTheme="minorEastAsia"/>
          <w:sz w:val="24"/>
        </w:rPr>
        <w:t xml:space="preserve"> und </w:t>
      </w:r>
      <w:ins w:id="67" w:author="Schuberth, Paul Nikolaus" w:date="2023-04-07T20:51:00Z">
        <w:r w:rsidR="003E163B">
          <w:rPr>
            <w:rFonts w:eastAsiaTheme="minorEastAsia"/>
            <w:sz w:val="24"/>
          </w:rPr>
          <w:t>f</w:t>
        </w:r>
      </w:ins>
      <w:del w:id="68" w:author="Schuberth, Paul Nikolaus" w:date="2023-04-07T20:51:00Z">
        <w:r w:rsidRPr="00D629E4" w:rsidDel="003E163B">
          <w:rPr>
            <w:rFonts w:eastAsiaTheme="minorEastAsia"/>
            <w:sz w:val="24"/>
          </w:rPr>
          <w:delText>F</w:delText>
        </w:r>
      </w:del>
      <w:r w:rsidRPr="00D629E4">
        <w:rPr>
          <w:rFonts w:eastAsiaTheme="minorEastAsia"/>
          <w:sz w:val="24"/>
        </w:rPr>
        <w:t xml:space="preserve">reitags </w:t>
      </w:r>
      <w:del w:id="69" w:author="Schuberth, Paul Nikolaus" w:date="2023-04-07T20:50:00Z">
        <w:r w:rsidRPr="00D629E4" w:rsidDel="003E163B">
          <w:rPr>
            <w:rFonts w:eastAsiaTheme="minorEastAsia"/>
            <w:sz w:val="24"/>
          </w:rPr>
          <w:delText>bearbeitet.¹</w:delText>
        </w:r>
      </w:del>
      <w:ins w:id="70" w:author="Schuberth, Paul Nikolaus" w:date="2023-04-07T20:50:00Z">
        <w:r w:rsidR="003E163B" w:rsidRPr="00D629E4">
          <w:rPr>
            <w:rFonts w:eastAsiaTheme="minorEastAsia"/>
            <w:sz w:val="24"/>
          </w:rPr>
          <w:t>bearbeitet. ¹</w:t>
        </w:r>
      </w:ins>
      <w:r w:rsidR="00D629E4" w:rsidRPr="00D629E4">
        <w:rPr>
          <w:rFonts w:eastAsiaTheme="minorEastAsia"/>
          <w:sz w:val="24"/>
        </w:rPr>
        <w:t xml:space="preserve"> Die Arbeitszeit pro Tag betrug Ca. 7,5h.</w:t>
      </w:r>
    </w:p>
    <w:p w14:paraId="6BEB8EC4" w14:textId="77777777" w:rsidR="00472746" w:rsidRPr="00473573" w:rsidRDefault="00D629E4" w:rsidP="00472746">
      <w:pPr>
        <w:autoSpaceDE w:val="0"/>
        <w:autoSpaceDN w:val="0"/>
        <w:adjustRightInd w:val="0"/>
        <w:spacing w:after="0" w:line="240" w:lineRule="auto"/>
        <w:ind w:left="0" w:right="0" w:firstLine="0"/>
        <w:jc w:val="left"/>
        <w:rPr>
          <w:rFonts w:eastAsiaTheme="minorEastAsia"/>
          <w:i/>
          <w:color w:val="CD0033"/>
          <w:sz w:val="24"/>
        </w:rPr>
      </w:pPr>
      <w:r w:rsidRPr="00D629E4">
        <w:rPr>
          <w:rFonts w:eastAsiaTheme="minorEastAsia"/>
          <w:sz w:val="24"/>
        </w:rPr>
        <w:t>Eine</w:t>
      </w:r>
      <w:r w:rsidR="00472746" w:rsidRPr="00D629E4">
        <w:rPr>
          <w:rFonts w:eastAsiaTheme="minorEastAsia"/>
          <w:sz w:val="24"/>
        </w:rPr>
        <w:t xml:space="preserve"> grobe Planung ist nachfolgend </w:t>
      </w:r>
      <w:r w:rsidRPr="00D629E4">
        <w:rPr>
          <w:rFonts w:eastAsiaTheme="minorEastAsia"/>
          <w:sz w:val="24"/>
        </w:rPr>
        <w:t>bereitgestellt</w:t>
      </w:r>
      <w:r w:rsidR="00472746" w:rsidRPr="00D629E4">
        <w:rPr>
          <w:rFonts w:eastAsiaTheme="minorEastAsia"/>
          <w:sz w:val="24"/>
        </w:rPr>
        <w:t xml:space="preserve">. Die Hauptphasen </w:t>
      </w:r>
      <w:r w:rsidRPr="00D629E4">
        <w:rPr>
          <w:rFonts w:eastAsiaTheme="minorEastAsia"/>
          <w:sz w:val="24"/>
        </w:rPr>
        <w:t>wurden</w:t>
      </w:r>
      <w:r w:rsidR="00472746" w:rsidRPr="00D629E4">
        <w:rPr>
          <w:rFonts w:eastAsiaTheme="minorEastAsia"/>
          <w:sz w:val="24"/>
        </w:rPr>
        <w:t xml:space="preserve"> in weitere Unterpunkte aufgeteilt. Die Planung mit </w:t>
      </w:r>
      <w:r w:rsidRPr="00D629E4">
        <w:rPr>
          <w:rFonts w:eastAsiaTheme="minorEastAsia"/>
          <w:sz w:val="24"/>
        </w:rPr>
        <w:t xml:space="preserve">Detaillierten </w:t>
      </w:r>
      <w:r w:rsidR="00472746" w:rsidRPr="00D629E4">
        <w:rPr>
          <w:rFonts w:eastAsiaTheme="minorEastAsia"/>
          <w:sz w:val="24"/>
        </w:rPr>
        <w:t xml:space="preserve">Unterpunkten ist in Anhang </w:t>
      </w:r>
      <w:hyperlink w:anchor="Anhang_1_Detaillierte_Zeitplanung" w:history="1">
        <w:r w:rsidR="00160AED">
          <w:rPr>
            <w:rStyle w:val="Hyperlink"/>
            <w:rFonts w:eastAsiaTheme="minorEastAsia"/>
            <w:i/>
            <w:sz w:val="24"/>
          </w:rPr>
          <w:t>A1 Detaillierte Zeitplanung</w:t>
        </w:r>
      </w:hyperlink>
      <w:r>
        <w:rPr>
          <w:rFonts w:eastAsiaTheme="minorEastAsia"/>
          <w:sz w:val="24"/>
        </w:rPr>
        <w:t xml:space="preserve"> </w:t>
      </w:r>
      <w:r w:rsidRPr="00D629E4">
        <w:rPr>
          <w:rFonts w:eastAsiaTheme="minorEastAsia"/>
          <w:sz w:val="24"/>
        </w:rPr>
        <w:t>h</w:t>
      </w:r>
      <w:r w:rsidR="00472746" w:rsidRPr="00D629E4">
        <w:rPr>
          <w:rFonts w:eastAsiaTheme="minorEastAsia"/>
          <w:sz w:val="24"/>
        </w:rPr>
        <w:t>interlegt</w:t>
      </w:r>
      <w:r w:rsidR="00472746">
        <w:rPr>
          <w:rFonts w:eastAsiaTheme="minorEastAsia"/>
        </w:rPr>
        <w:t>.</w:t>
      </w:r>
    </w:p>
    <w:p w14:paraId="46D0F628" w14:textId="77777777" w:rsidR="001D2D5A" w:rsidRDefault="001D2D5A" w:rsidP="00D629E4">
      <w:pPr>
        <w:tabs>
          <w:tab w:val="left" w:pos="708"/>
        </w:tabs>
        <w:spacing w:after="0" w:line="259" w:lineRule="auto"/>
        <w:ind w:left="-29" w:right="0" w:firstLine="0"/>
        <w:jc w:val="left"/>
      </w:pPr>
    </w:p>
    <w:tbl>
      <w:tblPr>
        <w:tblStyle w:val="TableGrid"/>
        <w:tblW w:w="4186" w:type="dxa"/>
        <w:tblInd w:w="2480" w:type="dxa"/>
        <w:tblCellMar>
          <w:top w:w="62" w:type="dxa"/>
          <w:right w:w="49" w:type="dxa"/>
        </w:tblCellMar>
        <w:tblLook w:val="04A0" w:firstRow="1" w:lastRow="0" w:firstColumn="1" w:lastColumn="0" w:noHBand="0" w:noVBand="1"/>
      </w:tblPr>
      <w:tblGrid>
        <w:gridCol w:w="2654"/>
        <w:gridCol w:w="1532"/>
      </w:tblGrid>
      <w:tr w:rsidR="00CD1F9F" w:rsidRPr="00271E4F" w14:paraId="2BF4D28D" w14:textId="77777777" w:rsidTr="00271E4F">
        <w:trPr>
          <w:trHeight w:val="240"/>
        </w:trPr>
        <w:tc>
          <w:tcPr>
            <w:tcW w:w="2654" w:type="dxa"/>
            <w:tcBorders>
              <w:top w:val="nil"/>
              <w:left w:val="nil"/>
              <w:bottom w:val="nil"/>
              <w:right w:val="nil"/>
            </w:tcBorders>
            <w:shd w:val="clear" w:color="auto" w:fill="1F4E79"/>
          </w:tcPr>
          <w:p w14:paraId="5980273C" w14:textId="77777777" w:rsidR="00CD1F9F" w:rsidRPr="00271E4F" w:rsidRDefault="00CD1F9F" w:rsidP="00CD1F9F">
            <w:pPr>
              <w:spacing w:after="0" w:line="259" w:lineRule="auto"/>
              <w:ind w:left="108" w:right="0" w:firstLine="0"/>
              <w:jc w:val="left"/>
              <w:rPr>
                <w:sz w:val="20"/>
                <w:szCs w:val="20"/>
              </w:rPr>
            </w:pPr>
            <w:r w:rsidRPr="00271E4F">
              <w:rPr>
                <w:b/>
                <w:color w:val="FFFFFF"/>
                <w:sz w:val="20"/>
                <w:szCs w:val="20"/>
              </w:rPr>
              <w:t xml:space="preserve">Projektphase </w:t>
            </w:r>
          </w:p>
        </w:tc>
        <w:tc>
          <w:tcPr>
            <w:tcW w:w="1532" w:type="dxa"/>
            <w:tcBorders>
              <w:top w:val="nil"/>
              <w:left w:val="nil"/>
              <w:bottom w:val="nil"/>
              <w:right w:val="nil"/>
            </w:tcBorders>
            <w:shd w:val="clear" w:color="auto" w:fill="1F4E79"/>
          </w:tcPr>
          <w:p w14:paraId="246E064F" w14:textId="77777777" w:rsidR="00CD1F9F" w:rsidRPr="00271E4F" w:rsidRDefault="00CD1F9F" w:rsidP="00CD1F9F">
            <w:pPr>
              <w:spacing w:after="0" w:line="259" w:lineRule="auto"/>
              <w:ind w:left="0" w:right="0" w:firstLine="0"/>
              <w:rPr>
                <w:sz w:val="20"/>
                <w:szCs w:val="20"/>
              </w:rPr>
            </w:pPr>
            <w:r w:rsidRPr="00271E4F">
              <w:rPr>
                <w:b/>
                <w:color w:val="FFFFFF"/>
                <w:sz w:val="20"/>
                <w:szCs w:val="20"/>
              </w:rPr>
              <w:t xml:space="preserve">Geplante Zeit </w:t>
            </w:r>
          </w:p>
        </w:tc>
      </w:tr>
      <w:tr w:rsidR="00CD1F9F" w:rsidRPr="00271E4F" w14:paraId="53DD43DA" w14:textId="77777777" w:rsidTr="00271E4F">
        <w:trPr>
          <w:trHeight w:val="238"/>
        </w:trPr>
        <w:tc>
          <w:tcPr>
            <w:tcW w:w="2654" w:type="dxa"/>
            <w:tcBorders>
              <w:top w:val="nil"/>
              <w:left w:val="nil"/>
              <w:bottom w:val="nil"/>
              <w:right w:val="nil"/>
            </w:tcBorders>
          </w:tcPr>
          <w:p w14:paraId="6A3E3A7F" w14:textId="77777777" w:rsidR="00CD1F9F" w:rsidRPr="00271E4F" w:rsidRDefault="00CD1F9F" w:rsidP="00CD1F9F">
            <w:pPr>
              <w:spacing w:after="0" w:line="259" w:lineRule="auto"/>
              <w:ind w:left="108" w:right="0" w:firstLine="0"/>
              <w:jc w:val="left"/>
              <w:rPr>
                <w:sz w:val="20"/>
                <w:szCs w:val="20"/>
              </w:rPr>
            </w:pPr>
            <w:r w:rsidRPr="00271E4F">
              <w:rPr>
                <w:sz w:val="20"/>
                <w:szCs w:val="20"/>
              </w:rPr>
              <w:t xml:space="preserve">Analyse </w:t>
            </w:r>
          </w:p>
        </w:tc>
        <w:tc>
          <w:tcPr>
            <w:tcW w:w="1532" w:type="dxa"/>
            <w:tcBorders>
              <w:top w:val="nil"/>
              <w:left w:val="nil"/>
              <w:bottom w:val="nil"/>
              <w:right w:val="nil"/>
            </w:tcBorders>
          </w:tcPr>
          <w:p w14:paraId="7056FAB7" w14:textId="77777777" w:rsidR="00CD1F9F" w:rsidRPr="00271E4F" w:rsidRDefault="00CD1F9F" w:rsidP="00CD1F9F">
            <w:pPr>
              <w:spacing w:after="0" w:line="259" w:lineRule="auto"/>
              <w:ind w:left="0" w:right="59" w:firstLine="0"/>
              <w:jc w:val="right"/>
              <w:rPr>
                <w:sz w:val="20"/>
                <w:szCs w:val="20"/>
              </w:rPr>
            </w:pPr>
            <w:r w:rsidRPr="00271E4F">
              <w:rPr>
                <w:sz w:val="20"/>
                <w:szCs w:val="20"/>
              </w:rPr>
              <w:t xml:space="preserve">9 h </w:t>
            </w:r>
          </w:p>
        </w:tc>
      </w:tr>
      <w:tr w:rsidR="00CD1F9F" w:rsidRPr="00271E4F" w14:paraId="1446CB03" w14:textId="77777777" w:rsidTr="00271E4F">
        <w:trPr>
          <w:trHeight w:val="238"/>
        </w:trPr>
        <w:tc>
          <w:tcPr>
            <w:tcW w:w="2654" w:type="dxa"/>
            <w:tcBorders>
              <w:top w:val="nil"/>
              <w:left w:val="nil"/>
              <w:bottom w:val="nil"/>
              <w:right w:val="nil"/>
            </w:tcBorders>
            <w:shd w:val="clear" w:color="auto" w:fill="D9D9D9"/>
          </w:tcPr>
          <w:p w14:paraId="6A80E852" w14:textId="77777777" w:rsidR="00CD1F9F" w:rsidRPr="00271E4F" w:rsidRDefault="00CD1F9F" w:rsidP="00CD1F9F">
            <w:pPr>
              <w:spacing w:after="0" w:line="259" w:lineRule="auto"/>
              <w:ind w:left="108" w:right="0" w:firstLine="0"/>
              <w:jc w:val="left"/>
              <w:rPr>
                <w:sz w:val="20"/>
                <w:szCs w:val="20"/>
              </w:rPr>
            </w:pPr>
            <w:r w:rsidRPr="00271E4F">
              <w:rPr>
                <w:sz w:val="20"/>
                <w:szCs w:val="20"/>
              </w:rPr>
              <w:t xml:space="preserve">Entwurf </w:t>
            </w:r>
          </w:p>
        </w:tc>
        <w:tc>
          <w:tcPr>
            <w:tcW w:w="1532" w:type="dxa"/>
            <w:tcBorders>
              <w:top w:val="nil"/>
              <w:left w:val="nil"/>
              <w:bottom w:val="nil"/>
              <w:right w:val="nil"/>
            </w:tcBorders>
            <w:shd w:val="clear" w:color="auto" w:fill="D9D9D9"/>
          </w:tcPr>
          <w:p w14:paraId="6E5D81BB" w14:textId="77777777" w:rsidR="00CD1F9F" w:rsidRPr="00271E4F" w:rsidRDefault="000C6208" w:rsidP="00CD1F9F">
            <w:pPr>
              <w:spacing w:after="0" w:line="259" w:lineRule="auto"/>
              <w:ind w:left="0" w:right="59" w:firstLine="0"/>
              <w:jc w:val="right"/>
              <w:rPr>
                <w:sz w:val="20"/>
                <w:szCs w:val="20"/>
              </w:rPr>
            </w:pPr>
            <w:r w:rsidRPr="00271E4F">
              <w:rPr>
                <w:sz w:val="20"/>
                <w:szCs w:val="20"/>
              </w:rPr>
              <w:t>12</w:t>
            </w:r>
            <w:r w:rsidR="00CD1F9F" w:rsidRPr="00271E4F">
              <w:rPr>
                <w:sz w:val="20"/>
                <w:szCs w:val="20"/>
              </w:rPr>
              <w:t xml:space="preserve"> h </w:t>
            </w:r>
          </w:p>
        </w:tc>
      </w:tr>
      <w:tr w:rsidR="00CD1F9F" w:rsidRPr="00271E4F" w14:paraId="3F258BE2" w14:textId="77777777" w:rsidTr="00271E4F">
        <w:trPr>
          <w:trHeight w:val="240"/>
        </w:trPr>
        <w:tc>
          <w:tcPr>
            <w:tcW w:w="2654" w:type="dxa"/>
            <w:tcBorders>
              <w:top w:val="nil"/>
              <w:left w:val="nil"/>
              <w:bottom w:val="nil"/>
              <w:right w:val="nil"/>
            </w:tcBorders>
          </w:tcPr>
          <w:p w14:paraId="7AE6F11A" w14:textId="77777777" w:rsidR="00CD1F9F" w:rsidRPr="00271E4F" w:rsidRDefault="00CD1F9F" w:rsidP="00CD1F9F">
            <w:pPr>
              <w:spacing w:after="0" w:line="259" w:lineRule="auto"/>
              <w:ind w:left="108" w:right="0" w:firstLine="0"/>
              <w:jc w:val="left"/>
              <w:rPr>
                <w:sz w:val="20"/>
                <w:szCs w:val="20"/>
              </w:rPr>
            </w:pPr>
            <w:r w:rsidRPr="00271E4F">
              <w:rPr>
                <w:sz w:val="20"/>
                <w:szCs w:val="20"/>
              </w:rPr>
              <w:t xml:space="preserve">Implementierung </w:t>
            </w:r>
          </w:p>
        </w:tc>
        <w:tc>
          <w:tcPr>
            <w:tcW w:w="1532" w:type="dxa"/>
            <w:tcBorders>
              <w:top w:val="nil"/>
              <w:left w:val="nil"/>
              <w:bottom w:val="nil"/>
              <w:right w:val="nil"/>
            </w:tcBorders>
          </w:tcPr>
          <w:p w14:paraId="08BC696F" w14:textId="77777777" w:rsidR="00CD1F9F" w:rsidRPr="00271E4F" w:rsidRDefault="000C6208" w:rsidP="00CD1F9F">
            <w:pPr>
              <w:spacing w:after="0" w:line="259" w:lineRule="auto"/>
              <w:ind w:left="0" w:right="59" w:firstLine="0"/>
              <w:jc w:val="right"/>
              <w:rPr>
                <w:sz w:val="20"/>
                <w:szCs w:val="20"/>
              </w:rPr>
            </w:pPr>
            <w:r w:rsidRPr="00271E4F">
              <w:rPr>
                <w:sz w:val="20"/>
                <w:szCs w:val="20"/>
              </w:rPr>
              <w:t>32</w:t>
            </w:r>
            <w:r w:rsidR="00CD1F9F" w:rsidRPr="00271E4F">
              <w:rPr>
                <w:sz w:val="20"/>
                <w:szCs w:val="20"/>
              </w:rPr>
              <w:t xml:space="preserve"> h </w:t>
            </w:r>
          </w:p>
        </w:tc>
      </w:tr>
      <w:tr w:rsidR="00CD1F9F" w:rsidRPr="00271E4F" w14:paraId="1CC737D6" w14:textId="77777777" w:rsidTr="00271E4F">
        <w:trPr>
          <w:trHeight w:val="238"/>
        </w:trPr>
        <w:tc>
          <w:tcPr>
            <w:tcW w:w="2654" w:type="dxa"/>
            <w:tcBorders>
              <w:top w:val="nil"/>
              <w:left w:val="nil"/>
              <w:bottom w:val="nil"/>
              <w:right w:val="nil"/>
            </w:tcBorders>
            <w:shd w:val="clear" w:color="auto" w:fill="D9D9D9"/>
          </w:tcPr>
          <w:p w14:paraId="1E743EA9" w14:textId="77777777" w:rsidR="00CD1F9F" w:rsidRPr="00271E4F" w:rsidRDefault="00CD1F9F" w:rsidP="00CD1F9F">
            <w:pPr>
              <w:spacing w:after="0" w:line="259" w:lineRule="auto"/>
              <w:ind w:left="108" w:right="0" w:firstLine="0"/>
              <w:jc w:val="left"/>
              <w:rPr>
                <w:sz w:val="20"/>
                <w:szCs w:val="20"/>
              </w:rPr>
            </w:pPr>
            <w:r w:rsidRPr="00271E4F">
              <w:rPr>
                <w:sz w:val="20"/>
                <w:szCs w:val="20"/>
              </w:rPr>
              <w:t xml:space="preserve">Abnahme </w:t>
            </w:r>
          </w:p>
        </w:tc>
        <w:tc>
          <w:tcPr>
            <w:tcW w:w="1532" w:type="dxa"/>
            <w:tcBorders>
              <w:top w:val="nil"/>
              <w:left w:val="nil"/>
              <w:bottom w:val="nil"/>
              <w:right w:val="nil"/>
            </w:tcBorders>
            <w:shd w:val="clear" w:color="auto" w:fill="D9D9D9"/>
          </w:tcPr>
          <w:p w14:paraId="6C949FE6" w14:textId="77777777" w:rsidR="00CD1F9F" w:rsidRPr="00271E4F" w:rsidRDefault="000C6208" w:rsidP="00CD1F9F">
            <w:pPr>
              <w:spacing w:after="0" w:line="259" w:lineRule="auto"/>
              <w:ind w:left="0" w:right="59" w:firstLine="0"/>
              <w:jc w:val="right"/>
              <w:rPr>
                <w:sz w:val="20"/>
                <w:szCs w:val="20"/>
              </w:rPr>
            </w:pPr>
            <w:r w:rsidRPr="00271E4F">
              <w:rPr>
                <w:sz w:val="20"/>
                <w:szCs w:val="20"/>
              </w:rPr>
              <w:t>4</w:t>
            </w:r>
            <w:r w:rsidR="00CD1F9F" w:rsidRPr="00271E4F">
              <w:rPr>
                <w:sz w:val="20"/>
                <w:szCs w:val="20"/>
              </w:rPr>
              <w:t xml:space="preserve"> h </w:t>
            </w:r>
          </w:p>
        </w:tc>
      </w:tr>
      <w:tr w:rsidR="00CD1F9F" w:rsidRPr="00271E4F" w14:paraId="113EB97C" w14:textId="77777777" w:rsidTr="00271E4F">
        <w:trPr>
          <w:trHeight w:val="240"/>
        </w:trPr>
        <w:tc>
          <w:tcPr>
            <w:tcW w:w="2654" w:type="dxa"/>
            <w:tcBorders>
              <w:top w:val="nil"/>
              <w:left w:val="nil"/>
              <w:bottom w:val="nil"/>
              <w:right w:val="nil"/>
            </w:tcBorders>
          </w:tcPr>
          <w:p w14:paraId="21B5DB32" w14:textId="77777777" w:rsidR="00CD1F9F" w:rsidRPr="00271E4F" w:rsidRDefault="00CD1F9F" w:rsidP="00CD1F9F">
            <w:pPr>
              <w:spacing w:after="0" w:line="259" w:lineRule="auto"/>
              <w:ind w:left="108" w:right="0" w:firstLine="0"/>
              <w:jc w:val="left"/>
              <w:rPr>
                <w:sz w:val="20"/>
                <w:szCs w:val="20"/>
              </w:rPr>
            </w:pPr>
            <w:r w:rsidRPr="00271E4F">
              <w:rPr>
                <w:sz w:val="20"/>
                <w:szCs w:val="20"/>
              </w:rPr>
              <w:t xml:space="preserve">Einführung </w:t>
            </w:r>
          </w:p>
        </w:tc>
        <w:tc>
          <w:tcPr>
            <w:tcW w:w="1532" w:type="dxa"/>
            <w:tcBorders>
              <w:top w:val="nil"/>
              <w:left w:val="nil"/>
              <w:bottom w:val="nil"/>
              <w:right w:val="nil"/>
            </w:tcBorders>
          </w:tcPr>
          <w:p w14:paraId="58A6C775" w14:textId="77777777" w:rsidR="00CD1F9F" w:rsidRPr="00271E4F" w:rsidRDefault="000C6208" w:rsidP="00CD1F9F">
            <w:pPr>
              <w:spacing w:after="0" w:line="259" w:lineRule="auto"/>
              <w:ind w:left="0" w:right="59" w:firstLine="0"/>
              <w:jc w:val="right"/>
              <w:rPr>
                <w:sz w:val="20"/>
                <w:szCs w:val="20"/>
              </w:rPr>
            </w:pPr>
            <w:r w:rsidRPr="00271E4F">
              <w:rPr>
                <w:sz w:val="20"/>
                <w:szCs w:val="20"/>
              </w:rPr>
              <w:t>4</w:t>
            </w:r>
            <w:r w:rsidR="00CD1F9F" w:rsidRPr="00271E4F">
              <w:rPr>
                <w:sz w:val="20"/>
                <w:szCs w:val="20"/>
              </w:rPr>
              <w:t xml:space="preserve"> h </w:t>
            </w:r>
          </w:p>
        </w:tc>
      </w:tr>
      <w:tr w:rsidR="00CD1F9F" w:rsidRPr="00271E4F" w14:paraId="39A61F2B" w14:textId="77777777" w:rsidTr="00271E4F">
        <w:trPr>
          <w:trHeight w:val="248"/>
        </w:trPr>
        <w:tc>
          <w:tcPr>
            <w:tcW w:w="2654" w:type="dxa"/>
            <w:tcBorders>
              <w:top w:val="nil"/>
              <w:left w:val="nil"/>
              <w:bottom w:val="single" w:sz="2" w:space="0" w:color="FFFFFF"/>
              <w:right w:val="nil"/>
            </w:tcBorders>
            <w:shd w:val="clear" w:color="auto" w:fill="D9D9D9"/>
          </w:tcPr>
          <w:p w14:paraId="2E5E85B1" w14:textId="77777777" w:rsidR="00CD1F9F" w:rsidRPr="00271E4F" w:rsidRDefault="00CD1F9F" w:rsidP="00CD1F9F">
            <w:pPr>
              <w:spacing w:after="0" w:line="259" w:lineRule="auto"/>
              <w:ind w:left="108" w:right="0" w:firstLine="0"/>
              <w:jc w:val="left"/>
              <w:rPr>
                <w:sz w:val="20"/>
                <w:szCs w:val="20"/>
              </w:rPr>
            </w:pPr>
            <w:r w:rsidRPr="00271E4F">
              <w:rPr>
                <w:sz w:val="20"/>
                <w:szCs w:val="20"/>
              </w:rPr>
              <w:t xml:space="preserve">Dokumentation </w:t>
            </w:r>
          </w:p>
        </w:tc>
        <w:tc>
          <w:tcPr>
            <w:tcW w:w="1532" w:type="dxa"/>
            <w:tcBorders>
              <w:top w:val="nil"/>
              <w:left w:val="nil"/>
              <w:bottom w:val="single" w:sz="2" w:space="0" w:color="FFFFFF"/>
              <w:right w:val="nil"/>
            </w:tcBorders>
            <w:shd w:val="clear" w:color="auto" w:fill="D9D9D9"/>
          </w:tcPr>
          <w:p w14:paraId="7B3BA140" w14:textId="77777777" w:rsidR="00CD1F9F" w:rsidRPr="00271E4F" w:rsidRDefault="000C6208" w:rsidP="00CD1F9F">
            <w:pPr>
              <w:spacing w:after="0" w:line="259" w:lineRule="auto"/>
              <w:ind w:left="0" w:right="59" w:firstLine="0"/>
              <w:jc w:val="right"/>
              <w:rPr>
                <w:sz w:val="20"/>
                <w:szCs w:val="20"/>
              </w:rPr>
            </w:pPr>
            <w:r w:rsidRPr="00271E4F">
              <w:rPr>
                <w:sz w:val="20"/>
                <w:szCs w:val="20"/>
              </w:rPr>
              <w:t xml:space="preserve">19 </w:t>
            </w:r>
            <w:r w:rsidR="00CD1F9F" w:rsidRPr="00271E4F">
              <w:rPr>
                <w:sz w:val="20"/>
                <w:szCs w:val="20"/>
              </w:rPr>
              <w:t xml:space="preserve">h </w:t>
            </w:r>
          </w:p>
        </w:tc>
      </w:tr>
    </w:tbl>
    <w:p w14:paraId="35068578" w14:textId="77777777" w:rsidR="00271E4F" w:rsidRDefault="00CD1F9F" w:rsidP="00271E4F">
      <w:pPr>
        <w:tabs>
          <w:tab w:val="center" w:pos="2992"/>
          <w:tab w:val="center" w:pos="6263"/>
        </w:tabs>
        <w:spacing w:after="8" w:line="259" w:lineRule="auto"/>
        <w:ind w:left="0" w:right="0" w:firstLine="0"/>
        <w:jc w:val="left"/>
        <w:rPr>
          <w:b/>
        </w:rPr>
      </w:pPr>
      <w:r>
        <w:rPr>
          <w:rFonts w:ascii="Calibri" w:eastAsia="Calibri" w:hAnsi="Calibri" w:cs="Calibri"/>
        </w:rPr>
        <w:tab/>
      </w:r>
      <w:r>
        <w:rPr>
          <w:b/>
        </w:rPr>
        <w:t xml:space="preserve">Gesamt </w:t>
      </w:r>
      <w:r>
        <w:rPr>
          <w:b/>
        </w:rPr>
        <w:tab/>
      </w:r>
      <w:r w:rsidR="000C6208">
        <w:rPr>
          <w:b/>
        </w:rPr>
        <w:t>8</w:t>
      </w:r>
      <w:r>
        <w:rPr>
          <w:b/>
        </w:rPr>
        <w:t xml:space="preserve">0 h </w:t>
      </w:r>
      <w:bookmarkStart w:id="71" w:name="_Toc129267809"/>
    </w:p>
    <w:p w14:paraId="563B260F" w14:textId="77777777" w:rsidR="00160AED" w:rsidRDefault="00CD1F9F" w:rsidP="00271E4F">
      <w:pPr>
        <w:tabs>
          <w:tab w:val="center" w:pos="2992"/>
          <w:tab w:val="center" w:pos="6263"/>
        </w:tabs>
        <w:spacing w:after="8" w:line="259" w:lineRule="auto"/>
        <w:ind w:left="0" w:right="0" w:firstLine="0"/>
        <w:jc w:val="center"/>
      </w:pPr>
      <w:r w:rsidRPr="00271E4F">
        <w:rPr>
          <w:rStyle w:val="TabelleH1Zchn"/>
        </w:rPr>
        <w:t>Tabelle 1: Grobe Zeitplanung</w:t>
      </w:r>
      <w:bookmarkEnd w:id="71"/>
    </w:p>
    <w:p w14:paraId="362FE2A5" w14:textId="77777777" w:rsidR="00271E4F" w:rsidRDefault="00271E4F" w:rsidP="00271E4F">
      <w:pPr>
        <w:tabs>
          <w:tab w:val="center" w:pos="2992"/>
          <w:tab w:val="center" w:pos="6263"/>
        </w:tabs>
        <w:spacing w:after="8" w:line="259" w:lineRule="auto"/>
        <w:ind w:left="0" w:right="0" w:firstLine="0"/>
        <w:jc w:val="left"/>
      </w:pPr>
    </w:p>
    <w:p w14:paraId="66169B92" w14:textId="77777777" w:rsidR="00271E4F" w:rsidRDefault="00271E4F" w:rsidP="00271E4F">
      <w:pPr>
        <w:tabs>
          <w:tab w:val="center" w:pos="2992"/>
          <w:tab w:val="center" w:pos="6263"/>
        </w:tabs>
        <w:spacing w:after="8" w:line="259" w:lineRule="auto"/>
        <w:ind w:left="0" w:right="0" w:firstLine="0"/>
        <w:jc w:val="left"/>
      </w:pPr>
    </w:p>
    <w:p w14:paraId="0C5B22C2" w14:textId="77777777" w:rsidR="00160AED" w:rsidRDefault="00160AED" w:rsidP="00160AED">
      <w:pPr>
        <w:tabs>
          <w:tab w:val="left" w:pos="708"/>
        </w:tabs>
        <w:spacing w:after="0" w:line="259" w:lineRule="auto"/>
        <w:ind w:left="0" w:right="0" w:firstLine="0"/>
        <w:jc w:val="left"/>
      </w:pPr>
      <w:r>
        <w:rPr>
          <w:noProof/>
        </w:rPr>
        <mc:AlternateContent>
          <mc:Choice Requires="wps">
            <w:drawing>
              <wp:anchor distT="0" distB="0" distL="114300" distR="114300" simplePos="0" relativeHeight="251663360" behindDoc="0" locked="0" layoutInCell="1" allowOverlap="1" wp14:anchorId="4475AA7D" wp14:editId="711A6303">
                <wp:simplePos x="0" y="0"/>
                <wp:positionH relativeFrom="column">
                  <wp:posOffset>-59766</wp:posOffset>
                </wp:positionH>
                <wp:positionV relativeFrom="paragraph">
                  <wp:posOffset>110490</wp:posOffset>
                </wp:positionV>
                <wp:extent cx="1813941" cy="0"/>
                <wp:effectExtent l="0" t="0" r="34290" b="19050"/>
                <wp:wrapNone/>
                <wp:docPr id="1" name="Gerader Verbinder 1"/>
                <wp:cNvGraphicFramePr/>
                <a:graphic xmlns:a="http://schemas.openxmlformats.org/drawingml/2006/main">
                  <a:graphicData uri="http://schemas.microsoft.com/office/word/2010/wordprocessingShape">
                    <wps:wsp>
                      <wps:cNvCnPr/>
                      <wps:spPr>
                        <a:xfrm>
                          <a:off x="0" y="0"/>
                          <a:ext cx="1813941"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9BBEE0" id="Gerader Verbinde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8.7pt" to="138.1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" strokecolor="black [3213]" strokeweight=".5pt">
                <v:stroke joinstyle="miter"/>
              </v:line>
            </w:pict>
          </mc:Fallback>
        </mc:AlternateContent>
      </w:r>
    </w:p>
    <w:p w14:paraId="1F51237A" w14:textId="77777777" w:rsidR="00D24DF8" w:rsidRPr="00CA7911" w:rsidRDefault="00160AED" w:rsidP="00013718">
      <w:pPr>
        <w:tabs>
          <w:tab w:val="left" w:pos="708"/>
        </w:tabs>
        <w:spacing w:after="0" w:line="259" w:lineRule="auto"/>
        <w:ind w:left="-29" w:right="0" w:firstLine="0"/>
        <w:jc w:val="left"/>
        <w:rPr>
          <w:rFonts w:eastAsiaTheme="minorEastAsia"/>
          <w:sz w:val="20"/>
        </w:rPr>
      </w:pPr>
      <w:r w:rsidRPr="00CA7911">
        <w:rPr>
          <w:rFonts w:eastAsiaTheme="minorEastAsia"/>
          <w:sz w:val="20"/>
        </w:rPr>
        <w:t>¹ An einem Mittwoch ist in der Regel die Berufsschule besuch</w:t>
      </w:r>
      <w:r w:rsidR="00013718" w:rsidRPr="00CA7911">
        <w:rPr>
          <w:rFonts w:eastAsiaTheme="minorEastAsia"/>
          <w:sz w:val="20"/>
        </w:rPr>
        <w:t>t wurden</w:t>
      </w:r>
    </w:p>
    <w:p w14:paraId="06CABF3D" w14:textId="77777777" w:rsidR="008F609B" w:rsidRDefault="008F609B" w:rsidP="00985EFC">
      <w:pPr>
        <w:pStyle w:val="Heading2"/>
        <w:ind w:left="0" w:firstLine="0"/>
        <w:rPr>
          <w:color w:val="1F4E79"/>
        </w:rPr>
      </w:pPr>
      <w:bookmarkStart w:id="72" w:name="_Toc129267879"/>
    </w:p>
    <w:p w14:paraId="2B173851" w14:textId="77777777" w:rsidR="0090432E" w:rsidRDefault="004A30B3" w:rsidP="00985EFC">
      <w:pPr>
        <w:pStyle w:val="Heading2"/>
        <w:ind w:left="0" w:firstLine="0"/>
        <w:rPr>
          <w:rStyle w:val="Heading2Char"/>
          <w:b/>
        </w:rPr>
      </w:pPr>
      <w:r>
        <w:rPr>
          <w:color w:val="1F4E79"/>
        </w:rPr>
        <w:t xml:space="preserve">2.2 </w:t>
      </w:r>
      <w:r>
        <w:rPr>
          <w:color w:val="1F4E79"/>
        </w:rPr>
        <w:tab/>
      </w:r>
      <w:r w:rsidRPr="00985EFC">
        <w:rPr>
          <w:rStyle w:val="Heading2Char"/>
          <w:b/>
        </w:rPr>
        <w:t>Abweichungen vom Projektantrag</w:t>
      </w:r>
      <w:bookmarkEnd w:id="72"/>
      <w:r w:rsidRPr="00985EFC">
        <w:rPr>
          <w:rStyle w:val="Heading2Char"/>
          <w:b/>
        </w:rPr>
        <w:t xml:space="preserve"> </w:t>
      </w:r>
    </w:p>
    <w:p w14:paraId="34D834E6" w14:textId="77777777" w:rsidR="00D629E4" w:rsidRDefault="00D629E4" w:rsidP="00D629E4">
      <w:pPr>
        <w:ind w:left="0" w:firstLine="0"/>
      </w:pPr>
    </w:p>
    <w:p w14:paraId="65721B3E" w14:textId="77777777" w:rsidR="00D629E4" w:rsidRPr="00D629E4" w:rsidRDefault="00D629E4" w:rsidP="00D629E4">
      <w:pPr>
        <w:ind w:left="0" w:firstLine="0"/>
        <w:rPr>
          <w:i/>
        </w:rPr>
      </w:pPr>
      <w:r w:rsidRPr="00D629E4">
        <w:rPr>
          <w:i/>
        </w:rPr>
        <w:t>Noch keine</w:t>
      </w:r>
    </w:p>
    <w:p w14:paraId="658C027F" w14:textId="77777777" w:rsidR="00D629E4" w:rsidRPr="00D629E4" w:rsidRDefault="00D629E4" w:rsidP="00D629E4"/>
    <w:p w14:paraId="4748AE55" w14:textId="77777777" w:rsidR="0090432E" w:rsidRDefault="004A30B3">
      <w:pPr>
        <w:numPr>
          <w:ilvl w:val="0"/>
          <w:numId w:val="2"/>
        </w:numPr>
        <w:spacing w:after="270"/>
        <w:ind w:right="0" w:hanging="360"/>
      </w:pPr>
      <w:r>
        <w:t xml:space="preserve">Sollte es Abweichungen zum Projektantrag geben (z.B. Zeitplanung, Inhalt des Projekts, neue Anforderungen), müssen diese explizit aufgeführt und begründet werden. </w:t>
      </w:r>
    </w:p>
    <w:p w14:paraId="4A54D7CF" w14:textId="77777777" w:rsidR="0090432E" w:rsidRDefault="004A30B3" w:rsidP="00C801B2">
      <w:pPr>
        <w:pStyle w:val="Heading2"/>
        <w:spacing w:line="276" w:lineRule="auto"/>
        <w:ind w:left="0" w:firstLine="0"/>
        <w:rPr>
          <w:b w:val="0"/>
          <w:color w:val="1F4E79"/>
        </w:rPr>
      </w:pPr>
      <w:bookmarkStart w:id="73" w:name="_Toc129267880"/>
      <w:r>
        <w:rPr>
          <w:color w:val="1F4E79"/>
        </w:rPr>
        <w:t xml:space="preserve">2.3 </w:t>
      </w:r>
      <w:r>
        <w:rPr>
          <w:color w:val="1F4E79"/>
        </w:rPr>
        <w:tab/>
      </w:r>
      <w:r w:rsidRPr="00985EFC">
        <w:rPr>
          <w:rStyle w:val="Heading2Char"/>
          <w:b/>
        </w:rPr>
        <w:t>Ressourcenplanung</w:t>
      </w:r>
      <w:bookmarkEnd w:id="73"/>
      <w:r w:rsidRPr="00985EFC">
        <w:rPr>
          <w:b w:val="0"/>
          <w:color w:val="1F4E79"/>
        </w:rPr>
        <w:t xml:space="preserve"> </w:t>
      </w:r>
    </w:p>
    <w:p w14:paraId="33E7ED60" w14:textId="77777777" w:rsidR="00473573" w:rsidRDefault="00473573" w:rsidP="00C801B2">
      <w:pPr>
        <w:spacing w:line="276" w:lineRule="auto"/>
      </w:pPr>
    </w:p>
    <w:p w14:paraId="638A5929" w14:textId="5464D999" w:rsidR="00473573" w:rsidRPr="00473573" w:rsidRDefault="00473573" w:rsidP="00C801B2">
      <w:pPr>
        <w:spacing w:line="276" w:lineRule="auto"/>
        <w:ind w:left="0" w:right="60" w:firstLine="0"/>
        <w:rPr>
          <w:sz w:val="24"/>
        </w:rPr>
      </w:pPr>
      <w:commentRangeStart w:id="74"/>
      <w:r w:rsidRPr="00473573">
        <w:rPr>
          <w:sz w:val="24"/>
        </w:rPr>
        <w:t>Die für dieses Projekt verwendeten Ressourcen sind im Anhang A.3: Verwendete Ressourcen</w:t>
      </w:r>
      <w:r>
        <w:rPr>
          <w:sz w:val="24"/>
        </w:rPr>
        <w:t xml:space="preserve"> </w:t>
      </w:r>
      <w:r w:rsidRPr="00473573">
        <w:rPr>
          <w:sz w:val="24"/>
        </w:rPr>
        <w:t xml:space="preserve">zu finden. Die Hardware </w:t>
      </w:r>
      <w:r>
        <w:rPr>
          <w:sz w:val="24"/>
        </w:rPr>
        <w:t>wurde</w:t>
      </w:r>
      <w:r w:rsidRPr="00473573">
        <w:rPr>
          <w:sz w:val="24"/>
        </w:rPr>
        <w:t xml:space="preserve"> bereits </w:t>
      </w:r>
      <w:r>
        <w:rPr>
          <w:sz w:val="24"/>
        </w:rPr>
        <w:t xml:space="preserve">von CGI </w:t>
      </w:r>
      <w:del w:id="75" w:author="Schuberth, Paul Nikolaus" w:date="2023-04-07T20:52:00Z">
        <w:r w:rsidDel="009F64F2">
          <w:rPr>
            <w:sz w:val="24"/>
          </w:rPr>
          <w:delText xml:space="preserve">bereitgestellt </w:delText>
        </w:r>
        <w:r w:rsidRPr="00473573" w:rsidDel="009F64F2">
          <w:rPr>
            <w:sz w:val="24"/>
          </w:rPr>
          <w:delText xml:space="preserve"> und</w:delText>
        </w:r>
      </w:del>
      <w:ins w:id="76" w:author="Schuberth, Paul Nikolaus" w:date="2023-04-07T20:52:00Z">
        <w:r w:rsidR="009F64F2">
          <w:rPr>
            <w:sz w:val="24"/>
          </w:rPr>
          <w:t xml:space="preserve">bereitgestellt </w:t>
        </w:r>
        <w:r w:rsidR="009F64F2" w:rsidRPr="00473573">
          <w:rPr>
            <w:sz w:val="24"/>
          </w:rPr>
          <w:t>und</w:t>
        </w:r>
      </w:ins>
      <w:r w:rsidRPr="00473573">
        <w:rPr>
          <w:sz w:val="24"/>
        </w:rPr>
        <w:t xml:space="preserve"> bei der Software wurden bereits Lizenzen</w:t>
      </w:r>
      <w:r>
        <w:rPr>
          <w:sz w:val="24"/>
        </w:rPr>
        <w:t xml:space="preserve"> </w:t>
      </w:r>
      <w:r w:rsidRPr="00473573">
        <w:rPr>
          <w:sz w:val="24"/>
        </w:rPr>
        <w:t xml:space="preserve">verwendet. </w:t>
      </w:r>
      <w:r w:rsidR="00160AED">
        <w:rPr>
          <w:sz w:val="24"/>
        </w:rPr>
        <w:t>Als Räumlichkeiten wurde das Büro in Braunschweig genutzt und gelegentlich auch das Homeoffice des Autors.</w:t>
      </w:r>
      <w:r w:rsidR="00013718">
        <w:rPr>
          <w:sz w:val="24"/>
        </w:rPr>
        <w:t xml:space="preserve"> Eine Ausführlichere Auflistung der verwendeten Ressourcen sind in </w:t>
      </w:r>
      <w:hyperlink w:anchor="Anhang_2_Verwendete_Ressourcen" w:history="1">
        <w:r w:rsidR="00013718" w:rsidRPr="00013718">
          <w:rPr>
            <w:rStyle w:val="Hyperlink"/>
            <w:sz w:val="24"/>
          </w:rPr>
          <w:t>A2 Ve</w:t>
        </w:r>
        <w:r w:rsidR="00013718" w:rsidRPr="00013718">
          <w:rPr>
            <w:rStyle w:val="Hyperlink"/>
            <w:sz w:val="24"/>
          </w:rPr>
          <w:t>r</w:t>
        </w:r>
        <w:r w:rsidR="00013718" w:rsidRPr="00013718">
          <w:rPr>
            <w:rStyle w:val="Hyperlink"/>
            <w:sz w:val="24"/>
          </w:rPr>
          <w:t>wendete Ressourcen</w:t>
        </w:r>
      </w:hyperlink>
      <w:r w:rsidR="00013718">
        <w:rPr>
          <w:sz w:val="24"/>
        </w:rPr>
        <w:t xml:space="preserve"> aufgelistet.</w:t>
      </w:r>
      <w:commentRangeEnd w:id="74"/>
      <w:r w:rsidR="009F64F2">
        <w:rPr>
          <w:rStyle w:val="CommentReference"/>
        </w:rPr>
        <w:commentReference w:id="74"/>
      </w:r>
    </w:p>
    <w:p w14:paraId="4D8B5934" w14:textId="77777777" w:rsidR="00473573" w:rsidRPr="00473573" w:rsidRDefault="00473573" w:rsidP="00473573">
      <w:pPr>
        <w:spacing w:line="276" w:lineRule="auto"/>
        <w:ind w:right="60"/>
        <w:rPr>
          <w:sz w:val="24"/>
        </w:rPr>
      </w:pPr>
    </w:p>
    <w:p w14:paraId="75E9FB86" w14:textId="77777777" w:rsidR="00C801B2" w:rsidRDefault="004A30B3" w:rsidP="00C801B2">
      <w:pPr>
        <w:tabs>
          <w:tab w:val="center" w:pos="2036"/>
        </w:tabs>
        <w:spacing w:after="85" w:line="276" w:lineRule="auto"/>
        <w:ind w:left="-15" w:right="0" w:firstLine="0"/>
        <w:jc w:val="left"/>
        <w:rPr>
          <w:b/>
          <w:color w:val="1F4E79"/>
          <w:sz w:val="26"/>
        </w:rPr>
      </w:pPr>
      <w:r>
        <w:rPr>
          <w:b/>
          <w:color w:val="1F4E79"/>
          <w:sz w:val="26"/>
        </w:rPr>
        <w:t xml:space="preserve">2.4 </w:t>
      </w:r>
      <w:r>
        <w:rPr>
          <w:b/>
          <w:color w:val="1F4E79"/>
          <w:sz w:val="26"/>
        </w:rPr>
        <w:tab/>
      </w:r>
      <w:r w:rsidRPr="00D24DF8">
        <w:rPr>
          <w:rStyle w:val="Heading2Char"/>
        </w:rPr>
        <w:t>Entwicklungsprozess</w:t>
      </w:r>
      <w:r>
        <w:rPr>
          <w:b/>
          <w:color w:val="1F4E79"/>
          <w:sz w:val="26"/>
        </w:rPr>
        <w:t xml:space="preserve"> </w:t>
      </w:r>
    </w:p>
    <w:p w14:paraId="2C634981" w14:textId="77777777" w:rsidR="00C801B2" w:rsidRPr="00C801B2" w:rsidRDefault="00C801B2" w:rsidP="00C801B2">
      <w:pPr>
        <w:tabs>
          <w:tab w:val="center" w:pos="2036"/>
        </w:tabs>
        <w:spacing w:after="85" w:line="276" w:lineRule="auto"/>
        <w:ind w:left="-15" w:right="0" w:firstLine="0"/>
        <w:jc w:val="left"/>
        <w:rPr>
          <w:b/>
          <w:color w:val="1F4E79"/>
          <w:sz w:val="26"/>
        </w:rPr>
      </w:pPr>
    </w:p>
    <w:p w14:paraId="78079D39" w14:textId="17F449D1" w:rsidR="00C801B2" w:rsidRPr="00C801B2" w:rsidRDefault="00C801B2" w:rsidP="00C801B2">
      <w:pPr>
        <w:tabs>
          <w:tab w:val="center" w:pos="2036"/>
        </w:tabs>
        <w:spacing w:after="85" w:line="276" w:lineRule="auto"/>
        <w:ind w:left="-15" w:right="0" w:firstLine="0"/>
        <w:jc w:val="left"/>
        <w:rPr>
          <w:sz w:val="24"/>
        </w:rPr>
      </w:pPr>
      <w:r w:rsidRPr="00C801B2">
        <w:rPr>
          <w:sz w:val="24"/>
        </w:rPr>
        <w:t xml:space="preserve">Bei der Entwicklung des Projektes wird auf das Wasserfall Prinzip zurückgegriffen. Der Autor hat sich dafür entschieden da es in dem Umfang des Projektes nicht nötig ist </w:t>
      </w:r>
      <w:ins w:id="77" w:author="Schuberth, Paul Nikolaus" w:date="2023-04-07T21:02:00Z">
        <w:r w:rsidR="009F64F2">
          <w:rPr>
            <w:sz w:val="24"/>
          </w:rPr>
          <w:t>a</w:t>
        </w:r>
      </w:ins>
      <w:del w:id="78" w:author="Schuberth, Paul Nikolaus" w:date="2023-04-07T21:02:00Z">
        <w:r w:rsidRPr="00C801B2" w:rsidDel="009F64F2">
          <w:rPr>
            <w:sz w:val="24"/>
          </w:rPr>
          <w:delText>A</w:delText>
        </w:r>
      </w:del>
      <w:r w:rsidRPr="00C801B2">
        <w:rPr>
          <w:sz w:val="24"/>
        </w:rPr>
        <w:t xml:space="preserve">gil vorzugehen, da dies die Komplexität für einen Entwickler unnötig vergrößern würde. </w:t>
      </w:r>
      <w:commentRangeStart w:id="79"/>
      <w:r w:rsidRPr="00C801B2">
        <w:rPr>
          <w:sz w:val="24"/>
        </w:rPr>
        <w:t xml:space="preserve">Das Wasserfall Prinzip hingegen erlaubt es </w:t>
      </w:r>
      <w:ins w:id="80" w:author="Schuberth, Paul Nikolaus" w:date="2023-04-07T21:02:00Z">
        <w:r w:rsidR="009F64F2">
          <w:rPr>
            <w:sz w:val="24"/>
          </w:rPr>
          <w:t>s</w:t>
        </w:r>
      </w:ins>
      <w:del w:id="81" w:author="Schuberth, Paul Nikolaus" w:date="2023-04-07T21:02:00Z">
        <w:r w:rsidRPr="00C801B2" w:rsidDel="009F64F2">
          <w:rPr>
            <w:sz w:val="24"/>
          </w:rPr>
          <w:delText>S</w:delText>
        </w:r>
      </w:del>
      <w:r w:rsidRPr="00C801B2">
        <w:rPr>
          <w:sz w:val="24"/>
        </w:rPr>
        <w:t>imple und schnelle Schritte in der Entwicklung der Software zu gehen.</w:t>
      </w:r>
      <w:commentRangeEnd w:id="79"/>
      <w:r w:rsidR="009F64F2">
        <w:rPr>
          <w:rStyle w:val="CommentReference"/>
        </w:rPr>
        <w:commentReference w:id="79"/>
      </w:r>
    </w:p>
    <w:p w14:paraId="572778DC" w14:textId="10A7B77A" w:rsidR="00C801B2" w:rsidRDefault="00C801B2" w:rsidP="00C801B2">
      <w:pPr>
        <w:tabs>
          <w:tab w:val="center" w:pos="2036"/>
        </w:tabs>
        <w:spacing w:after="85" w:line="276" w:lineRule="auto"/>
        <w:ind w:left="-15" w:right="0" w:firstLine="0"/>
        <w:jc w:val="left"/>
        <w:rPr>
          <w:sz w:val="24"/>
        </w:rPr>
      </w:pPr>
      <w:r w:rsidRPr="00C801B2">
        <w:rPr>
          <w:sz w:val="24"/>
        </w:rPr>
        <w:t>Das</w:t>
      </w:r>
      <w:r>
        <w:rPr>
          <w:sz w:val="24"/>
        </w:rPr>
        <w:t xml:space="preserve"> Projekt wird </w:t>
      </w:r>
      <w:commentRangeStart w:id="82"/>
      <w:r>
        <w:rPr>
          <w:sz w:val="24"/>
        </w:rPr>
        <w:t xml:space="preserve">am Ende </w:t>
      </w:r>
      <w:commentRangeEnd w:id="82"/>
      <w:r w:rsidR="009F64F2">
        <w:rPr>
          <w:rStyle w:val="CommentReference"/>
        </w:rPr>
        <w:commentReference w:id="82"/>
      </w:r>
      <w:r>
        <w:rPr>
          <w:sz w:val="24"/>
        </w:rPr>
        <w:t xml:space="preserve">mit Unit Tests </w:t>
      </w:r>
      <w:del w:id="83" w:author="Schuberth, Paul Nikolaus" w:date="2023-04-07T20:52:00Z">
        <w:r w:rsidDel="009F64F2">
          <w:rPr>
            <w:sz w:val="24"/>
          </w:rPr>
          <w:delText>abgedeckt</w:delText>
        </w:r>
      </w:del>
      <w:ins w:id="84" w:author="Schuberth, Paul Nikolaus" w:date="2023-04-07T20:52:00Z">
        <w:r w:rsidR="009F64F2">
          <w:rPr>
            <w:sz w:val="24"/>
          </w:rPr>
          <w:t>abgedeckt,</w:t>
        </w:r>
      </w:ins>
      <w:r>
        <w:rPr>
          <w:sz w:val="24"/>
        </w:rPr>
        <w:t xml:space="preserve"> um eine sichere und zuverlässige Funktionalität zu gewährleisten. </w:t>
      </w:r>
    </w:p>
    <w:p w14:paraId="20547228" w14:textId="77777777" w:rsidR="008F609B" w:rsidRDefault="008F609B" w:rsidP="00C801B2">
      <w:pPr>
        <w:tabs>
          <w:tab w:val="center" w:pos="2036"/>
        </w:tabs>
        <w:spacing w:after="85" w:line="276" w:lineRule="auto"/>
        <w:ind w:left="-15" w:right="0" w:firstLine="0"/>
        <w:jc w:val="left"/>
        <w:rPr>
          <w:sz w:val="24"/>
        </w:rPr>
      </w:pPr>
    </w:p>
    <w:p w14:paraId="62AC2107" w14:textId="77777777" w:rsidR="008F609B" w:rsidRDefault="008F609B" w:rsidP="00C801B2">
      <w:pPr>
        <w:tabs>
          <w:tab w:val="center" w:pos="2036"/>
        </w:tabs>
        <w:spacing w:after="85" w:line="276" w:lineRule="auto"/>
        <w:ind w:left="-15" w:right="0" w:firstLine="0"/>
        <w:jc w:val="left"/>
        <w:rPr>
          <w:sz w:val="24"/>
        </w:rPr>
      </w:pPr>
    </w:p>
    <w:p w14:paraId="007BE1BD" w14:textId="77777777" w:rsidR="008F609B" w:rsidRDefault="008F609B" w:rsidP="00C801B2">
      <w:pPr>
        <w:tabs>
          <w:tab w:val="center" w:pos="2036"/>
        </w:tabs>
        <w:spacing w:after="85" w:line="276" w:lineRule="auto"/>
        <w:ind w:left="-15" w:right="0" w:firstLine="0"/>
        <w:jc w:val="left"/>
        <w:rPr>
          <w:sz w:val="24"/>
        </w:rPr>
      </w:pPr>
    </w:p>
    <w:p w14:paraId="2B8FBB1F" w14:textId="77777777" w:rsidR="008F609B" w:rsidRDefault="008F609B" w:rsidP="00C801B2">
      <w:pPr>
        <w:tabs>
          <w:tab w:val="center" w:pos="2036"/>
        </w:tabs>
        <w:spacing w:after="85" w:line="276" w:lineRule="auto"/>
        <w:ind w:left="-15" w:right="0" w:firstLine="0"/>
        <w:jc w:val="left"/>
        <w:rPr>
          <w:sz w:val="24"/>
        </w:rPr>
      </w:pPr>
    </w:p>
    <w:p w14:paraId="440A553A" w14:textId="77777777" w:rsidR="008F609B" w:rsidRDefault="008F609B" w:rsidP="00C801B2">
      <w:pPr>
        <w:tabs>
          <w:tab w:val="center" w:pos="2036"/>
        </w:tabs>
        <w:spacing w:after="85" w:line="276" w:lineRule="auto"/>
        <w:ind w:left="-15" w:right="0" w:firstLine="0"/>
        <w:jc w:val="left"/>
        <w:rPr>
          <w:sz w:val="24"/>
        </w:rPr>
      </w:pPr>
    </w:p>
    <w:p w14:paraId="5B74638E" w14:textId="77777777" w:rsidR="008F609B" w:rsidRDefault="008F609B" w:rsidP="00C801B2">
      <w:pPr>
        <w:tabs>
          <w:tab w:val="center" w:pos="2036"/>
        </w:tabs>
        <w:spacing w:after="85" w:line="276" w:lineRule="auto"/>
        <w:ind w:left="-15" w:right="0" w:firstLine="0"/>
        <w:jc w:val="left"/>
        <w:rPr>
          <w:sz w:val="24"/>
        </w:rPr>
      </w:pPr>
    </w:p>
    <w:p w14:paraId="1B1C19B4" w14:textId="77777777" w:rsidR="008F609B" w:rsidRDefault="008F609B" w:rsidP="00C801B2">
      <w:pPr>
        <w:tabs>
          <w:tab w:val="center" w:pos="2036"/>
        </w:tabs>
        <w:spacing w:after="85" w:line="276" w:lineRule="auto"/>
        <w:ind w:left="-15" w:right="0" w:firstLine="0"/>
        <w:jc w:val="left"/>
        <w:rPr>
          <w:sz w:val="24"/>
        </w:rPr>
      </w:pPr>
    </w:p>
    <w:p w14:paraId="2012BD13" w14:textId="77777777" w:rsidR="008F609B" w:rsidRDefault="008F609B" w:rsidP="00C801B2">
      <w:pPr>
        <w:tabs>
          <w:tab w:val="center" w:pos="2036"/>
        </w:tabs>
        <w:spacing w:after="85" w:line="276" w:lineRule="auto"/>
        <w:ind w:left="-15" w:right="0" w:firstLine="0"/>
        <w:jc w:val="left"/>
        <w:rPr>
          <w:sz w:val="24"/>
        </w:rPr>
      </w:pPr>
    </w:p>
    <w:p w14:paraId="09EC3B9A" w14:textId="77777777" w:rsidR="008F609B" w:rsidRDefault="008F609B" w:rsidP="00C801B2">
      <w:pPr>
        <w:tabs>
          <w:tab w:val="center" w:pos="2036"/>
        </w:tabs>
        <w:spacing w:after="85" w:line="276" w:lineRule="auto"/>
        <w:ind w:left="-15" w:right="0" w:firstLine="0"/>
        <w:jc w:val="left"/>
        <w:rPr>
          <w:sz w:val="24"/>
        </w:rPr>
      </w:pPr>
    </w:p>
    <w:p w14:paraId="46B7312D" w14:textId="77777777" w:rsidR="008F609B" w:rsidRDefault="008F609B" w:rsidP="00C801B2">
      <w:pPr>
        <w:tabs>
          <w:tab w:val="center" w:pos="2036"/>
        </w:tabs>
        <w:spacing w:after="85" w:line="276" w:lineRule="auto"/>
        <w:ind w:left="-15" w:right="0" w:firstLine="0"/>
        <w:jc w:val="left"/>
        <w:rPr>
          <w:sz w:val="24"/>
        </w:rPr>
      </w:pPr>
    </w:p>
    <w:p w14:paraId="7CE667F5" w14:textId="77777777" w:rsidR="008F609B" w:rsidRPr="00C801B2" w:rsidRDefault="008F609B" w:rsidP="00C801B2">
      <w:pPr>
        <w:tabs>
          <w:tab w:val="center" w:pos="2036"/>
        </w:tabs>
        <w:spacing w:after="85" w:line="276" w:lineRule="auto"/>
        <w:ind w:left="-15" w:right="0" w:firstLine="0"/>
        <w:jc w:val="left"/>
        <w:rPr>
          <w:sz w:val="24"/>
        </w:rPr>
      </w:pPr>
    </w:p>
    <w:p w14:paraId="2E2F0F53" w14:textId="77777777" w:rsidR="004D0400" w:rsidRDefault="004D0400" w:rsidP="00C801B2">
      <w:pPr>
        <w:ind w:left="720" w:right="0" w:firstLine="0"/>
      </w:pPr>
    </w:p>
    <w:p w14:paraId="5E6BBD97" w14:textId="77777777" w:rsidR="008F609B" w:rsidRDefault="008F609B" w:rsidP="00C801B2">
      <w:pPr>
        <w:ind w:left="720" w:right="0" w:firstLine="0"/>
      </w:pPr>
    </w:p>
    <w:p w14:paraId="66552CE9" w14:textId="77777777" w:rsidR="008F609B" w:rsidRDefault="008F609B" w:rsidP="00C801B2">
      <w:pPr>
        <w:ind w:left="720" w:right="0" w:firstLine="0"/>
      </w:pPr>
    </w:p>
    <w:tbl>
      <w:tblPr>
        <w:tblStyle w:val="TableGrid"/>
        <w:tblW w:w="8534" w:type="dxa"/>
        <w:tblInd w:w="-29" w:type="dxa"/>
        <w:tblCellMar>
          <w:top w:w="4" w:type="dxa"/>
          <w:right w:w="115" w:type="dxa"/>
        </w:tblCellMar>
        <w:tblLook w:val="04A0" w:firstRow="1" w:lastRow="0" w:firstColumn="1" w:lastColumn="0" w:noHBand="0" w:noVBand="1"/>
      </w:tblPr>
      <w:tblGrid>
        <w:gridCol w:w="8534"/>
      </w:tblGrid>
      <w:tr w:rsidR="004A1FC4" w14:paraId="21AADE2F" w14:textId="77777777" w:rsidTr="004A1FC4">
        <w:trPr>
          <w:trHeight w:val="346"/>
        </w:trPr>
        <w:tc>
          <w:tcPr>
            <w:tcW w:w="8534" w:type="dxa"/>
            <w:tcBorders>
              <w:top w:val="nil"/>
              <w:left w:val="nil"/>
              <w:bottom w:val="nil"/>
              <w:right w:val="nil"/>
            </w:tcBorders>
            <w:shd w:val="clear" w:color="auto" w:fill="1F4E79"/>
          </w:tcPr>
          <w:p w14:paraId="6CA8C56D" w14:textId="77777777" w:rsidR="004A1FC4" w:rsidRDefault="004A1FC4" w:rsidP="008F609B">
            <w:pPr>
              <w:pStyle w:val="Heading1"/>
              <w:ind w:left="0" w:firstLine="0"/>
              <w:jc w:val="left"/>
            </w:pPr>
            <w:bookmarkStart w:id="85" w:name="_Toc129263586"/>
            <w:bookmarkStart w:id="86" w:name="_Toc129267881"/>
            <w:r w:rsidRPr="004A1FC4">
              <w:rPr>
                <w:color w:val="FFFFFF" w:themeColor="background1"/>
                <w:sz w:val="30"/>
                <w:szCs w:val="30"/>
              </w:rPr>
              <w:t xml:space="preserve">3 </w:t>
            </w:r>
            <w:r>
              <w:rPr>
                <w:color w:val="FFFFFF" w:themeColor="background1"/>
                <w:sz w:val="30"/>
                <w:szCs w:val="30"/>
              </w:rPr>
              <w:t xml:space="preserve">       </w:t>
            </w:r>
            <w:r w:rsidRPr="004A1FC4">
              <w:rPr>
                <w:color w:val="FFFFFF" w:themeColor="background1"/>
                <w:sz w:val="30"/>
                <w:szCs w:val="30"/>
              </w:rPr>
              <w:t>Analysephase</w:t>
            </w:r>
            <w:bookmarkEnd w:id="85"/>
            <w:bookmarkEnd w:id="86"/>
          </w:p>
        </w:tc>
      </w:tr>
    </w:tbl>
    <w:p w14:paraId="331A8705" w14:textId="77777777" w:rsidR="0090432E" w:rsidRDefault="004A30B3" w:rsidP="007A261A">
      <w:pPr>
        <w:pStyle w:val="Heading2"/>
        <w:ind w:left="0" w:firstLine="0"/>
        <w:rPr>
          <w:color w:val="1F4E79"/>
        </w:rPr>
      </w:pPr>
      <w:bookmarkStart w:id="87" w:name="_3.1__Ist-Analyse"/>
      <w:bookmarkStart w:id="88" w:name="_Toc129267882"/>
      <w:bookmarkEnd w:id="87"/>
      <w:r w:rsidRPr="007A261A">
        <w:rPr>
          <w:color w:val="1F4E79"/>
        </w:rPr>
        <w:t xml:space="preserve">3.1 </w:t>
      </w:r>
      <w:r w:rsidRPr="007A261A">
        <w:rPr>
          <w:color w:val="1F4E79"/>
        </w:rPr>
        <w:tab/>
      </w:r>
      <w:r w:rsidRPr="007A261A">
        <w:rPr>
          <w:rStyle w:val="Heading2Char"/>
          <w:b/>
        </w:rPr>
        <w:t>Ist-Analyse</w:t>
      </w:r>
      <w:bookmarkEnd w:id="88"/>
      <w:r w:rsidRPr="007A261A">
        <w:rPr>
          <w:color w:val="1F4E79"/>
        </w:rPr>
        <w:t xml:space="preserve"> </w:t>
      </w:r>
    </w:p>
    <w:p w14:paraId="1BBA8B68" w14:textId="77777777" w:rsidR="00C801B2" w:rsidRDefault="00C801B2" w:rsidP="00C801B2">
      <w:pPr>
        <w:ind w:left="0" w:right="60" w:firstLine="0"/>
      </w:pPr>
    </w:p>
    <w:p w14:paraId="5E82DE49" w14:textId="0138F4D6" w:rsidR="00C9769E" w:rsidRDefault="00C9769E" w:rsidP="00C9769E">
      <w:pPr>
        <w:spacing w:line="276" w:lineRule="auto"/>
        <w:ind w:left="0" w:right="60" w:firstLine="0"/>
        <w:rPr>
          <w:sz w:val="24"/>
        </w:rPr>
      </w:pPr>
      <w:commentRangeStart w:id="89"/>
      <w:r>
        <w:rPr>
          <w:sz w:val="24"/>
        </w:rPr>
        <w:t>Aktuell wird bei der CGI noch kein einheitliches Tooling für das Durchsetzen von Programmier</w:t>
      </w:r>
      <w:del w:id="90" w:author="Schuberth, Paul Nikolaus" w:date="2023-04-07T21:09:00Z">
        <w:r w:rsidDel="00CC55B6">
          <w:rPr>
            <w:sz w:val="24"/>
          </w:rPr>
          <w:delText>e</w:delText>
        </w:r>
      </w:del>
      <w:ins w:id="91" w:author="Schuberth, Paul Nikolaus" w:date="2023-04-07T21:09:00Z">
        <w:r w:rsidR="00CC55B6">
          <w:rPr>
            <w:sz w:val="24"/>
          </w:rPr>
          <w:t>-</w:t>
        </w:r>
      </w:ins>
      <w:del w:id="92" w:author="Schuberth, Paul Nikolaus" w:date="2023-04-07T21:09:00Z">
        <w:r w:rsidDel="00CC55B6">
          <w:rPr>
            <w:sz w:val="24"/>
          </w:rPr>
          <w:delText xml:space="preserve"> </w:delText>
        </w:r>
      </w:del>
      <w:r>
        <w:rPr>
          <w:sz w:val="24"/>
        </w:rPr>
        <w:t xml:space="preserve">Konventionen eingesetzt. </w:t>
      </w:r>
      <w:commentRangeEnd w:id="89"/>
      <w:r w:rsidR="00CC55B6">
        <w:rPr>
          <w:rStyle w:val="CommentReference"/>
        </w:rPr>
        <w:commentReference w:id="89"/>
      </w:r>
    </w:p>
    <w:p w14:paraId="5D9677A0" w14:textId="77777777" w:rsidR="00BF61F6" w:rsidRPr="00BF61F6" w:rsidRDefault="00BF61F6" w:rsidP="00BF61F6">
      <w:pPr>
        <w:autoSpaceDE w:val="0"/>
        <w:autoSpaceDN w:val="0"/>
        <w:adjustRightInd w:val="0"/>
        <w:spacing w:after="0" w:line="276" w:lineRule="auto"/>
        <w:ind w:left="0" w:right="0" w:firstLine="0"/>
        <w:jc w:val="left"/>
        <w:rPr>
          <w:rFonts w:ascii="NimbusSanL-Regu" w:eastAsiaTheme="minorEastAsia" w:hAnsi="NimbusSanL-Regu" w:cs="NimbusSanL-Regu"/>
          <w:color w:val="auto"/>
          <w:sz w:val="23"/>
          <w:szCs w:val="23"/>
        </w:rPr>
      </w:pPr>
      <w:r w:rsidRPr="00CA7911">
        <w:rPr>
          <w:sz w:val="24"/>
          <w:szCs w:val="24"/>
        </w:rPr>
        <w:t xml:space="preserve">Es soll ein </w:t>
      </w:r>
      <w:r w:rsidRPr="00CA7911">
        <w:rPr>
          <w:rFonts w:eastAsiaTheme="minorEastAsia"/>
          <w:color w:val="auto"/>
          <w:sz w:val="24"/>
          <w:szCs w:val="24"/>
        </w:rPr>
        <w:t>Kotlin Compiler Plugin entwickelt werden, welches die Einhaltung von erstellten Regeln sicherstellt</w:t>
      </w:r>
      <w:r>
        <w:rPr>
          <w:rFonts w:eastAsiaTheme="minorEastAsia"/>
          <w:color w:val="auto"/>
          <w:sz w:val="24"/>
          <w:szCs w:val="24"/>
        </w:rPr>
        <w:t>,</w:t>
      </w:r>
      <w:r w:rsidRPr="00CA7911">
        <w:rPr>
          <w:sz w:val="24"/>
        </w:rPr>
        <w:t xml:space="preserve"> </w:t>
      </w:r>
      <w:r>
        <w:rPr>
          <w:sz w:val="24"/>
        </w:rPr>
        <w:t>so können aktuelle Projekte langfristig verbessert werden.</w:t>
      </w:r>
    </w:p>
    <w:p w14:paraId="70781E8C" w14:textId="77777777" w:rsidR="00CA7911" w:rsidRDefault="00CA7911" w:rsidP="00CA7911">
      <w:pPr>
        <w:spacing w:line="276" w:lineRule="auto"/>
        <w:ind w:left="0" w:right="60" w:firstLine="0"/>
        <w:rPr>
          <w:sz w:val="24"/>
        </w:rPr>
      </w:pPr>
      <w:r>
        <w:rPr>
          <w:sz w:val="24"/>
        </w:rPr>
        <w:t>I</w:t>
      </w:r>
      <w:r w:rsidRPr="00CA7911">
        <w:rPr>
          <w:sz w:val="24"/>
        </w:rPr>
        <w:t>n</w:t>
      </w:r>
      <w:r>
        <w:rPr>
          <w:sz w:val="24"/>
        </w:rPr>
        <w:t xml:space="preserve"> einigen</w:t>
      </w:r>
      <w:r w:rsidRPr="00CA7911">
        <w:rPr>
          <w:sz w:val="24"/>
        </w:rPr>
        <w:t xml:space="preserve"> Projekt </w:t>
      </w:r>
      <w:r>
        <w:rPr>
          <w:sz w:val="24"/>
        </w:rPr>
        <w:t xml:space="preserve">der CGI </w:t>
      </w:r>
      <w:r w:rsidR="00BF61F6">
        <w:rPr>
          <w:sz w:val="24"/>
        </w:rPr>
        <w:t>werden</w:t>
      </w:r>
      <w:r>
        <w:rPr>
          <w:sz w:val="24"/>
        </w:rPr>
        <w:t xml:space="preserve"> </w:t>
      </w:r>
      <w:r w:rsidRPr="00CA7911">
        <w:rPr>
          <w:sz w:val="24"/>
        </w:rPr>
        <w:t>keine einheitlichen Paradigmen</w:t>
      </w:r>
      <w:r w:rsidR="00BF61F6">
        <w:rPr>
          <w:sz w:val="24"/>
        </w:rPr>
        <w:t xml:space="preserve"> </w:t>
      </w:r>
      <w:r w:rsidRPr="00CA7911">
        <w:rPr>
          <w:sz w:val="24"/>
        </w:rPr>
        <w:t>verfolgt</w:t>
      </w:r>
      <w:r w:rsidR="00BF61F6">
        <w:rPr>
          <w:sz w:val="24"/>
        </w:rPr>
        <w:t>, s</w:t>
      </w:r>
      <w:r>
        <w:rPr>
          <w:sz w:val="24"/>
        </w:rPr>
        <w:t xml:space="preserve">tattdessen </w:t>
      </w:r>
      <w:r w:rsidRPr="00CA7911">
        <w:rPr>
          <w:sz w:val="24"/>
        </w:rPr>
        <w:t>wurden neue Komponenten nach aktuellem Stand der Technik</w:t>
      </w:r>
      <w:r>
        <w:rPr>
          <w:sz w:val="24"/>
        </w:rPr>
        <w:t xml:space="preserve"> </w:t>
      </w:r>
      <w:r w:rsidRPr="00CA7911">
        <w:rPr>
          <w:sz w:val="24"/>
        </w:rPr>
        <w:t>umgesetzt, ältere Teile aber nicht konsequent aktualisiert.</w:t>
      </w:r>
    </w:p>
    <w:p w14:paraId="4B38D081" w14:textId="20A5ECA4" w:rsidR="00BF61F6" w:rsidRDefault="00BF61F6" w:rsidP="00CA7911">
      <w:pPr>
        <w:spacing w:line="276" w:lineRule="auto"/>
        <w:ind w:left="0" w:right="60" w:firstLine="0"/>
        <w:rPr>
          <w:sz w:val="24"/>
        </w:rPr>
      </w:pPr>
      <w:r>
        <w:rPr>
          <w:sz w:val="24"/>
        </w:rPr>
        <w:t xml:space="preserve">Es ist also dringend nötig ein solches Tool </w:t>
      </w:r>
      <w:del w:id="93" w:author="Schuberth, Paul Nikolaus" w:date="2023-04-07T21:31:00Z">
        <w:r w:rsidDel="005955E4">
          <w:rPr>
            <w:sz w:val="24"/>
          </w:rPr>
          <w:delText>einzuführen</w:delText>
        </w:r>
      </w:del>
      <w:ins w:id="94" w:author="Schuberth, Paul Nikolaus" w:date="2023-04-07T21:31:00Z">
        <w:r w:rsidR="005955E4">
          <w:rPr>
            <w:sz w:val="24"/>
          </w:rPr>
          <w:t>einzuführen,</w:t>
        </w:r>
      </w:ins>
      <w:r>
        <w:rPr>
          <w:sz w:val="24"/>
        </w:rPr>
        <w:t xml:space="preserve"> um den Entwicklungsprozess deutlich zu verbessern.</w:t>
      </w:r>
    </w:p>
    <w:p w14:paraId="5DA3B137" w14:textId="77777777" w:rsidR="008F609B" w:rsidRDefault="008F609B" w:rsidP="007A261A">
      <w:pPr>
        <w:pStyle w:val="Heading2"/>
        <w:ind w:left="0" w:firstLine="0"/>
        <w:rPr>
          <w:b w:val="0"/>
          <w:color w:val="1F4E79"/>
        </w:rPr>
      </w:pPr>
      <w:bookmarkStart w:id="95" w:name="_Toc129267883"/>
    </w:p>
    <w:p w14:paraId="6BD26857" w14:textId="77777777" w:rsidR="0090432E" w:rsidRDefault="004A30B3" w:rsidP="007A261A">
      <w:pPr>
        <w:pStyle w:val="Heading2"/>
        <w:ind w:left="0" w:firstLine="0"/>
        <w:rPr>
          <w:rStyle w:val="Heading2Char"/>
          <w:b/>
        </w:rPr>
      </w:pPr>
      <w:r w:rsidRPr="007A261A">
        <w:rPr>
          <w:b w:val="0"/>
          <w:color w:val="1F4E79"/>
        </w:rPr>
        <w:t xml:space="preserve">3.2 </w:t>
      </w:r>
      <w:r w:rsidRPr="007A261A">
        <w:rPr>
          <w:b w:val="0"/>
          <w:color w:val="1F4E79"/>
        </w:rPr>
        <w:tab/>
      </w:r>
      <w:r w:rsidRPr="007A261A">
        <w:rPr>
          <w:rStyle w:val="Heading2Char"/>
          <w:b/>
        </w:rPr>
        <w:t>Wirtschaftlichkeitsanalyse</w:t>
      </w:r>
      <w:bookmarkEnd w:id="95"/>
      <w:r w:rsidRPr="007A261A">
        <w:rPr>
          <w:rStyle w:val="Heading2Char"/>
          <w:b/>
        </w:rPr>
        <w:t xml:space="preserve"> </w:t>
      </w:r>
    </w:p>
    <w:p w14:paraId="01F9B7E3" w14:textId="77777777" w:rsidR="008F609B" w:rsidRPr="008F609B" w:rsidRDefault="008F609B" w:rsidP="008F609B"/>
    <w:p w14:paraId="641030B1" w14:textId="020C4FD0" w:rsidR="008F609B" w:rsidRPr="008F609B" w:rsidRDefault="008F609B" w:rsidP="008F609B">
      <w:pPr>
        <w:autoSpaceDE w:val="0"/>
        <w:autoSpaceDN w:val="0"/>
        <w:adjustRightInd w:val="0"/>
        <w:spacing w:after="0" w:line="276" w:lineRule="auto"/>
        <w:ind w:left="0" w:right="0" w:firstLine="0"/>
        <w:jc w:val="left"/>
        <w:rPr>
          <w:rFonts w:eastAsiaTheme="minorEastAsia"/>
          <w:sz w:val="24"/>
        </w:rPr>
      </w:pPr>
      <w:r w:rsidRPr="008F609B">
        <w:rPr>
          <w:rFonts w:eastAsiaTheme="minorEastAsia"/>
          <w:sz w:val="24"/>
        </w:rPr>
        <w:t xml:space="preserve">Wie </w:t>
      </w:r>
      <w:r w:rsidR="00BF61F6">
        <w:rPr>
          <w:rFonts w:eastAsiaTheme="minorEastAsia"/>
          <w:sz w:val="24"/>
        </w:rPr>
        <w:t xml:space="preserve">bereits </w:t>
      </w:r>
      <w:r w:rsidRPr="008F609B">
        <w:rPr>
          <w:rFonts w:eastAsiaTheme="minorEastAsia"/>
          <w:sz w:val="24"/>
        </w:rPr>
        <w:t xml:space="preserve">in Kapitelabschnitt </w:t>
      </w:r>
      <w:hyperlink w:anchor="_1.3__Projektbegründung" w:history="1">
        <w:r w:rsidRPr="00BF61F6">
          <w:rPr>
            <w:rStyle w:val="Hyperlink"/>
            <w:rFonts w:eastAsiaTheme="minorEastAsia"/>
            <w:sz w:val="24"/>
          </w:rPr>
          <w:t>1.3 Projektbegründung</w:t>
        </w:r>
      </w:hyperlink>
      <w:r w:rsidRPr="008F609B">
        <w:rPr>
          <w:rFonts w:eastAsiaTheme="minorEastAsia"/>
          <w:color w:val="CD0033"/>
          <w:sz w:val="24"/>
        </w:rPr>
        <w:t xml:space="preserve"> </w:t>
      </w:r>
      <w:r w:rsidRPr="008F609B">
        <w:rPr>
          <w:rFonts w:eastAsiaTheme="minorEastAsia"/>
          <w:sz w:val="24"/>
        </w:rPr>
        <w:t xml:space="preserve">und </w:t>
      </w:r>
      <w:hyperlink w:anchor="_3.1__Ist-Analyse" w:history="1">
        <w:r w:rsidRPr="00BF61F6">
          <w:rPr>
            <w:rStyle w:val="Hyperlink"/>
            <w:rFonts w:eastAsiaTheme="minorEastAsia"/>
            <w:sz w:val="24"/>
          </w:rPr>
          <w:t>3.1 Ist-Zustandsanalyse</w:t>
        </w:r>
      </w:hyperlink>
      <w:r w:rsidRPr="00BF61F6">
        <w:rPr>
          <w:rFonts w:eastAsiaTheme="minorEastAsia"/>
          <w:color w:val="auto"/>
          <w:sz w:val="24"/>
        </w:rPr>
        <w:t xml:space="preserve"> </w:t>
      </w:r>
      <w:r w:rsidRPr="008F609B">
        <w:rPr>
          <w:rFonts w:eastAsiaTheme="minorEastAsia"/>
          <w:sz w:val="24"/>
        </w:rPr>
        <w:t xml:space="preserve">begründet, ist </w:t>
      </w:r>
      <w:r w:rsidR="00BF61F6">
        <w:rPr>
          <w:rFonts w:eastAsiaTheme="minorEastAsia"/>
          <w:sz w:val="24"/>
        </w:rPr>
        <w:t>das</w:t>
      </w:r>
      <w:r>
        <w:rPr>
          <w:rFonts w:eastAsiaTheme="minorEastAsia"/>
          <w:sz w:val="24"/>
        </w:rPr>
        <w:t xml:space="preserve"> </w:t>
      </w:r>
      <w:r w:rsidR="00BF61F6">
        <w:rPr>
          <w:rFonts w:eastAsiaTheme="minorEastAsia"/>
          <w:sz w:val="24"/>
        </w:rPr>
        <w:t>Tool</w:t>
      </w:r>
      <w:r w:rsidRPr="008F609B">
        <w:rPr>
          <w:rFonts w:eastAsiaTheme="minorEastAsia"/>
          <w:sz w:val="24"/>
        </w:rPr>
        <w:t xml:space="preserve"> unbedingt </w:t>
      </w:r>
      <w:del w:id="96" w:author="Schuberth, Paul Nikolaus" w:date="2023-04-07T21:32:00Z">
        <w:r w:rsidRPr="008F609B" w:rsidDel="005955E4">
          <w:rPr>
            <w:rFonts w:eastAsiaTheme="minorEastAsia"/>
            <w:sz w:val="24"/>
          </w:rPr>
          <w:delText>vonnöten</w:delText>
        </w:r>
      </w:del>
      <w:ins w:id="97" w:author="Schuberth, Paul Nikolaus" w:date="2023-04-07T21:32:00Z">
        <w:r w:rsidR="005955E4" w:rsidRPr="008F609B">
          <w:rPr>
            <w:rFonts w:eastAsiaTheme="minorEastAsia"/>
            <w:sz w:val="24"/>
          </w:rPr>
          <w:t>vonnöten,</w:t>
        </w:r>
      </w:ins>
      <w:r w:rsidRPr="008F609B">
        <w:rPr>
          <w:rFonts w:eastAsiaTheme="minorEastAsia"/>
          <w:sz w:val="24"/>
        </w:rPr>
        <w:t xml:space="preserve"> um den </w:t>
      </w:r>
      <w:r w:rsidR="00BF61F6">
        <w:rPr>
          <w:rFonts w:eastAsiaTheme="minorEastAsia"/>
          <w:sz w:val="24"/>
        </w:rPr>
        <w:t>aktuellen Standards von Kunden und Technik gerecht zu werden</w:t>
      </w:r>
      <w:r w:rsidRPr="008F609B">
        <w:rPr>
          <w:rFonts w:eastAsiaTheme="minorEastAsia"/>
          <w:sz w:val="24"/>
        </w:rPr>
        <w:t>.</w:t>
      </w:r>
      <w:r>
        <w:rPr>
          <w:rFonts w:eastAsiaTheme="minorEastAsia"/>
          <w:sz w:val="24"/>
        </w:rPr>
        <w:t xml:space="preserve"> </w:t>
      </w:r>
      <w:r w:rsidRPr="008F609B">
        <w:rPr>
          <w:rFonts w:eastAsiaTheme="minorEastAsia"/>
          <w:sz w:val="24"/>
        </w:rPr>
        <w:t xml:space="preserve">Jedoch stellt sich die Frage, ob diese Entwicklung auch wirtschaftlich </w:t>
      </w:r>
      <w:del w:id="98" w:author="Schuberth, Paul Nikolaus" w:date="2023-04-07T21:32:00Z">
        <w:r w:rsidR="00BF61F6" w:rsidDel="005955E4">
          <w:rPr>
            <w:rFonts w:eastAsiaTheme="minorEastAsia"/>
            <w:sz w:val="24"/>
          </w:rPr>
          <w:delText>Sinnvoll</w:delText>
        </w:r>
      </w:del>
      <w:ins w:id="99" w:author="Schuberth, Paul Nikolaus" w:date="2023-04-07T21:32:00Z">
        <w:r w:rsidR="005955E4">
          <w:rPr>
            <w:rFonts w:eastAsiaTheme="minorEastAsia"/>
            <w:sz w:val="24"/>
          </w:rPr>
          <w:t>sinnvoll</w:t>
        </w:r>
      </w:ins>
      <w:r w:rsidRPr="008F609B">
        <w:rPr>
          <w:rFonts w:eastAsiaTheme="minorEastAsia"/>
          <w:sz w:val="24"/>
        </w:rPr>
        <w:t xml:space="preserve"> ist. Dies wird</w:t>
      </w:r>
      <w:r>
        <w:rPr>
          <w:rFonts w:eastAsiaTheme="minorEastAsia"/>
          <w:sz w:val="24"/>
        </w:rPr>
        <w:t xml:space="preserve"> </w:t>
      </w:r>
      <w:r w:rsidRPr="008F609B">
        <w:rPr>
          <w:rFonts w:eastAsiaTheme="minorEastAsia"/>
          <w:sz w:val="24"/>
        </w:rPr>
        <w:t>in den folgenden Abschnitten überprüft</w:t>
      </w:r>
      <w:r w:rsidR="00BF61F6">
        <w:rPr>
          <w:rFonts w:eastAsiaTheme="minorEastAsia"/>
          <w:sz w:val="24"/>
        </w:rPr>
        <w:t xml:space="preserve"> und begründet</w:t>
      </w:r>
      <w:r w:rsidRPr="008F609B">
        <w:rPr>
          <w:rFonts w:eastAsiaTheme="minorEastAsia"/>
          <w:sz w:val="24"/>
        </w:rPr>
        <w:t>.</w:t>
      </w:r>
    </w:p>
    <w:p w14:paraId="5C28DD1A" w14:textId="77777777" w:rsidR="00FF1BCD" w:rsidRDefault="00FF1BCD" w:rsidP="007A261A">
      <w:pPr>
        <w:pStyle w:val="Heading3"/>
        <w:ind w:left="0" w:firstLine="0"/>
        <w:rPr>
          <w:rFonts w:eastAsia="Arial" w:cs="Arial"/>
          <w:b w:val="0"/>
          <w:color w:val="000000"/>
          <w:sz w:val="22"/>
          <w:szCs w:val="22"/>
        </w:rPr>
      </w:pPr>
      <w:bookmarkStart w:id="100" w:name="_Toc129262999"/>
      <w:bookmarkStart w:id="101" w:name="_Toc129267884"/>
    </w:p>
    <w:p w14:paraId="26B72762" w14:textId="77777777" w:rsidR="0090432E" w:rsidRPr="007A261A" w:rsidRDefault="004A30B3" w:rsidP="007A261A">
      <w:pPr>
        <w:pStyle w:val="Heading3"/>
        <w:ind w:left="0" w:firstLine="0"/>
        <w:rPr>
          <w:rStyle w:val="Heading3Char"/>
          <w:b/>
        </w:rPr>
      </w:pPr>
      <w:r w:rsidRPr="007A261A">
        <w:t xml:space="preserve">3.2.1 </w:t>
      </w:r>
      <w:r w:rsidRPr="007A261A">
        <w:rPr>
          <w:rStyle w:val="Heading3Char"/>
        </w:rPr>
        <w:t>Make or Buy-Entscheidung</w:t>
      </w:r>
      <w:bookmarkEnd w:id="100"/>
      <w:bookmarkEnd w:id="101"/>
      <w:r w:rsidRPr="007A261A">
        <w:rPr>
          <w:rStyle w:val="Heading3Char"/>
          <w:b/>
        </w:rPr>
        <w:t xml:space="preserve"> </w:t>
      </w:r>
    </w:p>
    <w:p w14:paraId="5B6E9485" w14:textId="77777777" w:rsidR="0090432E" w:rsidRDefault="004A30B3">
      <w:pPr>
        <w:numPr>
          <w:ilvl w:val="0"/>
          <w:numId w:val="2"/>
        </w:numPr>
        <w:ind w:right="0" w:hanging="360"/>
      </w:pPr>
      <w:commentRangeStart w:id="102"/>
      <w:r>
        <w:t xml:space="preserve">Gibt es vielleicht schon ein fertiges Produkt, das alle Anforderungen des Projekts abdeckt? </w:t>
      </w:r>
    </w:p>
    <w:p w14:paraId="3C449BD1" w14:textId="77777777" w:rsidR="0090432E" w:rsidRDefault="004A30B3">
      <w:pPr>
        <w:numPr>
          <w:ilvl w:val="0"/>
          <w:numId w:val="2"/>
        </w:numPr>
        <w:spacing w:after="234"/>
        <w:ind w:right="0" w:hanging="360"/>
      </w:pPr>
      <w:r>
        <w:t xml:space="preserve">Wenn ja, wieso wird das Projekt trotzdem umgesetzt? </w:t>
      </w:r>
      <w:commentRangeEnd w:id="102"/>
      <w:r w:rsidR="005955E4">
        <w:rPr>
          <w:rStyle w:val="CommentReference"/>
        </w:rPr>
        <w:commentReference w:id="102"/>
      </w:r>
    </w:p>
    <w:p w14:paraId="2F1A712D" w14:textId="77777777" w:rsidR="0090432E" w:rsidRDefault="004A30B3" w:rsidP="007A261A">
      <w:pPr>
        <w:pStyle w:val="Heading3"/>
        <w:ind w:left="0" w:firstLine="0"/>
      </w:pPr>
      <w:bookmarkStart w:id="103" w:name="_Toc129263000"/>
      <w:bookmarkStart w:id="104" w:name="_Toc129267885"/>
      <w:r>
        <w:rPr>
          <w:color w:val="1F4D78"/>
          <w:sz w:val="26"/>
        </w:rPr>
        <w:t xml:space="preserve">3.2.2 </w:t>
      </w:r>
      <w:r w:rsidRPr="004D0400">
        <w:rPr>
          <w:rStyle w:val="Heading3Char"/>
        </w:rPr>
        <w:t>Projektkosten</w:t>
      </w:r>
      <w:bookmarkEnd w:id="103"/>
      <w:bookmarkEnd w:id="104"/>
      <w:r>
        <w:rPr>
          <w:color w:val="1F4D78"/>
          <w:sz w:val="26"/>
        </w:rPr>
        <w:t xml:space="preserve"> </w:t>
      </w:r>
    </w:p>
    <w:p w14:paraId="2474936E" w14:textId="369616EA" w:rsidR="0090432E" w:rsidRDefault="004A30B3" w:rsidP="007A261A">
      <w:pPr>
        <w:numPr>
          <w:ilvl w:val="0"/>
          <w:numId w:val="2"/>
        </w:numPr>
        <w:ind w:right="0" w:hanging="360"/>
      </w:pPr>
      <w:r>
        <w:t xml:space="preserve">Welche Kosten fallen bei der Umsetzung des Projekts </w:t>
      </w:r>
      <w:r w:rsidR="00A87728">
        <w:t>im Detail an (z.B. Entwicklung,</w:t>
      </w:r>
      <w:ins w:id="105" w:author="Schuberth, Paul Nikolaus" w:date="2023-04-07T21:32:00Z">
        <w:r w:rsidR="005955E4">
          <w:t xml:space="preserve"> </w:t>
        </w:r>
      </w:ins>
      <w:r>
        <w:t>Einführung</w:t>
      </w:r>
      <w:ins w:id="106" w:author="Schuberth, Paul Nikolaus" w:date="2023-04-07T21:32:00Z">
        <w:r w:rsidR="005955E4">
          <w:t xml:space="preserve">, </w:t>
        </w:r>
      </w:ins>
      <w:del w:id="107" w:author="Schuberth, Paul Nikolaus" w:date="2023-04-07T21:32:00Z">
        <w:r w:rsidDel="005955E4">
          <w:delText>/</w:delText>
        </w:r>
      </w:del>
      <w:r>
        <w:t xml:space="preserve">Schulung, Wartung)? </w:t>
      </w:r>
    </w:p>
    <w:p w14:paraId="2748B2C3" w14:textId="77777777" w:rsidR="007A261A" w:rsidRDefault="007A261A" w:rsidP="005955E4">
      <w:pPr>
        <w:ind w:left="0" w:right="0" w:firstLine="0"/>
        <w:pPrChange w:id="108" w:author="Schuberth, Paul Nikolaus" w:date="2023-04-07T21:32:00Z">
          <w:pPr>
            <w:numPr>
              <w:numId w:val="2"/>
            </w:numPr>
            <w:ind w:left="720" w:right="0" w:hanging="360"/>
          </w:pPr>
        </w:pPrChange>
      </w:pPr>
    </w:p>
    <w:p w14:paraId="2AFEA77A" w14:textId="77777777" w:rsidR="0090432E" w:rsidRDefault="004A30B3">
      <w:pPr>
        <w:spacing w:after="131" w:line="259" w:lineRule="auto"/>
        <w:ind w:left="0" w:right="0" w:firstLine="0"/>
        <w:jc w:val="left"/>
      </w:pPr>
      <w:r>
        <w:rPr>
          <w:b/>
          <w:u w:val="single" w:color="000000"/>
        </w:rPr>
        <w:t xml:space="preserve">Beispielrechnung (verkürzt) </w:t>
      </w:r>
    </w:p>
    <w:p w14:paraId="72A24170" w14:textId="406EED56" w:rsidR="00CC55B6" w:rsidRDefault="004A30B3" w:rsidP="00CC55B6">
      <w:pPr>
        <w:spacing w:after="122"/>
        <w:ind w:left="-5" w:right="0"/>
      </w:pPr>
      <w:r>
        <w:t xml:space="preserve">Die Kosten für die Durchführung des Projekts setzen sich </w:t>
      </w:r>
      <w:del w:id="109" w:author="Schuberth, Paul Nikolaus" w:date="2023-04-07T21:21:00Z">
        <w:r w:rsidDel="00ED52EF">
          <w:delText xml:space="preserve">sowohl </w:delText>
        </w:r>
      </w:del>
      <w:r>
        <w:t xml:space="preserve">aus Personal-, </w:t>
      </w:r>
      <w:ins w:id="110" w:author="Schuberth, Paul Nikolaus" w:date="2023-04-07T21:22:00Z">
        <w:r w:rsidR="00ED52EF">
          <w:t xml:space="preserve">und </w:t>
        </w:r>
      </w:ins>
      <w:del w:id="111" w:author="Schuberth, Paul Nikolaus" w:date="2023-04-07T21:21:00Z">
        <w:r w:rsidDel="00ED52EF">
          <w:delText xml:space="preserve">als auch aus </w:delText>
        </w:r>
      </w:del>
      <w:r>
        <w:t xml:space="preserve">Ressourcenkosten zusammen. Laut </w:t>
      </w:r>
      <w:commentRangeStart w:id="112"/>
      <w:r>
        <w:t xml:space="preserve">Tarifvertrag </w:t>
      </w:r>
      <w:commentRangeEnd w:id="112"/>
      <w:r w:rsidR="00ED52EF">
        <w:rPr>
          <w:rStyle w:val="CommentReference"/>
        </w:rPr>
        <w:commentReference w:id="112"/>
      </w:r>
      <w:r>
        <w:t xml:space="preserve">verdient ein Auszubildender im dritten Lehrjahr pro Monat </w:t>
      </w:r>
      <w:r>
        <w:rPr>
          <w:i/>
        </w:rPr>
        <w:t>1.000 €</w:t>
      </w:r>
      <w:r>
        <w:t xml:space="preserve"> (brutto). </w:t>
      </w:r>
    </w:p>
    <w:commentRangeStart w:id="113"/>
    <w:p w14:paraId="6D1E186E" w14:textId="77777777" w:rsidR="0090432E" w:rsidRDefault="004A30B3">
      <w:pPr>
        <w:spacing w:after="152" w:line="216" w:lineRule="auto"/>
        <w:ind w:left="3236" w:right="3239" w:firstLine="245"/>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1C554F9F" wp14:editId="0FDC3F09">
                <wp:simplePos x="0" y="0"/>
                <wp:positionH relativeFrom="column">
                  <wp:posOffset>2146122</wp:posOffset>
                </wp:positionH>
                <wp:positionV relativeFrom="paragraph">
                  <wp:posOffset>156302</wp:posOffset>
                </wp:positionV>
                <wp:extent cx="814121" cy="7620"/>
                <wp:effectExtent l="0" t="0" r="0" b="0"/>
                <wp:wrapNone/>
                <wp:docPr id="70261" name="Group 70261"/>
                <wp:cNvGraphicFramePr/>
                <a:graphic xmlns:a="http://schemas.openxmlformats.org/drawingml/2006/main">
                  <a:graphicData uri="http://schemas.microsoft.com/office/word/2010/wordprocessingGroup">
                    <wpg:wgp>
                      <wpg:cNvGrpSpPr/>
                      <wpg:grpSpPr>
                        <a:xfrm>
                          <a:off x="0" y="0"/>
                          <a:ext cx="814121" cy="7620"/>
                          <a:chOff x="0" y="0"/>
                          <a:chExt cx="814121" cy="7620"/>
                        </a:xfrm>
                      </wpg:grpSpPr>
                      <wps:wsp>
                        <wps:cNvPr id="80647" name="Shape 80647"/>
                        <wps:cNvSpPr/>
                        <wps:spPr>
                          <a:xfrm>
                            <a:off x="0" y="0"/>
                            <a:ext cx="199644" cy="9144"/>
                          </a:xfrm>
                          <a:custGeom>
                            <a:avLst/>
                            <a:gdLst/>
                            <a:ahLst/>
                            <a:cxnLst/>
                            <a:rect l="0" t="0" r="0" b="0"/>
                            <a:pathLst>
                              <a:path w="199644" h="9144">
                                <a:moveTo>
                                  <a:pt x="0" y="0"/>
                                </a:moveTo>
                                <a:lnTo>
                                  <a:pt x="199644" y="0"/>
                                </a:lnTo>
                                <a:lnTo>
                                  <a:pt x="1996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48" name="Shape 80648"/>
                        <wps:cNvSpPr/>
                        <wps:spPr>
                          <a:xfrm>
                            <a:off x="551688" y="0"/>
                            <a:ext cx="262433" cy="9144"/>
                          </a:xfrm>
                          <a:custGeom>
                            <a:avLst/>
                            <a:gdLst/>
                            <a:ahLst/>
                            <a:cxnLst/>
                            <a:rect l="0" t="0" r="0" b="0"/>
                            <a:pathLst>
                              <a:path w="262433" h="9144">
                                <a:moveTo>
                                  <a:pt x="0" y="0"/>
                                </a:moveTo>
                                <a:lnTo>
                                  <a:pt x="262433" y="0"/>
                                </a:lnTo>
                                <a:lnTo>
                                  <a:pt x="2624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EC51FB" id="Group 70261" o:spid="_x0000_s1026" style="position:absolute;margin-left:169pt;margin-top:12.3pt;width:64.1pt;height:.6pt;z-index:251658240" coordsize="814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">
                <v:shape id="Shape 80647" o:spid="_x0000_s1027" style="position:absolute;width:1996;height:91;visibility:visible;mso-wrap-style:square;v-text-anchor:top" coordsize="1996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" path="m,l199644,r,9144l,9144,,e" fillcolor="black" stroked="f" strokeweight="0">
                  <v:stroke miterlimit="83231f" joinstyle="miter"/>
                  <v:path arrowok="t" textboxrect="0,0,199644,9144"/>
                </v:shape>
                <v:shape id="Shape 80648" o:spid="_x0000_s1028" style="position:absolute;left:5516;width:2625;height:91;visibility:visible;mso-wrap-style:square;v-text-anchor:top" coordsize="2624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" path="m,l262433,r,9144l,9144,,e" fillcolor="black" stroked="f" strokeweight="0">
                  <v:stroke miterlimit="83231f" joinstyle="miter"/>
                  <v:path arrowok="t" textboxrect="0,0,262433,9144"/>
                </v:shape>
              </v:group>
            </w:pict>
          </mc:Fallback>
        </mc:AlternateContent>
      </w:r>
      <w:r>
        <w:rPr>
          <w:rFonts w:ascii="Cambria Math" w:eastAsia="Cambria Math" w:hAnsi="Cambria Math" w:cs="Cambria Math"/>
          <w:sz w:val="20"/>
        </w:rPr>
        <w:t xml:space="preserve">h Tage h 8 · 220 = 1.760 </w:t>
      </w:r>
      <w:r>
        <w:rPr>
          <w:rFonts w:ascii="Calibri" w:eastAsia="Calibri" w:hAnsi="Calibri" w:cs="Calibri"/>
          <w:noProof/>
        </w:rPr>
        <mc:AlternateContent>
          <mc:Choice Requires="wpg">
            <w:drawing>
              <wp:inline distT="0" distB="0" distL="0" distR="0" wp14:anchorId="0F6AFF8F" wp14:editId="16DAC8C6">
                <wp:extent cx="224028" cy="7620"/>
                <wp:effectExtent l="0" t="0" r="0" b="0"/>
                <wp:docPr id="70272" name="Group 70272"/>
                <wp:cNvGraphicFramePr/>
                <a:graphic xmlns:a="http://schemas.openxmlformats.org/drawingml/2006/main">
                  <a:graphicData uri="http://schemas.microsoft.com/office/word/2010/wordprocessingGroup">
                    <wpg:wgp>
                      <wpg:cNvGrpSpPr/>
                      <wpg:grpSpPr>
                        <a:xfrm>
                          <a:off x="0" y="0"/>
                          <a:ext cx="224028" cy="7620"/>
                          <a:chOff x="0" y="0"/>
                          <a:chExt cx="224028" cy="7620"/>
                        </a:xfrm>
                      </wpg:grpSpPr>
                      <wps:wsp>
                        <wps:cNvPr id="80651" name="Shape 80651"/>
                        <wps:cNvSpPr/>
                        <wps:spPr>
                          <a:xfrm>
                            <a:off x="0" y="0"/>
                            <a:ext cx="224028" cy="9144"/>
                          </a:xfrm>
                          <a:custGeom>
                            <a:avLst/>
                            <a:gdLst/>
                            <a:ahLst/>
                            <a:cxnLst/>
                            <a:rect l="0" t="0" r="0" b="0"/>
                            <a:pathLst>
                              <a:path w="224028" h="9144">
                                <a:moveTo>
                                  <a:pt x="0" y="0"/>
                                </a:moveTo>
                                <a:lnTo>
                                  <a:pt x="224028" y="0"/>
                                </a:lnTo>
                                <a:lnTo>
                                  <a:pt x="2240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AE655A" id="Group 70272" o:spid="_x0000_s1026" style="width:17.65pt;height:.6pt;mso-position-horizontal-relative:char;mso-position-vertical-relative:line" coordsize="224028,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">
                <v:shape id="Shape 80651" o:spid="_x0000_s1027" style="position:absolute;width:224028;height:9144;visibility:visible;mso-wrap-style:square;v-text-anchor:top" coordsize="2240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" path="m,l224028,r,9144l,9144,,e" fillcolor="black" stroked="f" strokeweight="0">
                  <v:stroke miterlimit="83231f" joinstyle="miter"/>
                  <v:path arrowok="t" textboxrect="0,0,224028,9144"/>
                </v:shape>
                <w10:anchorlock/>
              </v:group>
            </w:pict>
          </mc:Fallback>
        </mc:AlternateContent>
      </w:r>
      <w:r>
        <w:rPr>
          <w:sz w:val="20"/>
        </w:rPr>
        <w:t xml:space="preserve"> </w:t>
      </w:r>
      <w:r>
        <w:rPr>
          <w:rFonts w:ascii="Cambria Math" w:eastAsia="Cambria Math" w:hAnsi="Cambria Math" w:cs="Cambria Math"/>
          <w:sz w:val="20"/>
        </w:rPr>
        <w:t>Tag Jahr Jahr</w:t>
      </w:r>
    </w:p>
    <w:p w14:paraId="369C319E" w14:textId="77777777" w:rsidR="0090432E" w:rsidRDefault="004A30B3">
      <w:pPr>
        <w:tabs>
          <w:tab w:val="center" w:pos="3517"/>
          <w:tab w:val="center" w:pos="4737"/>
          <w:tab w:val="center" w:pos="6169"/>
        </w:tabs>
        <w:spacing w:after="2" w:line="259" w:lineRule="auto"/>
        <w:ind w:left="0" w:right="0" w:firstLine="0"/>
        <w:jc w:val="left"/>
      </w:pPr>
      <w:r>
        <w:rPr>
          <w:rFonts w:ascii="Calibri" w:eastAsia="Calibri" w:hAnsi="Calibri" w:cs="Calibri"/>
        </w:rPr>
        <w:tab/>
      </w:r>
      <w:r>
        <w:rPr>
          <w:rFonts w:ascii="Cambria Math" w:eastAsia="Cambria Math" w:hAnsi="Cambria Math" w:cs="Cambria Math"/>
          <w:sz w:val="20"/>
        </w:rPr>
        <w:t>€</w:t>
      </w:r>
      <w:r>
        <w:rPr>
          <w:rFonts w:ascii="Cambria Math" w:eastAsia="Cambria Math" w:hAnsi="Cambria Math" w:cs="Cambria Math"/>
          <w:sz w:val="20"/>
        </w:rPr>
        <w:tab/>
        <w:t>Monate</w:t>
      </w:r>
      <w:r>
        <w:rPr>
          <w:rFonts w:ascii="Cambria Math" w:eastAsia="Cambria Math" w:hAnsi="Cambria Math" w:cs="Cambria Math"/>
          <w:sz w:val="20"/>
        </w:rPr>
        <w:tab/>
        <w:t>€</w:t>
      </w:r>
    </w:p>
    <w:p w14:paraId="21284567" w14:textId="77777777" w:rsidR="0090432E" w:rsidRDefault="004A30B3">
      <w:pPr>
        <w:spacing w:after="152" w:line="216" w:lineRule="auto"/>
        <w:ind w:left="3238" w:right="2186" w:hanging="528"/>
      </w:pPr>
      <w:r>
        <w:rPr>
          <w:rFonts w:ascii="Cambria Math" w:eastAsia="Cambria Math" w:hAnsi="Cambria Math" w:cs="Cambria Math"/>
          <w:sz w:val="20"/>
        </w:rPr>
        <w:t xml:space="preserve">1.000 </w:t>
      </w:r>
      <w:r>
        <w:rPr>
          <w:rFonts w:ascii="Calibri" w:eastAsia="Calibri" w:hAnsi="Calibri" w:cs="Calibri"/>
          <w:noProof/>
        </w:rPr>
        <mc:AlternateContent>
          <mc:Choice Requires="wpg">
            <w:drawing>
              <wp:inline distT="0" distB="0" distL="0" distR="0" wp14:anchorId="625513C4" wp14:editId="74E43D1D">
                <wp:extent cx="347472" cy="7620"/>
                <wp:effectExtent l="0" t="0" r="0" b="0"/>
                <wp:docPr id="70276" name="Group 70276"/>
                <wp:cNvGraphicFramePr/>
                <a:graphic xmlns:a="http://schemas.openxmlformats.org/drawingml/2006/main">
                  <a:graphicData uri="http://schemas.microsoft.com/office/word/2010/wordprocessingGroup">
                    <wpg:wgp>
                      <wpg:cNvGrpSpPr/>
                      <wpg:grpSpPr>
                        <a:xfrm>
                          <a:off x="0" y="0"/>
                          <a:ext cx="347472" cy="7620"/>
                          <a:chOff x="0" y="0"/>
                          <a:chExt cx="347472" cy="7620"/>
                        </a:xfrm>
                      </wpg:grpSpPr>
                      <wps:wsp>
                        <wps:cNvPr id="80653" name="Shape 80653"/>
                        <wps:cNvSpPr/>
                        <wps:spPr>
                          <a:xfrm>
                            <a:off x="0" y="0"/>
                            <a:ext cx="347472" cy="9144"/>
                          </a:xfrm>
                          <a:custGeom>
                            <a:avLst/>
                            <a:gdLst/>
                            <a:ahLst/>
                            <a:cxnLst/>
                            <a:rect l="0" t="0" r="0" b="0"/>
                            <a:pathLst>
                              <a:path w="347472" h="9144">
                                <a:moveTo>
                                  <a:pt x="0" y="0"/>
                                </a:moveTo>
                                <a:lnTo>
                                  <a:pt x="347472" y="0"/>
                                </a:lnTo>
                                <a:lnTo>
                                  <a:pt x="347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DF8546" id="Group 70276" o:spid="_x0000_s1026" style="width:27.35pt;height:.6pt;mso-position-horizontal-relative:char;mso-position-vertical-relative:line" coordsize="34747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">
                <v:shape id="Shape 80653" o:spid="_x0000_s1027" style="position:absolute;width:347472;height:9144;visibility:visible;mso-wrap-style:square;v-text-anchor:top" coordsize="3474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" path="m,l347472,r,9144l,9144,,e" fillcolor="black" stroked="f" strokeweight="0">
                  <v:stroke miterlimit="83231f" joinstyle="miter"/>
                  <v:path arrowok="t" textboxrect="0,0,347472,9144"/>
                </v:shape>
                <w10:anchorlock/>
              </v:group>
            </w:pict>
          </mc:Fallback>
        </mc:AlternateContent>
      </w:r>
      <w:r>
        <w:rPr>
          <w:rFonts w:ascii="Cambria Math" w:eastAsia="Cambria Math" w:hAnsi="Cambria Math" w:cs="Cambria Math"/>
          <w:sz w:val="20"/>
        </w:rPr>
        <w:t xml:space="preserve"> · 13, 3 </w:t>
      </w:r>
      <w:r>
        <w:rPr>
          <w:rFonts w:ascii="Calibri" w:eastAsia="Calibri" w:hAnsi="Calibri" w:cs="Calibri"/>
          <w:noProof/>
        </w:rPr>
        <mc:AlternateContent>
          <mc:Choice Requires="wpg">
            <w:drawing>
              <wp:inline distT="0" distB="0" distL="0" distR="0" wp14:anchorId="7309657D" wp14:editId="4A87523D">
                <wp:extent cx="408737" cy="7620"/>
                <wp:effectExtent l="0" t="0" r="0" b="0"/>
                <wp:docPr id="70282" name="Group 70282"/>
                <wp:cNvGraphicFramePr/>
                <a:graphic xmlns:a="http://schemas.openxmlformats.org/drawingml/2006/main">
                  <a:graphicData uri="http://schemas.microsoft.com/office/word/2010/wordprocessingGroup">
                    <wpg:wgp>
                      <wpg:cNvGrpSpPr/>
                      <wpg:grpSpPr>
                        <a:xfrm>
                          <a:off x="0" y="0"/>
                          <a:ext cx="408737" cy="7620"/>
                          <a:chOff x="0" y="0"/>
                          <a:chExt cx="408737" cy="7620"/>
                        </a:xfrm>
                      </wpg:grpSpPr>
                      <wps:wsp>
                        <wps:cNvPr id="80655" name="Shape 80655"/>
                        <wps:cNvSpPr/>
                        <wps:spPr>
                          <a:xfrm>
                            <a:off x="0" y="0"/>
                            <a:ext cx="408737" cy="9144"/>
                          </a:xfrm>
                          <a:custGeom>
                            <a:avLst/>
                            <a:gdLst/>
                            <a:ahLst/>
                            <a:cxnLst/>
                            <a:rect l="0" t="0" r="0" b="0"/>
                            <a:pathLst>
                              <a:path w="408737" h="9144">
                                <a:moveTo>
                                  <a:pt x="0" y="0"/>
                                </a:moveTo>
                                <a:lnTo>
                                  <a:pt x="408737" y="0"/>
                                </a:lnTo>
                                <a:lnTo>
                                  <a:pt x="4087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FC04391" id="Group 70282" o:spid="_x0000_s1026" style="width:32.2pt;height:.6pt;mso-position-horizontal-relative:char;mso-position-vertical-relative:line" coordsize="408737,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">
                <v:shape id="Shape 80655" o:spid="_x0000_s1027" style="position:absolute;width:408737;height:9144;visibility:visible;mso-wrap-style:square;v-text-anchor:top" coordsize="4087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" path="m,l408737,r,9144l,9144,,e" fillcolor="black" stroked="f" strokeweight="0">
                  <v:stroke miterlimit="83231f" joinstyle="miter"/>
                  <v:path arrowok="t" textboxrect="0,0,408737,9144"/>
                </v:shape>
                <w10:anchorlock/>
              </v:group>
            </w:pict>
          </mc:Fallback>
        </mc:AlternateContent>
      </w:r>
      <w:r>
        <w:rPr>
          <w:rFonts w:ascii="Cambria Math" w:eastAsia="Cambria Math" w:hAnsi="Cambria Math" w:cs="Cambria Math"/>
          <w:sz w:val="20"/>
        </w:rPr>
        <w:t xml:space="preserve"> = 13.300 </w:t>
      </w:r>
      <w:r>
        <w:rPr>
          <w:rFonts w:ascii="Calibri" w:eastAsia="Calibri" w:hAnsi="Calibri" w:cs="Calibri"/>
          <w:noProof/>
        </w:rPr>
        <mc:AlternateContent>
          <mc:Choice Requires="wpg">
            <w:drawing>
              <wp:inline distT="0" distB="0" distL="0" distR="0" wp14:anchorId="446AC24E" wp14:editId="4EAD0380">
                <wp:extent cx="224028" cy="7620"/>
                <wp:effectExtent l="0" t="0" r="0" b="0"/>
                <wp:docPr id="70287" name="Group 70287"/>
                <wp:cNvGraphicFramePr/>
                <a:graphic xmlns:a="http://schemas.openxmlformats.org/drawingml/2006/main">
                  <a:graphicData uri="http://schemas.microsoft.com/office/word/2010/wordprocessingGroup">
                    <wpg:wgp>
                      <wpg:cNvGrpSpPr/>
                      <wpg:grpSpPr>
                        <a:xfrm>
                          <a:off x="0" y="0"/>
                          <a:ext cx="224028" cy="7620"/>
                          <a:chOff x="0" y="0"/>
                          <a:chExt cx="224028" cy="7620"/>
                        </a:xfrm>
                      </wpg:grpSpPr>
                      <wps:wsp>
                        <wps:cNvPr id="80657" name="Shape 80657"/>
                        <wps:cNvSpPr/>
                        <wps:spPr>
                          <a:xfrm>
                            <a:off x="0" y="0"/>
                            <a:ext cx="224028" cy="9144"/>
                          </a:xfrm>
                          <a:custGeom>
                            <a:avLst/>
                            <a:gdLst/>
                            <a:ahLst/>
                            <a:cxnLst/>
                            <a:rect l="0" t="0" r="0" b="0"/>
                            <a:pathLst>
                              <a:path w="224028" h="9144">
                                <a:moveTo>
                                  <a:pt x="0" y="0"/>
                                </a:moveTo>
                                <a:lnTo>
                                  <a:pt x="224028" y="0"/>
                                </a:lnTo>
                                <a:lnTo>
                                  <a:pt x="2240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BC9159" id="Group 70287" o:spid="_x0000_s1026" style="width:17.65pt;height:.6pt;mso-position-horizontal-relative:char;mso-position-vertical-relative:line" coordsize="224028,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">
                <v:shape id="Shape 80657" o:spid="_x0000_s1027" style="position:absolute;width:224028;height:9144;visibility:visible;mso-wrap-style:square;v-text-anchor:top" coordsize="2240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" path="m,l224028,r,9144l,9144,,e" fillcolor="black" stroked="f" strokeweight="0">
                  <v:stroke miterlimit="83231f" joinstyle="miter"/>
                  <v:path arrowok="t" textboxrect="0,0,224028,9144"/>
                </v:shape>
                <w10:anchorlock/>
              </v:group>
            </w:pict>
          </mc:Fallback>
        </mc:AlternateContent>
      </w:r>
      <w:r>
        <w:rPr>
          <w:sz w:val="20"/>
        </w:rPr>
        <w:t xml:space="preserve"> </w:t>
      </w:r>
      <w:r>
        <w:rPr>
          <w:rFonts w:ascii="Cambria Math" w:eastAsia="Cambria Math" w:hAnsi="Cambria Math" w:cs="Cambria Math"/>
          <w:sz w:val="20"/>
        </w:rPr>
        <w:t>Monat Jahr Jahr</w:t>
      </w:r>
    </w:p>
    <w:p w14:paraId="20FB5371" w14:textId="77777777" w:rsidR="0090432E" w:rsidRDefault="004A30B3">
      <w:pPr>
        <w:spacing w:after="0" w:line="259" w:lineRule="auto"/>
        <w:ind w:left="0" w:right="266" w:firstLine="0"/>
        <w:jc w:val="center"/>
      </w:pPr>
      <w:r>
        <w:rPr>
          <w:rFonts w:ascii="Cambria Math" w:eastAsia="Cambria Math" w:hAnsi="Cambria Math" w:cs="Cambria Math"/>
          <w:sz w:val="20"/>
          <w:u w:val="single" w:color="000000"/>
        </w:rPr>
        <w:t>€</w:t>
      </w:r>
    </w:p>
    <w:p w14:paraId="64BCD36A" w14:textId="77777777" w:rsidR="0090432E" w:rsidRDefault="004A30B3">
      <w:pPr>
        <w:tabs>
          <w:tab w:val="center" w:pos="4116"/>
          <w:tab w:val="center" w:pos="5403"/>
        </w:tabs>
        <w:spacing w:after="2" w:line="259" w:lineRule="auto"/>
        <w:ind w:left="0" w:right="0" w:firstLine="0"/>
        <w:jc w:val="left"/>
      </w:pPr>
      <w:r>
        <w:rPr>
          <w:rFonts w:ascii="Calibri" w:eastAsia="Calibri" w:hAnsi="Calibri" w:cs="Calibri"/>
        </w:rPr>
        <w:tab/>
      </w:r>
      <w:r>
        <w:rPr>
          <w:rFonts w:ascii="Cambria Math" w:eastAsia="Cambria Math" w:hAnsi="Cambria Math" w:cs="Cambria Math"/>
          <w:sz w:val="20"/>
        </w:rPr>
        <w:t>13.300 𝐽𝑎ℎ𝑟</w:t>
      </w:r>
      <w:r>
        <w:rPr>
          <w:rFonts w:ascii="Cambria Math" w:eastAsia="Cambria Math" w:hAnsi="Cambria Math" w:cs="Cambria Math"/>
          <w:sz w:val="20"/>
        </w:rPr>
        <w:tab/>
        <w:t>€</w:t>
      </w:r>
    </w:p>
    <w:p w14:paraId="3B0780A5" w14:textId="77777777" w:rsidR="0090432E" w:rsidRDefault="004A30B3">
      <w:pPr>
        <w:spacing w:after="2" w:line="259" w:lineRule="auto"/>
        <w:ind w:left="796" w:right="792"/>
        <w:jc w:val="center"/>
      </w:pPr>
      <w:r>
        <w:rPr>
          <w:rFonts w:ascii="Calibri" w:eastAsia="Calibri" w:hAnsi="Calibri" w:cs="Calibri"/>
          <w:noProof/>
        </w:rPr>
        <w:lastRenderedPageBreak/>
        <mc:AlternateContent>
          <mc:Choice Requires="wpg">
            <w:drawing>
              <wp:inline distT="0" distB="0" distL="0" distR="0" wp14:anchorId="5E6C252F" wp14:editId="75DB5430">
                <wp:extent cx="652577" cy="7620"/>
                <wp:effectExtent l="0" t="0" r="0" b="0"/>
                <wp:docPr id="70292" name="Group 70292"/>
                <wp:cNvGraphicFramePr/>
                <a:graphic xmlns:a="http://schemas.openxmlformats.org/drawingml/2006/main">
                  <a:graphicData uri="http://schemas.microsoft.com/office/word/2010/wordprocessingGroup">
                    <wpg:wgp>
                      <wpg:cNvGrpSpPr/>
                      <wpg:grpSpPr>
                        <a:xfrm>
                          <a:off x="0" y="0"/>
                          <a:ext cx="652577" cy="7620"/>
                          <a:chOff x="0" y="0"/>
                          <a:chExt cx="652577" cy="7620"/>
                        </a:xfrm>
                      </wpg:grpSpPr>
                      <wps:wsp>
                        <wps:cNvPr id="80659" name="Shape 80659"/>
                        <wps:cNvSpPr/>
                        <wps:spPr>
                          <a:xfrm>
                            <a:off x="0" y="0"/>
                            <a:ext cx="652577" cy="9144"/>
                          </a:xfrm>
                          <a:custGeom>
                            <a:avLst/>
                            <a:gdLst/>
                            <a:ahLst/>
                            <a:cxnLst/>
                            <a:rect l="0" t="0" r="0" b="0"/>
                            <a:pathLst>
                              <a:path w="652577" h="9144">
                                <a:moveTo>
                                  <a:pt x="0" y="0"/>
                                </a:moveTo>
                                <a:lnTo>
                                  <a:pt x="652577" y="0"/>
                                </a:lnTo>
                                <a:lnTo>
                                  <a:pt x="6525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2987318" id="Group 70292" o:spid="_x0000_s1026" style="width:51.4pt;height:.6pt;mso-position-horizontal-relative:char;mso-position-vertical-relative:line" coordsize="65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">
                <v:shape id="Shape 80659" o:spid="_x0000_s1027" style="position:absolute;width:6525;height:91;visibility:visible;mso-wrap-style:square;v-text-anchor:top" coordsize="6525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" path="m,l652577,r,9144l,9144,,e" fillcolor="black" stroked="f" strokeweight="0">
                  <v:stroke miterlimit="83231f" joinstyle="miter"/>
                  <v:path arrowok="t" textboxrect="0,0,652577,9144"/>
                </v:shape>
                <w10:anchorlock/>
              </v:group>
            </w:pict>
          </mc:Fallback>
        </mc:AlternateContent>
      </w:r>
      <w:r>
        <w:rPr>
          <w:rFonts w:ascii="Cambria Math" w:eastAsia="Cambria Math" w:hAnsi="Cambria Math" w:cs="Cambria Math"/>
          <w:sz w:val="20"/>
        </w:rPr>
        <w:t xml:space="preserve"> ≈ 7,56 </w:t>
      </w:r>
      <w:r>
        <w:rPr>
          <w:rFonts w:ascii="Calibri" w:eastAsia="Calibri" w:hAnsi="Calibri" w:cs="Calibri"/>
          <w:noProof/>
        </w:rPr>
        <mc:AlternateContent>
          <mc:Choice Requires="wpg">
            <w:drawing>
              <wp:inline distT="0" distB="0" distL="0" distR="0" wp14:anchorId="7A39A6A7" wp14:editId="10BB4031">
                <wp:extent cx="79248" cy="7620"/>
                <wp:effectExtent l="0" t="0" r="0" b="0"/>
                <wp:docPr id="70297" name="Group 70297"/>
                <wp:cNvGraphicFramePr/>
                <a:graphic xmlns:a="http://schemas.openxmlformats.org/drawingml/2006/main">
                  <a:graphicData uri="http://schemas.microsoft.com/office/word/2010/wordprocessingGroup">
                    <wpg:wgp>
                      <wpg:cNvGrpSpPr/>
                      <wpg:grpSpPr>
                        <a:xfrm>
                          <a:off x="0" y="0"/>
                          <a:ext cx="79248" cy="7620"/>
                          <a:chOff x="0" y="0"/>
                          <a:chExt cx="79248" cy="7620"/>
                        </a:xfrm>
                      </wpg:grpSpPr>
                      <wps:wsp>
                        <wps:cNvPr id="80661" name="Shape 80661"/>
                        <wps:cNvSpPr/>
                        <wps:spPr>
                          <a:xfrm>
                            <a:off x="0" y="0"/>
                            <a:ext cx="79248" cy="9144"/>
                          </a:xfrm>
                          <a:custGeom>
                            <a:avLst/>
                            <a:gdLst/>
                            <a:ahLst/>
                            <a:cxnLst/>
                            <a:rect l="0" t="0" r="0" b="0"/>
                            <a:pathLst>
                              <a:path w="79248" h="9144">
                                <a:moveTo>
                                  <a:pt x="0" y="0"/>
                                </a:moveTo>
                                <a:lnTo>
                                  <a:pt x="79248" y="0"/>
                                </a:lnTo>
                                <a:lnTo>
                                  <a:pt x="79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5B09201" id="Group 70297" o:spid="_x0000_s1026" style="width:6.25pt;height:.6pt;mso-position-horizontal-relative:char;mso-position-vertical-relative:line" coordsize="79248,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">
                <v:shape id="Shape 80661" o:spid="_x0000_s1027" style="position:absolute;width:79248;height:9144;visibility:visible;mso-wrap-style:square;v-text-anchor:top" coordsize="792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" path="m,l79248,r,9144l,9144,,e" fillcolor="black" stroked="f" strokeweight="0">
                  <v:stroke miterlimit="83231f" joinstyle="miter"/>
                  <v:path arrowok="t" textboxrect="0,0,79248,9144"/>
                </v:shape>
                <w10:anchorlock/>
              </v:group>
            </w:pict>
          </mc:Fallback>
        </mc:AlternateContent>
      </w:r>
      <w:r>
        <w:rPr>
          <w:sz w:val="20"/>
        </w:rPr>
        <w:t xml:space="preserve"> </w:t>
      </w:r>
    </w:p>
    <w:p w14:paraId="29DF0C70" w14:textId="77777777" w:rsidR="0090432E" w:rsidRDefault="004A30B3">
      <w:pPr>
        <w:spacing w:after="0" w:line="259" w:lineRule="auto"/>
        <w:ind w:left="0" w:right="381" w:firstLine="0"/>
        <w:jc w:val="center"/>
      </w:pPr>
      <w:r>
        <w:rPr>
          <w:rFonts w:ascii="Cambria Math" w:eastAsia="Cambria Math" w:hAnsi="Cambria Math" w:cs="Cambria Math"/>
          <w:sz w:val="31"/>
          <w:u w:val="single" w:color="000000"/>
          <w:vertAlign w:val="superscript"/>
        </w:rPr>
        <w:t>h</w:t>
      </w:r>
    </w:p>
    <w:p w14:paraId="6CECFE00" w14:textId="77777777" w:rsidR="0090432E" w:rsidRDefault="004A30B3" w:rsidP="007275BB">
      <w:pPr>
        <w:tabs>
          <w:tab w:val="center" w:pos="3926"/>
          <w:tab w:val="center" w:pos="5403"/>
        </w:tabs>
        <w:spacing w:after="2" w:line="259" w:lineRule="auto"/>
        <w:ind w:left="0" w:right="0" w:firstLine="0"/>
        <w:jc w:val="left"/>
      </w:pPr>
      <w:r>
        <w:rPr>
          <w:rFonts w:ascii="Calibri" w:eastAsia="Calibri" w:hAnsi="Calibri" w:cs="Calibri"/>
        </w:rPr>
        <w:tab/>
      </w:r>
      <w:r>
        <w:rPr>
          <w:rFonts w:ascii="Cambria Math" w:eastAsia="Cambria Math" w:hAnsi="Cambria Math" w:cs="Cambria Math"/>
          <w:sz w:val="20"/>
        </w:rPr>
        <w:t>1.760</w:t>
      </w:r>
      <w:r>
        <w:rPr>
          <w:rFonts w:ascii="Cambria Math" w:eastAsia="Cambria Math" w:hAnsi="Cambria Math" w:cs="Cambria Math"/>
          <w:sz w:val="20"/>
        </w:rPr>
        <w:tab/>
      </w:r>
      <w:r>
        <w:rPr>
          <w:rFonts w:ascii="Cambria Math" w:eastAsia="Cambria Math" w:hAnsi="Cambria Math" w:cs="Cambria Math"/>
          <w:sz w:val="31"/>
          <w:vertAlign w:val="superscript"/>
        </w:rPr>
        <w:t>h</w:t>
      </w:r>
      <w:r>
        <w:rPr>
          <w:rFonts w:ascii="Cambria Math" w:eastAsia="Cambria Math" w:hAnsi="Cambria Math" w:cs="Cambria Math"/>
          <w:sz w:val="20"/>
        </w:rPr>
        <w:t>Jahr</w:t>
      </w:r>
      <w:commentRangeEnd w:id="113"/>
      <w:r w:rsidR="00ED52EF">
        <w:rPr>
          <w:rStyle w:val="CommentReference"/>
        </w:rPr>
        <w:commentReference w:id="113"/>
      </w:r>
    </w:p>
    <w:p w14:paraId="5AD9339E" w14:textId="77777777" w:rsidR="0090432E" w:rsidRDefault="004A30B3">
      <w:pPr>
        <w:ind w:left="-5" w:right="0"/>
      </w:pPr>
      <w:r>
        <w:t xml:space="preserve">Es ergibt sich also ein Stundensatz von </w:t>
      </w:r>
      <w:r>
        <w:rPr>
          <w:i/>
        </w:rPr>
        <w:t>7,56 EUR</w:t>
      </w:r>
      <w:r>
        <w:t xml:space="preserve">. Die Durchführungszeit des Projekts beträgt </w:t>
      </w:r>
      <w:commentRangeStart w:id="114"/>
      <w:r>
        <w:t xml:space="preserve">70 </w:t>
      </w:r>
      <w:commentRangeEnd w:id="114"/>
      <w:r w:rsidR="00ED52EF">
        <w:rPr>
          <w:rStyle w:val="CommentReference"/>
        </w:rPr>
        <w:commentReference w:id="114"/>
      </w:r>
      <w:r>
        <w:t>Stunden. Für die Nutzung von Ressourcen</w:t>
      </w:r>
      <w:r>
        <w:rPr>
          <w:vertAlign w:val="superscript"/>
        </w:rPr>
        <w:footnoteReference w:id="1"/>
      </w:r>
      <w:r>
        <w:t xml:space="preserve"> </w:t>
      </w:r>
      <w:commentRangeStart w:id="115"/>
      <w:r>
        <w:t xml:space="preserve">wird ein pauschaler Stundensatz von </w:t>
      </w:r>
      <w:r>
        <w:rPr>
          <w:i/>
        </w:rPr>
        <w:t>15 EUR</w:t>
      </w:r>
      <w:r>
        <w:t xml:space="preserve"> angenommen. Für die anderen Mitarbeiter wird pauschal ein Stundensatz von </w:t>
      </w:r>
      <w:r>
        <w:rPr>
          <w:i/>
        </w:rPr>
        <w:t>25 EUR</w:t>
      </w:r>
      <w:r>
        <w:t xml:space="preserve"> angenommen</w:t>
      </w:r>
      <w:commentRangeEnd w:id="115"/>
      <w:r w:rsidR="005955E4">
        <w:rPr>
          <w:rStyle w:val="CommentReference"/>
        </w:rPr>
        <w:commentReference w:id="115"/>
      </w:r>
      <w:r>
        <w:t xml:space="preserve">. Eine Aufstellung der Kosten befindet sich in Tabelle 2 und sie betragen insgesamt </w:t>
      </w:r>
      <w:r>
        <w:rPr>
          <w:i/>
        </w:rPr>
        <w:t>2.739,20 EUR</w:t>
      </w:r>
      <w:r>
        <w:t xml:space="preserve">. </w:t>
      </w:r>
    </w:p>
    <w:tbl>
      <w:tblPr>
        <w:tblStyle w:val="TableGrid"/>
        <w:tblW w:w="7089" w:type="dxa"/>
        <w:tblInd w:w="991" w:type="dxa"/>
        <w:tblCellMar>
          <w:top w:w="62" w:type="dxa"/>
          <w:right w:w="47" w:type="dxa"/>
        </w:tblCellMar>
        <w:tblLook w:val="04A0" w:firstRow="1" w:lastRow="0" w:firstColumn="1" w:lastColumn="0" w:noHBand="0" w:noVBand="1"/>
      </w:tblPr>
      <w:tblGrid>
        <w:gridCol w:w="2437"/>
        <w:gridCol w:w="850"/>
        <w:gridCol w:w="2655"/>
        <w:gridCol w:w="1147"/>
      </w:tblGrid>
      <w:tr w:rsidR="0090432E" w14:paraId="56F829B7" w14:textId="77777777">
        <w:trPr>
          <w:trHeight w:val="374"/>
        </w:trPr>
        <w:tc>
          <w:tcPr>
            <w:tcW w:w="2437" w:type="dxa"/>
            <w:tcBorders>
              <w:top w:val="nil"/>
              <w:left w:val="nil"/>
              <w:bottom w:val="nil"/>
              <w:right w:val="nil"/>
            </w:tcBorders>
            <w:shd w:val="clear" w:color="auto" w:fill="1F4E79"/>
          </w:tcPr>
          <w:p w14:paraId="599E2AB5" w14:textId="77777777" w:rsidR="0090432E" w:rsidRDefault="004A30B3">
            <w:pPr>
              <w:spacing w:after="0" w:line="259" w:lineRule="auto"/>
              <w:ind w:left="108" w:right="0" w:firstLine="0"/>
              <w:jc w:val="left"/>
            </w:pPr>
            <w:r>
              <w:rPr>
                <w:b/>
                <w:color w:val="FFFFFF"/>
              </w:rPr>
              <w:t xml:space="preserve">Vorgang </w:t>
            </w:r>
          </w:p>
        </w:tc>
        <w:tc>
          <w:tcPr>
            <w:tcW w:w="850" w:type="dxa"/>
            <w:tcBorders>
              <w:top w:val="nil"/>
              <w:left w:val="nil"/>
              <w:bottom w:val="nil"/>
              <w:right w:val="nil"/>
            </w:tcBorders>
            <w:shd w:val="clear" w:color="auto" w:fill="1F4E79"/>
          </w:tcPr>
          <w:p w14:paraId="23D95AB1" w14:textId="77777777" w:rsidR="0090432E" w:rsidRDefault="004A30B3">
            <w:pPr>
              <w:spacing w:after="0" w:line="259" w:lineRule="auto"/>
              <w:ind w:left="36" w:right="0" w:firstLine="0"/>
              <w:jc w:val="left"/>
            </w:pPr>
            <w:r>
              <w:rPr>
                <w:b/>
                <w:color w:val="FFFFFF"/>
              </w:rPr>
              <w:t xml:space="preserve">Zeit </w:t>
            </w:r>
          </w:p>
        </w:tc>
        <w:tc>
          <w:tcPr>
            <w:tcW w:w="2655" w:type="dxa"/>
            <w:tcBorders>
              <w:top w:val="nil"/>
              <w:left w:val="nil"/>
              <w:bottom w:val="nil"/>
              <w:right w:val="nil"/>
            </w:tcBorders>
            <w:shd w:val="clear" w:color="auto" w:fill="1F4E79"/>
          </w:tcPr>
          <w:p w14:paraId="6478F238" w14:textId="77777777" w:rsidR="0090432E" w:rsidRDefault="004A30B3">
            <w:pPr>
              <w:spacing w:after="0" w:line="259" w:lineRule="auto"/>
              <w:ind w:left="600" w:right="0" w:firstLine="0"/>
              <w:jc w:val="left"/>
            </w:pPr>
            <w:r>
              <w:rPr>
                <w:b/>
                <w:color w:val="FFFFFF"/>
              </w:rPr>
              <w:t xml:space="preserve">Kosten / Stunde </w:t>
            </w:r>
          </w:p>
        </w:tc>
        <w:tc>
          <w:tcPr>
            <w:tcW w:w="1147" w:type="dxa"/>
            <w:tcBorders>
              <w:top w:val="nil"/>
              <w:left w:val="nil"/>
              <w:bottom w:val="nil"/>
              <w:right w:val="nil"/>
            </w:tcBorders>
            <w:shd w:val="clear" w:color="auto" w:fill="1F4E79"/>
          </w:tcPr>
          <w:p w14:paraId="0EF137D9" w14:textId="77777777" w:rsidR="0090432E" w:rsidRDefault="004A30B3">
            <w:pPr>
              <w:spacing w:after="0" w:line="259" w:lineRule="auto"/>
              <w:ind w:left="0" w:right="61" w:firstLine="0"/>
              <w:jc w:val="right"/>
            </w:pPr>
            <w:r>
              <w:rPr>
                <w:b/>
                <w:color w:val="FFFFFF"/>
              </w:rPr>
              <w:t xml:space="preserve">Kosten </w:t>
            </w:r>
          </w:p>
        </w:tc>
      </w:tr>
      <w:tr w:rsidR="0090432E" w14:paraId="6262051D" w14:textId="77777777">
        <w:trPr>
          <w:trHeight w:val="372"/>
        </w:trPr>
        <w:tc>
          <w:tcPr>
            <w:tcW w:w="2437" w:type="dxa"/>
            <w:tcBorders>
              <w:top w:val="nil"/>
              <w:left w:val="nil"/>
              <w:bottom w:val="nil"/>
              <w:right w:val="nil"/>
            </w:tcBorders>
          </w:tcPr>
          <w:p w14:paraId="09653FEE" w14:textId="77777777" w:rsidR="0090432E" w:rsidRDefault="004A30B3">
            <w:pPr>
              <w:spacing w:after="0" w:line="259" w:lineRule="auto"/>
              <w:ind w:left="108" w:right="0" w:firstLine="0"/>
              <w:jc w:val="left"/>
            </w:pPr>
            <w:r>
              <w:t xml:space="preserve">Entwicklung </w:t>
            </w:r>
          </w:p>
        </w:tc>
        <w:tc>
          <w:tcPr>
            <w:tcW w:w="850" w:type="dxa"/>
            <w:tcBorders>
              <w:top w:val="nil"/>
              <w:left w:val="nil"/>
              <w:bottom w:val="nil"/>
              <w:right w:val="nil"/>
            </w:tcBorders>
          </w:tcPr>
          <w:p w14:paraId="0C5236E6" w14:textId="77777777" w:rsidR="0090432E" w:rsidRDefault="004A30B3">
            <w:pPr>
              <w:spacing w:after="0" w:line="259" w:lineRule="auto"/>
              <w:ind w:left="0" w:right="0" w:firstLine="0"/>
              <w:jc w:val="left"/>
            </w:pPr>
            <w:r>
              <w:t xml:space="preserve">70 h </w:t>
            </w:r>
          </w:p>
        </w:tc>
        <w:tc>
          <w:tcPr>
            <w:tcW w:w="2655" w:type="dxa"/>
            <w:tcBorders>
              <w:top w:val="nil"/>
              <w:left w:val="nil"/>
              <w:bottom w:val="nil"/>
              <w:right w:val="nil"/>
            </w:tcBorders>
          </w:tcPr>
          <w:p w14:paraId="4910DA30" w14:textId="77777777" w:rsidR="0090432E" w:rsidRDefault="004A30B3">
            <w:pPr>
              <w:spacing w:after="0" w:line="259" w:lineRule="auto"/>
              <w:ind w:left="0" w:right="0" w:firstLine="0"/>
              <w:jc w:val="left"/>
            </w:pPr>
            <w:r>
              <w:rPr>
                <w:i/>
              </w:rPr>
              <w:t>7,56 €</w:t>
            </w:r>
            <w:r>
              <w:t xml:space="preserve"> + </w:t>
            </w:r>
            <w:r>
              <w:rPr>
                <w:i/>
              </w:rPr>
              <w:t>15 €</w:t>
            </w:r>
            <w:r>
              <w:t xml:space="preserve"> = </w:t>
            </w:r>
            <w:r>
              <w:rPr>
                <w:i/>
              </w:rPr>
              <w:t>22,56 €</w:t>
            </w:r>
            <w:r>
              <w:t xml:space="preserve"> </w:t>
            </w:r>
          </w:p>
        </w:tc>
        <w:tc>
          <w:tcPr>
            <w:tcW w:w="1147" w:type="dxa"/>
            <w:tcBorders>
              <w:top w:val="nil"/>
              <w:left w:val="nil"/>
              <w:bottom w:val="nil"/>
              <w:right w:val="nil"/>
            </w:tcBorders>
          </w:tcPr>
          <w:p w14:paraId="268F4BF7" w14:textId="77777777" w:rsidR="0090432E" w:rsidRDefault="004A30B3">
            <w:pPr>
              <w:spacing w:after="0" w:line="259" w:lineRule="auto"/>
              <w:ind w:left="0" w:right="0" w:firstLine="0"/>
            </w:pPr>
            <w:r>
              <w:rPr>
                <w:i/>
              </w:rPr>
              <w:t xml:space="preserve">1.579,20 € </w:t>
            </w:r>
          </w:p>
        </w:tc>
      </w:tr>
      <w:tr w:rsidR="0090432E" w14:paraId="775FD273" w14:textId="77777777">
        <w:trPr>
          <w:trHeight w:val="375"/>
        </w:trPr>
        <w:tc>
          <w:tcPr>
            <w:tcW w:w="2437" w:type="dxa"/>
            <w:tcBorders>
              <w:top w:val="nil"/>
              <w:left w:val="nil"/>
              <w:bottom w:val="nil"/>
              <w:right w:val="nil"/>
            </w:tcBorders>
            <w:shd w:val="clear" w:color="auto" w:fill="D9D9D9"/>
          </w:tcPr>
          <w:p w14:paraId="656B2730" w14:textId="77777777" w:rsidR="0090432E" w:rsidRDefault="004A30B3">
            <w:pPr>
              <w:spacing w:after="0" w:line="259" w:lineRule="auto"/>
              <w:ind w:left="108" w:right="0" w:firstLine="0"/>
              <w:jc w:val="left"/>
            </w:pPr>
            <w:r>
              <w:t xml:space="preserve">Fachgespräch </w:t>
            </w:r>
          </w:p>
        </w:tc>
        <w:tc>
          <w:tcPr>
            <w:tcW w:w="850" w:type="dxa"/>
            <w:tcBorders>
              <w:top w:val="nil"/>
              <w:left w:val="nil"/>
              <w:bottom w:val="nil"/>
              <w:right w:val="nil"/>
            </w:tcBorders>
            <w:shd w:val="clear" w:color="auto" w:fill="D9D9D9"/>
          </w:tcPr>
          <w:p w14:paraId="5ACB4DBA" w14:textId="77777777" w:rsidR="0090432E" w:rsidRDefault="004A30B3">
            <w:pPr>
              <w:spacing w:after="0" w:line="259" w:lineRule="auto"/>
              <w:ind w:left="122" w:right="0" w:firstLine="0"/>
              <w:jc w:val="left"/>
            </w:pPr>
            <w:r>
              <w:t xml:space="preserve">3 h </w:t>
            </w:r>
          </w:p>
        </w:tc>
        <w:tc>
          <w:tcPr>
            <w:tcW w:w="2655" w:type="dxa"/>
            <w:tcBorders>
              <w:top w:val="nil"/>
              <w:left w:val="nil"/>
              <w:bottom w:val="nil"/>
              <w:right w:val="nil"/>
            </w:tcBorders>
            <w:shd w:val="clear" w:color="auto" w:fill="D9D9D9"/>
          </w:tcPr>
          <w:p w14:paraId="4471CAFC" w14:textId="77777777" w:rsidR="0090432E" w:rsidRDefault="004A30B3">
            <w:pPr>
              <w:spacing w:after="0" w:line="259" w:lineRule="auto"/>
              <w:ind w:left="182" w:right="0" w:firstLine="0"/>
              <w:jc w:val="left"/>
            </w:pPr>
            <w:r>
              <w:rPr>
                <w:i/>
              </w:rPr>
              <w:t>25 €</w:t>
            </w:r>
            <w:r>
              <w:t xml:space="preserve"> + </w:t>
            </w:r>
            <w:r>
              <w:rPr>
                <w:i/>
              </w:rPr>
              <w:t>15 €</w:t>
            </w:r>
            <w:r>
              <w:t xml:space="preserve"> = </w:t>
            </w:r>
            <w:r>
              <w:rPr>
                <w:i/>
              </w:rPr>
              <w:t>40,00 €</w:t>
            </w:r>
            <w:r>
              <w:t xml:space="preserve"> </w:t>
            </w:r>
          </w:p>
        </w:tc>
        <w:tc>
          <w:tcPr>
            <w:tcW w:w="1147" w:type="dxa"/>
            <w:tcBorders>
              <w:top w:val="nil"/>
              <w:left w:val="nil"/>
              <w:bottom w:val="nil"/>
              <w:right w:val="nil"/>
            </w:tcBorders>
            <w:shd w:val="clear" w:color="auto" w:fill="D9D9D9"/>
          </w:tcPr>
          <w:p w14:paraId="5C850D65" w14:textId="77777777" w:rsidR="0090432E" w:rsidRDefault="004A30B3">
            <w:pPr>
              <w:spacing w:after="0" w:line="259" w:lineRule="auto"/>
              <w:ind w:left="182" w:right="0" w:firstLine="0"/>
              <w:jc w:val="left"/>
            </w:pPr>
            <w:r>
              <w:rPr>
                <w:i/>
              </w:rPr>
              <w:t xml:space="preserve">120,00 € </w:t>
            </w:r>
          </w:p>
        </w:tc>
      </w:tr>
      <w:tr w:rsidR="0090432E" w14:paraId="3EE7C5CC" w14:textId="77777777">
        <w:trPr>
          <w:trHeight w:val="372"/>
        </w:trPr>
        <w:tc>
          <w:tcPr>
            <w:tcW w:w="2437" w:type="dxa"/>
            <w:tcBorders>
              <w:top w:val="nil"/>
              <w:left w:val="nil"/>
              <w:bottom w:val="nil"/>
              <w:right w:val="nil"/>
            </w:tcBorders>
          </w:tcPr>
          <w:p w14:paraId="32198229" w14:textId="77777777" w:rsidR="0090432E" w:rsidRDefault="004A30B3">
            <w:pPr>
              <w:spacing w:after="0" w:line="259" w:lineRule="auto"/>
              <w:ind w:left="108" w:right="0" w:firstLine="0"/>
              <w:jc w:val="left"/>
            </w:pPr>
            <w:r>
              <w:t xml:space="preserve">Abnahme </w:t>
            </w:r>
          </w:p>
        </w:tc>
        <w:tc>
          <w:tcPr>
            <w:tcW w:w="850" w:type="dxa"/>
            <w:tcBorders>
              <w:top w:val="nil"/>
              <w:left w:val="nil"/>
              <w:bottom w:val="nil"/>
              <w:right w:val="nil"/>
            </w:tcBorders>
          </w:tcPr>
          <w:p w14:paraId="17A32674" w14:textId="77777777" w:rsidR="0090432E" w:rsidRDefault="004A30B3">
            <w:pPr>
              <w:spacing w:after="0" w:line="259" w:lineRule="auto"/>
              <w:ind w:left="122" w:right="0" w:firstLine="0"/>
              <w:jc w:val="left"/>
            </w:pPr>
            <w:r>
              <w:t xml:space="preserve">1 h </w:t>
            </w:r>
          </w:p>
        </w:tc>
        <w:tc>
          <w:tcPr>
            <w:tcW w:w="2655" w:type="dxa"/>
            <w:tcBorders>
              <w:top w:val="nil"/>
              <w:left w:val="nil"/>
              <w:bottom w:val="nil"/>
              <w:right w:val="nil"/>
            </w:tcBorders>
          </w:tcPr>
          <w:p w14:paraId="6906F586" w14:textId="77777777" w:rsidR="0090432E" w:rsidRDefault="004A30B3">
            <w:pPr>
              <w:spacing w:after="0" w:line="259" w:lineRule="auto"/>
              <w:ind w:left="182" w:right="0" w:firstLine="0"/>
              <w:jc w:val="left"/>
            </w:pPr>
            <w:r>
              <w:rPr>
                <w:i/>
              </w:rPr>
              <w:t>25 €</w:t>
            </w:r>
            <w:r>
              <w:t xml:space="preserve"> + </w:t>
            </w:r>
            <w:r>
              <w:rPr>
                <w:i/>
              </w:rPr>
              <w:t>15 €</w:t>
            </w:r>
            <w:r>
              <w:t xml:space="preserve"> = </w:t>
            </w:r>
            <w:r>
              <w:rPr>
                <w:i/>
              </w:rPr>
              <w:t>40,00 €</w:t>
            </w:r>
            <w:r>
              <w:t xml:space="preserve"> </w:t>
            </w:r>
          </w:p>
        </w:tc>
        <w:tc>
          <w:tcPr>
            <w:tcW w:w="1147" w:type="dxa"/>
            <w:tcBorders>
              <w:top w:val="nil"/>
              <w:left w:val="nil"/>
              <w:bottom w:val="nil"/>
              <w:right w:val="nil"/>
            </w:tcBorders>
          </w:tcPr>
          <w:p w14:paraId="4B05F729" w14:textId="77777777" w:rsidR="0090432E" w:rsidRDefault="004A30B3">
            <w:pPr>
              <w:spacing w:after="0" w:line="259" w:lineRule="auto"/>
              <w:ind w:left="0" w:right="59" w:firstLine="0"/>
              <w:jc w:val="right"/>
            </w:pPr>
            <w:r>
              <w:rPr>
                <w:i/>
              </w:rPr>
              <w:t xml:space="preserve">40,00 € </w:t>
            </w:r>
          </w:p>
        </w:tc>
      </w:tr>
      <w:tr w:rsidR="0090432E" w14:paraId="48610BFD" w14:textId="77777777">
        <w:trPr>
          <w:trHeight w:val="387"/>
        </w:trPr>
        <w:tc>
          <w:tcPr>
            <w:tcW w:w="2437" w:type="dxa"/>
            <w:tcBorders>
              <w:top w:val="nil"/>
              <w:left w:val="nil"/>
              <w:bottom w:val="single" w:sz="2" w:space="0" w:color="FFFFFF"/>
              <w:right w:val="nil"/>
            </w:tcBorders>
            <w:shd w:val="clear" w:color="auto" w:fill="D9D9D9"/>
          </w:tcPr>
          <w:p w14:paraId="5C9BFE25" w14:textId="77777777" w:rsidR="0090432E" w:rsidRDefault="004A30B3">
            <w:pPr>
              <w:spacing w:after="0" w:line="259" w:lineRule="auto"/>
              <w:ind w:left="108" w:right="0" w:firstLine="0"/>
              <w:jc w:val="left"/>
            </w:pPr>
            <w:r>
              <w:t xml:space="preserve">Schulung </w:t>
            </w:r>
          </w:p>
        </w:tc>
        <w:tc>
          <w:tcPr>
            <w:tcW w:w="850" w:type="dxa"/>
            <w:tcBorders>
              <w:top w:val="nil"/>
              <w:left w:val="nil"/>
              <w:bottom w:val="single" w:sz="2" w:space="0" w:color="FFFFFF"/>
              <w:right w:val="nil"/>
            </w:tcBorders>
            <w:shd w:val="clear" w:color="auto" w:fill="D9D9D9"/>
          </w:tcPr>
          <w:p w14:paraId="6771C5E1" w14:textId="77777777" w:rsidR="0090432E" w:rsidRDefault="004A30B3">
            <w:pPr>
              <w:spacing w:after="0" w:line="259" w:lineRule="auto"/>
              <w:ind w:left="0" w:right="0" w:firstLine="0"/>
              <w:jc w:val="left"/>
            </w:pPr>
            <w:r>
              <w:t xml:space="preserve">25 h </w:t>
            </w:r>
          </w:p>
        </w:tc>
        <w:tc>
          <w:tcPr>
            <w:tcW w:w="2655" w:type="dxa"/>
            <w:tcBorders>
              <w:top w:val="nil"/>
              <w:left w:val="nil"/>
              <w:bottom w:val="single" w:sz="2" w:space="0" w:color="FFFFFF"/>
              <w:right w:val="nil"/>
            </w:tcBorders>
            <w:shd w:val="clear" w:color="auto" w:fill="D9D9D9"/>
          </w:tcPr>
          <w:p w14:paraId="12C12CEC" w14:textId="77777777" w:rsidR="0090432E" w:rsidRDefault="004A30B3">
            <w:pPr>
              <w:spacing w:after="0" w:line="259" w:lineRule="auto"/>
              <w:ind w:left="182" w:right="0" w:firstLine="0"/>
              <w:jc w:val="left"/>
            </w:pPr>
            <w:r>
              <w:rPr>
                <w:i/>
              </w:rPr>
              <w:t>25 €</w:t>
            </w:r>
            <w:r>
              <w:t xml:space="preserve"> + </w:t>
            </w:r>
            <w:r>
              <w:rPr>
                <w:i/>
              </w:rPr>
              <w:t>15 €</w:t>
            </w:r>
            <w:r>
              <w:t xml:space="preserve"> = </w:t>
            </w:r>
            <w:r>
              <w:rPr>
                <w:i/>
              </w:rPr>
              <w:t>40,00 €</w:t>
            </w:r>
            <w:r>
              <w:t xml:space="preserve"> </w:t>
            </w:r>
          </w:p>
        </w:tc>
        <w:tc>
          <w:tcPr>
            <w:tcW w:w="1147" w:type="dxa"/>
            <w:tcBorders>
              <w:top w:val="nil"/>
              <w:left w:val="nil"/>
              <w:bottom w:val="single" w:sz="2" w:space="0" w:color="FFFFFF"/>
              <w:right w:val="nil"/>
            </w:tcBorders>
            <w:shd w:val="clear" w:color="auto" w:fill="D9D9D9"/>
          </w:tcPr>
          <w:p w14:paraId="17E50798" w14:textId="77777777" w:rsidR="0090432E" w:rsidRDefault="004A30B3">
            <w:pPr>
              <w:spacing w:after="0" w:line="259" w:lineRule="auto"/>
              <w:ind w:left="0" w:right="0" w:firstLine="0"/>
            </w:pPr>
            <w:r>
              <w:rPr>
                <w:i/>
              </w:rPr>
              <w:t xml:space="preserve">1.000,00 € </w:t>
            </w:r>
          </w:p>
        </w:tc>
      </w:tr>
    </w:tbl>
    <w:p w14:paraId="4E15C479" w14:textId="77777777" w:rsidR="0090432E" w:rsidRDefault="004A30B3">
      <w:pPr>
        <w:tabs>
          <w:tab w:val="center" w:pos="1099"/>
          <w:tab w:val="center" w:pos="3855"/>
          <w:tab w:val="center" w:pos="6150"/>
          <w:tab w:val="center" w:pos="7454"/>
        </w:tabs>
        <w:spacing w:after="5" w:line="259" w:lineRule="auto"/>
        <w:ind w:left="0" w:right="0" w:firstLine="0"/>
        <w:jc w:val="left"/>
      </w:pPr>
      <w:r>
        <w:rPr>
          <w:rFonts w:ascii="Calibri" w:eastAsia="Calibri" w:hAnsi="Calibri" w:cs="Calibri"/>
        </w:rPr>
        <w:tab/>
      </w:r>
      <w:r>
        <w:rPr>
          <w:b/>
        </w:rPr>
        <w:t xml:space="preserve"> </w:t>
      </w:r>
      <w:r>
        <w:rPr>
          <w:b/>
        </w:rPr>
        <w:tab/>
        <w:t xml:space="preserve"> </w:t>
      </w:r>
      <w:r>
        <w:rPr>
          <w:b/>
        </w:rPr>
        <w:tab/>
      </w:r>
      <w:r>
        <w:rPr>
          <w:b/>
          <w:i/>
        </w:rPr>
        <w:t xml:space="preserve">Gesamt </w:t>
      </w:r>
      <w:r>
        <w:rPr>
          <w:b/>
          <w:i/>
        </w:rPr>
        <w:tab/>
        <w:t xml:space="preserve">2.739,20 € </w:t>
      </w:r>
    </w:p>
    <w:p w14:paraId="341F2E73" w14:textId="77777777" w:rsidR="0090432E" w:rsidRDefault="004A30B3" w:rsidP="00CD1F9F">
      <w:pPr>
        <w:pStyle w:val="TabelleH1"/>
      </w:pPr>
      <w:bookmarkStart w:id="116" w:name="_Toc129267810"/>
      <w:r>
        <w:t>Tabelle 2: Kostenaufstellung</w:t>
      </w:r>
      <w:bookmarkEnd w:id="116"/>
      <w:r>
        <w:t xml:space="preserve"> </w:t>
      </w:r>
    </w:p>
    <w:p w14:paraId="2B45B91C" w14:textId="77777777" w:rsidR="0090432E" w:rsidRDefault="004A30B3" w:rsidP="007A261A">
      <w:pPr>
        <w:pStyle w:val="Heading3"/>
        <w:ind w:left="0" w:firstLine="0"/>
      </w:pPr>
      <w:bookmarkStart w:id="117" w:name="_Toc129263001"/>
      <w:bookmarkStart w:id="118" w:name="_Toc129267886"/>
      <w:r>
        <w:rPr>
          <w:color w:val="1F4D78"/>
          <w:sz w:val="26"/>
        </w:rPr>
        <w:t xml:space="preserve">3.2.3 </w:t>
      </w:r>
      <w:r w:rsidRPr="004D0400">
        <w:rPr>
          <w:rStyle w:val="Heading3Char"/>
        </w:rPr>
        <w:t>Amortisationsdauer</w:t>
      </w:r>
      <w:bookmarkEnd w:id="117"/>
      <w:bookmarkEnd w:id="118"/>
      <w:r>
        <w:rPr>
          <w:color w:val="1F4D78"/>
          <w:sz w:val="26"/>
        </w:rPr>
        <w:t xml:space="preserve"> </w:t>
      </w:r>
    </w:p>
    <w:p w14:paraId="2CDB3E04" w14:textId="77777777" w:rsidR="0090432E" w:rsidRDefault="004A30B3">
      <w:pPr>
        <w:numPr>
          <w:ilvl w:val="0"/>
          <w:numId w:val="2"/>
        </w:numPr>
        <w:ind w:right="0" w:hanging="360"/>
      </w:pPr>
      <w:r>
        <w:t xml:space="preserve">Welche monetären Vorteile bietet das Projekt (z.B. Einsparung von Lizenzkosten, Arbeitszeitersparnis, bessere Usability, Korrektheit)? </w:t>
      </w:r>
      <w:r>
        <w:rPr>
          <w:rFonts w:ascii="Segoe UI Symbol" w:eastAsia="Segoe UI Symbol" w:hAnsi="Segoe UI Symbol" w:cs="Segoe UI Symbol"/>
        </w:rPr>
        <w:t></w:t>
      </w:r>
      <w:r>
        <w:t xml:space="preserve"> Wann hat sich das Projekt amortisiert? </w:t>
      </w:r>
    </w:p>
    <w:p w14:paraId="71E6E6EF" w14:textId="77777777" w:rsidR="0090432E" w:rsidRDefault="004A30B3">
      <w:pPr>
        <w:spacing w:after="25" w:line="259" w:lineRule="auto"/>
        <w:ind w:left="-16" w:right="0" w:firstLine="0"/>
        <w:jc w:val="left"/>
      </w:pPr>
      <w:r>
        <w:rPr>
          <w:noProof/>
        </w:rPr>
        <w:drawing>
          <wp:inline distT="0" distB="0" distL="0" distR="0" wp14:anchorId="7A9A6473" wp14:editId="100C8904">
            <wp:extent cx="5785105" cy="9144"/>
            <wp:effectExtent l="0" t="0" r="0" b="0"/>
            <wp:docPr id="77684" name="Picture 77684"/>
            <wp:cNvGraphicFramePr/>
            <a:graphic xmlns:a="http://schemas.openxmlformats.org/drawingml/2006/main">
              <a:graphicData uri="http://schemas.openxmlformats.org/drawingml/2006/picture">
                <pic:pic xmlns:pic="http://schemas.openxmlformats.org/drawingml/2006/picture">
                  <pic:nvPicPr>
                    <pic:cNvPr id="77684" name="Picture 77684"/>
                    <pic:cNvPicPr/>
                  </pic:nvPicPr>
                  <pic:blipFill>
                    <a:blip r:embed="rId32"/>
                    <a:stretch>
                      <a:fillRect/>
                    </a:stretch>
                  </pic:blipFill>
                  <pic:spPr>
                    <a:xfrm>
                      <a:off x="0" y="0"/>
                      <a:ext cx="5785105" cy="9144"/>
                    </a:xfrm>
                    <a:prstGeom prst="rect">
                      <a:avLst/>
                    </a:prstGeom>
                  </pic:spPr>
                </pic:pic>
              </a:graphicData>
            </a:graphic>
          </wp:inline>
        </w:drawing>
      </w:r>
    </w:p>
    <w:p w14:paraId="4236439A" w14:textId="77777777" w:rsidR="0090432E" w:rsidRDefault="004A30B3">
      <w:pPr>
        <w:spacing w:after="4" w:line="260" w:lineRule="auto"/>
        <w:ind w:left="-5" w:right="0"/>
        <w:jc w:val="left"/>
      </w:pPr>
      <w:r>
        <w:rPr>
          <w:b/>
        </w:rPr>
        <w:t xml:space="preserve">Beispielrechnung (verkürzt) </w:t>
      </w:r>
    </w:p>
    <w:p w14:paraId="36CC50A0" w14:textId="77777777" w:rsidR="0090432E" w:rsidRDefault="004A30B3">
      <w:pPr>
        <w:spacing w:after="125" w:line="259" w:lineRule="auto"/>
        <w:ind w:left="-29" w:right="0" w:firstLine="0"/>
        <w:jc w:val="left"/>
      </w:pPr>
      <w:r>
        <w:rPr>
          <w:rFonts w:ascii="Calibri" w:eastAsia="Calibri" w:hAnsi="Calibri" w:cs="Calibri"/>
          <w:noProof/>
        </w:rPr>
        <mc:AlternateContent>
          <mc:Choice Requires="wpg">
            <w:drawing>
              <wp:inline distT="0" distB="0" distL="0" distR="0" wp14:anchorId="4BF10E08" wp14:editId="79B42FDB">
                <wp:extent cx="5796738" cy="6097"/>
                <wp:effectExtent l="0" t="0" r="0" b="0"/>
                <wp:docPr id="70639" name="Group 70639"/>
                <wp:cNvGraphicFramePr/>
                <a:graphic xmlns:a="http://schemas.openxmlformats.org/drawingml/2006/main">
                  <a:graphicData uri="http://schemas.microsoft.com/office/word/2010/wordprocessingGroup">
                    <wpg:wgp>
                      <wpg:cNvGrpSpPr/>
                      <wpg:grpSpPr>
                        <a:xfrm>
                          <a:off x="0" y="0"/>
                          <a:ext cx="5796738" cy="6097"/>
                          <a:chOff x="0" y="0"/>
                          <a:chExt cx="5796738" cy="6097"/>
                        </a:xfrm>
                      </wpg:grpSpPr>
                      <pic:pic xmlns:pic="http://schemas.openxmlformats.org/drawingml/2006/picture">
                        <pic:nvPicPr>
                          <pic:cNvPr id="3713" name="Picture 3713"/>
                          <pic:cNvPicPr/>
                        </pic:nvPicPr>
                        <pic:blipFill>
                          <a:blip r:embed="rId33"/>
                          <a:stretch>
                            <a:fillRect/>
                          </a:stretch>
                        </pic:blipFill>
                        <pic:spPr>
                          <a:xfrm>
                            <a:off x="0" y="0"/>
                            <a:ext cx="30480" cy="6097"/>
                          </a:xfrm>
                          <a:prstGeom prst="rect">
                            <a:avLst/>
                          </a:prstGeom>
                        </pic:spPr>
                      </pic:pic>
                      <pic:pic xmlns:pic="http://schemas.openxmlformats.org/drawingml/2006/picture">
                        <pic:nvPicPr>
                          <pic:cNvPr id="3715" name="Picture 3715"/>
                          <pic:cNvPicPr/>
                        </pic:nvPicPr>
                        <pic:blipFill>
                          <a:blip r:embed="rId33"/>
                          <a:stretch>
                            <a:fillRect/>
                          </a:stretch>
                        </pic:blipFill>
                        <pic:spPr>
                          <a:xfrm>
                            <a:off x="30480" y="0"/>
                            <a:ext cx="30480" cy="6097"/>
                          </a:xfrm>
                          <a:prstGeom prst="rect">
                            <a:avLst/>
                          </a:prstGeom>
                        </pic:spPr>
                      </pic:pic>
                      <pic:pic xmlns:pic="http://schemas.openxmlformats.org/drawingml/2006/picture">
                        <pic:nvPicPr>
                          <pic:cNvPr id="3717" name="Picture 3717"/>
                          <pic:cNvPicPr/>
                        </pic:nvPicPr>
                        <pic:blipFill>
                          <a:blip r:embed="rId33"/>
                          <a:stretch>
                            <a:fillRect/>
                          </a:stretch>
                        </pic:blipFill>
                        <pic:spPr>
                          <a:xfrm>
                            <a:off x="60960" y="0"/>
                            <a:ext cx="30480" cy="6097"/>
                          </a:xfrm>
                          <a:prstGeom prst="rect">
                            <a:avLst/>
                          </a:prstGeom>
                        </pic:spPr>
                      </pic:pic>
                      <pic:pic xmlns:pic="http://schemas.openxmlformats.org/drawingml/2006/picture">
                        <pic:nvPicPr>
                          <pic:cNvPr id="3719" name="Picture 3719"/>
                          <pic:cNvPicPr/>
                        </pic:nvPicPr>
                        <pic:blipFill>
                          <a:blip r:embed="rId33"/>
                          <a:stretch>
                            <a:fillRect/>
                          </a:stretch>
                        </pic:blipFill>
                        <pic:spPr>
                          <a:xfrm>
                            <a:off x="91440" y="0"/>
                            <a:ext cx="30480" cy="6097"/>
                          </a:xfrm>
                          <a:prstGeom prst="rect">
                            <a:avLst/>
                          </a:prstGeom>
                        </pic:spPr>
                      </pic:pic>
                      <pic:pic xmlns:pic="http://schemas.openxmlformats.org/drawingml/2006/picture">
                        <pic:nvPicPr>
                          <pic:cNvPr id="3721" name="Picture 3721"/>
                          <pic:cNvPicPr/>
                        </pic:nvPicPr>
                        <pic:blipFill>
                          <a:blip r:embed="rId33"/>
                          <a:stretch>
                            <a:fillRect/>
                          </a:stretch>
                        </pic:blipFill>
                        <pic:spPr>
                          <a:xfrm>
                            <a:off x="121920" y="0"/>
                            <a:ext cx="30480" cy="6097"/>
                          </a:xfrm>
                          <a:prstGeom prst="rect">
                            <a:avLst/>
                          </a:prstGeom>
                        </pic:spPr>
                      </pic:pic>
                      <pic:pic xmlns:pic="http://schemas.openxmlformats.org/drawingml/2006/picture">
                        <pic:nvPicPr>
                          <pic:cNvPr id="3723" name="Picture 3723"/>
                          <pic:cNvPicPr/>
                        </pic:nvPicPr>
                        <pic:blipFill>
                          <a:blip r:embed="rId33"/>
                          <a:stretch>
                            <a:fillRect/>
                          </a:stretch>
                        </pic:blipFill>
                        <pic:spPr>
                          <a:xfrm>
                            <a:off x="152400" y="0"/>
                            <a:ext cx="30480" cy="6097"/>
                          </a:xfrm>
                          <a:prstGeom prst="rect">
                            <a:avLst/>
                          </a:prstGeom>
                        </pic:spPr>
                      </pic:pic>
                      <pic:pic xmlns:pic="http://schemas.openxmlformats.org/drawingml/2006/picture">
                        <pic:nvPicPr>
                          <pic:cNvPr id="3725" name="Picture 3725"/>
                          <pic:cNvPicPr/>
                        </pic:nvPicPr>
                        <pic:blipFill>
                          <a:blip r:embed="rId33"/>
                          <a:stretch>
                            <a:fillRect/>
                          </a:stretch>
                        </pic:blipFill>
                        <pic:spPr>
                          <a:xfrm>
                            <a:off x="182880" y="0"/>
                            <a:ext cx="30480" cy="6097"/>
                          </a:xfrm>
                          <a:prstGeom prst="rect">
                            <a:avLst/>
                          </a:prstGeom>
                        </pic:spPr>
                      </pic:pic>
                      <pic:pic xmlns:pic="http://schemas.openxmlformats.org/drawingml/2006/picture">
                        <pic:nvPicPr>
                          <pic:cNvPr id="3727" name="Picture 3727"/>
                          <pic:cNvPicPr/>
                        </pic:nvPicPr>
                        <pic:blipFill>
                          <a:blip r:embed="rId33"/>
                          <a:stretch>
                            <a:fillRect/>
                          </a:stretch>
                        </pic:blipFill>
                        <pic:spPr>
                          <a:xfrm>
                            <a:off x="213360" y="0"/>
                            <a:ext cx="30480" cy="6097"/>
                          </a:xfrm>
                          <a:prstGeom prst="rect">
                            <a:avLst/>
                          </a:prstGeom>
                        </pic:spPr>
                      </pic:pic>
                      <pic:pic xmlns:pic="http://schemas.openxmlformats.org/drawingml/2006/picture">
                        <pic:nvPicPr>
                          <pic:cNvPr id="3729" name="Picture 3729"/>
                          <pic:cNvPicPr/>
                        </pic:nvPicPr>
                        <pic:blipFill>
                          <a:blip r:embed="rId33"/>
                          <a:stretch>
                            <a:fillRect/>
                          </a:stretch>
                        </pic:blipFill>
                        <pic:spPr>
                          <a:xfrm>
                            <a:off x="243840" y="0"/>
                            <a:ext cx="30480" cy="6097"/>
                          </a:xfrm>
                          <a:prstGeom prst="rect">
                            <a:avLst/>
                          </a:prstGeom>
                        </pic:spPr>
                      </pic:pic>
                      <pic:pic xmlns:pic="http://schemas.openxmlformats.org/drawingml/2006/picture">
                        <pic:nvPicPr>
                          <pic:cNvPr id="3731" name="Picture 3731"/>
                          <pic:cNvPicPr/>
                        </pic:nvPicPr>
                        <pic:blipFill>
                          <a:blip r:embed="rId33"/>
                          <a:stretch>
                            <a:fillRect/>
                          </a:stretch>
                        </pic:blipFill>
                        <pic:spPr>
                          <a:xfrm>
                            <a:off x="274320" y="0"/>
                            <a:ext cx="30480" cy="6097"/>
                          </a:xfrm>
                          <a:prstGeom prst="rect">
                            <a:avLst/>
                          </a:prstGeom>
                        </pic:spPr>
                      </pic:pic>
                      <pic:pic xmlns:pic="http://schemas.openxmlformats.org/drawingml/2006/picture">
                        <pic:nvPicPr>
                          <pic:cNvPr id="3733" name="Picture 3733"/>
                          <pic:cNvPicPr/>
                        </pic:nvPicPr>
                        <pic:blipFill>
                          <a:blip r:embed="rId33"/>
                          <a:stretch>
                            <a:fillRect/>
                          </a:stretch>
                        </pic:blipFill>
                        <pic:spPr>
                          <a:xfrm>
                            <a:off x="304800" y="0"/>
                            <a:ext cx="30480" cy="6097"/>
                          </a:xfrm>
                          <a:prstGeom prst="rect">
                            <a:avLst/>
                          </a:prstGeom>
                        </pic:spPr>
                      </pic:pic>
                      <pic:pic xmlns:pic="http://schemas.openxmlformats.org/drawingml/2006/picture">
                        <pic:nvPicPr>
                          <pic:cNvPr id="3735" name="Picture 3735"/>
                          <pic:cNvPicPr/>
                        </pic:nvPicPr>
                        <pic:blipFill>
                          <a:blip r:embed="rId33"/>
                          <a:stretch>
                            <a:fillRect/>
                          </a:stretch>
                        </pic:blipFill>
                        <pic:spPr>
                          <a:xfrm>
                            <a:off x="335280" y="0"/>
                            <a:ext cx="30480" cy="6097"/>
                          </a:xfrm>
                          <a:prstGeom prst="rect">
                            <a:avLst/>
                          </a:prstGeom>
                        </pic:spPr>
                      </pic:pic>
                      <pic:pic xmlns:pic="http://schemas.openxmlformats.org/drawingml/2006/picture">
                        <pic:nvPicPr>
                          <pic:cNvPr id="3737" name="Picture 3737"/>
                          <pic:cNvPicPr/>
                        </pic:nvPicPr>
                        <pic:blipFill>
                          <a:blip r:embed="rId33"/>
                          <a:stretch>
                            <a:fillRect/>
                          </a:stretch>
                        </pic:blipFill>
                        <pic:spPr>
                          <a:xfrm>
                            <a:off x="365760" y="0"/>
                            <a:ext cx="30480" cy="6097"/>
                          </a:xfrm>
                          <a:prstGeom prst="rect">
                            <a:avLst/>
                          </a:prstGeom>
                        </pic:spPr>
                      </pic:pic>
                      <pic:pic xmlns:pic="http://schemas.openxmlformats.org/drawingml/2006/picture">
                        <pic:nvPicPr>
                          <pic:cNvPr id="3739" name="Picture 3739"/>
                          <pic:cNvPicPr/>
                        </pic:nvPicPr>
                        <pic:blipFill>
                          <a:blip r:embed="rId33"/>
                          <a:stretch>
                            <a:fillRect/>
                          </a:stretch>
                        </pic:blipFill>
                        <pic:spPr>
                          <a:xfrm>
                            <a:off x="396189" y="0"/>
                            <a:ext cx="30480" cy="6097"/>
                          </a:xfrm>
                          <a:prstGeom prst="rect">
                            <a:avLst/>
                          </a:prstGeom>
                        </pic:spPr>
                      </pic:pic>
                      <pic:pic xmlns:pic="http://schemas.openxmlformats.org/drawingml/2006/picture">
                        <pic:nvPicPr>
                          <pic:cNvPr id="3741" name="Picture 3741"/>
                          <pic:cNvPicPr/>
                        </pic:nvPicPr>
                        <pic:blipFill>
                          <a:blip r:embed="rId33"/>
                          <a:stretch>
                            <a:fillRect/>
                          </a:stretch>
                        </pic:blipFill>
                        <pic:spPr>
                          <a:xfrm>
                            <a:off x="426669" y="0"/>
                            <a:ext cx="30480" cy="6097"/>
                          </a:xfrm>
                          <a:prstGeom prst="rect">
                            <a:avLst/>
                          </a:prstGeom>
                        </pic:spPr>
                      </pic:pic>
                      <pic:pic xmlns:pic="http://schemas.openxmlformats.org/drawingml/2006/picture">
                        <pic:nvPicPr>
                          <pic:cNvPr id="3743" name="Picture 3743"/>
                          <pic:cNvPicPr/>
                        </pic:nvPicPr>
                        <pic:blipFill>
                          <a:blip r:embed="rId33"/>
                          <a:stretch>
                            <a:fillRect/>
                          </a:stretch>
                        </pic:blipFill>
                        <pic:spPr>
                          <a:xfrm>
                            <a:off x="457149" y="0"/>
                            <a:ext cx="30480" cy="6097"/>
                          </a:xfrm>
                          <a:prstGeom prst="rect">
                            <a:avLst/>
                          </a:prstGeom>
                        </pic:spPr>
                      </pic:pic>
                      <pic:pic xmlns:pic="http://schemas.openxmlformats.org/drawingml/2006/picture">
                        <pic:nvPicPr>
                          <pic:cNvPr id="3745" name="Picture 3745"/>
                          <pic:cNvPicPr/>
                        </pic:nvPicPr>
                        <pic:blipFill>
                          <a:blip r:embed="rId33"/>
                          <a:stretch>
                            <a:fillRect/>
                          </a:stretch>
                        </pic:blipFill>
                        <pic:spPr>
                          <a:xfrm>
                            <a:off x="487629" y="0"/>
                            <a:ext cx="30480" cy="6097"/>
                          </a:xfrm>
                          <a:prstGeom prst="rect">
                            <a:avLst/>
                          </a:prstGeom>
                        </pic:spPr>
                      </pic:pic>
                      <pic:pic xmlns:pic="http://schemas.openxmlformats.org/drawingml/2006/picture">
                        <pic:nvPicPr>
                          <pic:cNvPr id="3747" name="Picture 3747"/>
                          <pic:cNvPicPr/>
                        </pic:nvPicPr>
                        <pic:blipFill>
                          <a:blip r:embed="rId33"/>
                          <a:stretch>
                            <a:fillRect/>
                          </a:stretch>
                        </pic:blipFill>
                        <pic:spPr>
                          <a:xfrm>
                            <a:off x="518109" y="0"/>
                            <a:ext cx="30480" cy="6097"/>
                          </a:xfrm>
                          <a:prstGeom prst="rect">
                            <a:avLst/>
                          </a:prstGeom>
                        </pic:spPr>
                      </pic:pic>
                      <pic:pic xmlns:pic="http://schemas.openxmlformats.org/drawingml/2006/picture">
                        <pic:nvPicPr>
                          <pic:cNvPr id="3749" name="Picture 3749"/>
                          <pic:cNvPicPr/>
                        </pic:nvPicPr>
                        <pic:blipFill>
                          <a:blip r:embed="rId33"/>
                          <a:stretch>
                            <a:fillRect/>
                          </a:stretch>
                        </pic:blipFill>
                        <pic:spPr>
                          <a:xfrm>
                            <a:off x="548589" y="0"/>
                            <a:ext cx="30480" cy="6097"/>
                          </a:xfrm>
                          <a:prstGeom prst="rect">
                            <a:avLst/>
                          </a:prstGeom>
                        </pic:spPr>
                      </pic:pic>
                      <pic:pic xmlns:pic="http://schemas.openxmlformats.org/drawingml/2006/picture">
                        <pic:nvPicPr>
                          <pic:cNvPr id="3751" name="Picture 3751"/>
                          <pic:cNvPicPr/>
                        </pic:nvPicPr>
                        <pic:blipFill>
                          <a:blip r:embed="rId33"/>
                          <a:stretch>
                            <a:fillRect/>
                          </a:stretch>
                        </pic:blipFill>
                        <pic:spPr>
                          <a:xfrm>
                            <a:off x="579069" y="0"/>
                            <a:ext cx="30480" cy="6097"/>
                          </a:xfrm>
                          <a:prstGeom prst="rect">
                            <a:avLst/>
                          </a:prstGeom>
                        </pic:spPr>
                      </pic:pic>
                      <pic:pic xmlns:pic="http://schemas.openxmlformats.org/drawingml/2006/picture">
                        <pic:nvPicPr>
                          <pic:cNvPr id="3753" name="Picture 3753"/>
                          <pic:cNvPicPr/>
                        </pic:nvPicPr>
                        <pic:blipFill>
                          <a:blip r:embed="rId33"/>
                          <a:stretch>
                            <a:fillRect/>
                          </a:stretch>
                        </pic:blipFill>
                        <pic:spPr>
                          <a:xfrm>
                            <a:off x="609549" y="0"/>
                            <a:ext cx="30480" cy="6097"/>
                          </a:xfrm>
                          <a:prstGeom prst="rect">
                            <a:avLst/>
                          </a:prstGeom>
                        </pic:spPr>
                      </pic:pic>
                      <pic:pic xmlns:pic="http://schemas.openxmlformats.org/drawingml/2006/picture">
                        <pic:nvPicPr>
                          <pic:cNvPr id="3755" name="Picture 3755"/>
                          <pic:cNvPicPr/>
                        </pic:nvPicPr>
                        <pic:blipFill>
                          <a:blip r:embed="rId33"/>
                          <a:stretch>
                            <a:fillRect/>
                          </a:stretch>
                        </pic:blipFill>
                        <pic:spPr>
                          <a:xfrm>
                            <a:off x="640029" y="0"/>
                            <a:ext cx="30480" cy="6097"/>
                          </a:xfrm>
                          <a:prstGeom prst="rect">
                            <a:avLst/>
                          </a:prstGeom>
                        </pic:spPr>
                      </pic:pic>
                      <pic:pic xmlns:pic="http://schemas.openxmlformats.org/drawingml/2006/picture">
                        <pic:nvPicPr>
                          <pic:cNvPr id="3757" name="Picture 3757"/>
                          <pic:cNvPicPr/>
                        </pic:nvPicPr>
                        <pic:blipFill>
                          <a:blip r:embed="rId33"/>
                          <a:stretch>
                            <a:fillRect/>
                          </a:stretch>
                        </pic:blipFill>
                        <pic:spPr>
                          <a:xfrm>
                            <a:off x="670509" y="0"/>
                            <a:ext cx="30480" cy="6097"/>
                          </a:xfrm>
                          <a:prstGeom prst="rect">
                            <a:avLst/>
                          </a:prstGeom>
                        </pic:spPr>
                      </pic:pic>
                      <pic:pic xmlns:pic="http://schemas.openxmlformats.org/drawingml/2006/picture">
                        <pic:nvPicPr>
                          <pic:cNvPr id="3759" name="Picture 3759"/>
                          <pic:cNvPicPr/>
                        </pic:nvPicPr>
                        <pic:blipFill>
                          <a:blip r:embed="rId33"/>
                          <a:stretch>
                            <a:fillRect/>
                          </a:stretch>
                        </pic:blipFill>
                        <pic:spPr>
                          <a:xfrm>
                            <a:off x="700989" y="0"/>
                            <a:ext cx="30480" cy="6097"/>
                          </a:xfrm>
                          <a:prstGeom prst="rect">
                            <a:avLst/>
                          </a:prstGeom>
                        </pic:spPr>
                      </pic:pic>
                      <pic:pic xmlns:pic="http://schemas.openxmlformats.org/drawingml/2006/picture">
                        <pic:nvPicPr>
                          <pic:cNvPr id="3761" name="Picture 3761"/>
                          <pic:cNvPicPr/>
                        </pic:nvPicPr>
                        <pic:blipFill>
                          <a:blip r:embed="rId33"/>
                          <a:stretch>
                            <a:fillRect/>
                          </a:stretch>
                        </pic:blipFill>
                        <pic:spPr>
                          <a:xfrm>
                            <a:off x="731469" y="0"/>
                            <a:ext cx="30480" cy="6097"/>
                          </a:xfrm>
                          <a:prstGeom prst="rect">
                            <a:avLst/>
                          </a:prstGeom>
                        </pic:spPr>
                      </pic:pic>
                      <pic:pic xmlns:pic="http://schemas.openxmlformats.org/drawingml/2006/picture">
                        <pic:nvPicPr>
                          <pic:cNvPr id="3763" name="Picture 3763"/>
                          <pic:cNvPicPr/>
                        </pic:nvPicPr>
                        <pic:blipFill>
                          <a:blip r:embed="rId33"/>
                          <a:stretch>
                            <a:fillRect/>
                          </a:stretch>
                        </pic:blipFill>
                        <pic:spPr>
                          <a:xfrm>
                            <a:off x="761949" y="0"/>
                            <a:ext cx="30480" cy="6097"/>
                          </a:xfrm>
                          <a:prstGeom prst="rect">
                            <a:avLst/>
                          </a:prstGeom>
                        </pic:spPr>
                      </pic:pic>
                      <pic:pic xmlns:pic="http://schemas.openxmlformats.org/drawingml/2006/picture">
                        <pic:nvPicPr>
                          <pic:cNvPr id="3765" name="Picture 3765"/>
                          <pic:cNvPicPr/>
                        </pic:nvPicPr>
                        <pic:blipFill>
                          <a:blip r:embed="rId33"/>
                          <a:stretch>
                            <a:fillRect/>
                          </a:stretch>
                        </pic:blipFill>
                        <pic:spPr>
                          <a:xfrm>
                            <a:off x="792429" y="0"/>
                            <a:ext cx="30480" cy="6097"/>
                          </a:xfrm>
                          <a:prstGeom prst="rect">
                            <a:avLst/>
                          </a:prstGeom>
                        </pic:spPr>
                      </pic:pic>
                      <pic:pic xmlns:pic="http://schemas.openxmlformats.org/drawingml/2006/picture">
                        <pic:nvPicPr>
                          <pic:cNvPr id="3767" name="Picture 3767"/>
                          <pic:cNvPicPr/>
                        </pic:nvPicPr>
                        <pic:blipFill>
                          <a:blip r:embed="rId33"/>
                          <a:stretch>
                            <a:fillRect/>
                          </a:stretch>
                        </pic:blipFill>
                        <pic:spPr>
                          <a:xfrm>
                            <a:off x="822909" y="0"/>
                            <a:ext cx="30480" cy="6097"/>
                          </a:xfrm>
                          <a:prstGeom prst="rect">
                            <a:avLst/>
                          </a:prstGeom>
                        </pic:spPr>
                      </pic:pic>
                      <pic:pic xmlns:pic="http://schemas.openxmlformats.org/drawingml/2006/picture">
                        <pic:nvPicPr>
                          <pic:cNvPr id="3769" name="Picture 3769"/>
                          <pic:cNvPicPr/>
                        </pic:nvPicPr>
                        <pic:blipFill>
                          <a:blip r:embed="rId33"/>
                          <a:stretch>
                            <a:fillRect/>
                          </a:stretch>
                        </pic:blipFill>
                        <pic:spPr>
                          <a:xfrm>
                            <a:off x="853389" y="0"/>
                            <a:ext cx="30480" cy="6097"/>
                          </a:xfrm>
                          <a:prstGeom prst="rect">
                            <a:avLst/>
                          </a:prstGeom>
                        </pic:spPr>
                      </pic:pic>
                      <pic:pic xmlns:pic="http://schemas.openxmlformats.org/drawingml/2006/picture">
                        <pic:nvPicPr>
                          <pic:cNvPr id="3771" name="Picture 3771"/>
                          <pic:cNvPicPr/>
                        </pic:nvPicPr>
                        <pic:blipFill>
                          <a:blip r:embed="rId33"/>
                          <a:stretch>
                            <a:fillRect/>
                          </a:stretch>
                        </pic:blipFill>
                        <pic:spPr>
                          <a:xfrm>
                            <a:off x="883869" y="0"/>
                            <a:ext cx="30480" cy="6097"/>
                          </a:xfrm>
                          <a:prstGeom prst="rect">
                            <a:avLst/>
                          </a:prstGeom>
                        </pic:spPr>
                      </pic:pic>
                      <pic:pic xmlns:pic="http://schemas.openxmlformats.org/drawingml/2006/picture">
                        <pic:nvPicPr>
                          <pic:cNvPr id="3773" name="Picture 3773"/>
                          <pic:cNvPicPr/>
                        </pic:nvPicPr>
                        <pic:blipFill>
                          <a:blip r:embed="rId33"/>
                          <a:stretch>
                            <a:fillRect/>
                          </a:stretch>
                        </pic:blipFill>
                        <pic:spPr>
                          <a:xfrm>
                            <a:off x="914349" y="0"/>
                            <a:ext cx="30480" cy="6097"/>
                          </a:xfrm>
                          <a:prstGeom prst="rect">
                            <a:avLst/>
                          </a:prstGeom>
                        </pic:spPr>
                      </pic:pic>
                      <pic:pic xmlns:pic="http://schemas.openxmlformats.org/drawingml/2006/picture">
                        <pic:nvPicPr>
                          <pic:cNvPr id="3775" name="Picture 3775"/>
                          <pic:cNvPicPr/>
                        </pic:nvPicPr>
                        <pic:blipFill>
                          <a:blip r:embed="rId33"/>
                          <a:stretch>
                            <a:fillRect/>
                          </a:stretch>
                        </pic:blipFill>
                        <pic:spPr>
                          <a:xfrm>
                            <a:off x="944829" y="0"/>
                            <a:ext cx="30480" cy="6097"/>
                          </a:xfrm>
                          <a:prstGeom prst="rect">
                            <a:avLst/>
                          </a:prstGeom>
                        </pic:spPr>
                      </pic:pic>
                      <pic:pic xmlns:pic="http://schemas.openxmlformats.org/drawingml/2006/picture">
                        <pic:nvPicPr>
                          <pic:cNvPr id="3777" name="Picture 3777"/>
                          <pic:cNvPicPr/>
                        </pic:nvPicPr>
                        <pic:blipFill>
                          <a:blip r:embed="rId33"/>
                          <a:stretch>
                            <a:fillRect/>
                          </a:stretch>
                        </pic:blipFill>
                        <pic:spPr>
                          <a:xfrm>
                            <a:off x="975309" y="0"/>
                            <a:ext cx="30480" cy="6097"/>
                          </a:xfrm>
                          <a:prstGeom prst="rect">
                            <a:avLst/>
                          </a:prstGeom>
                        </pic:spPr>
                      </pic:pic>
                      <pic:pic xmlns:pic="http://schemas.openxmlformats.org/drawingml/2006/picture">
                        <pic:nvPicPr>
                          <pic:cNvPr id="3779" name="Picture 3779"/>
                          <pic:cNvPicPr/>
                        </pic:nvPicPr>
                        <pic:blipFill>
                          <a:blip r:embed="rId33"/>
                          <a:stretch>
                            <a:fillRect/>
                          </a:stretch>
                        </pic:blipFill>
                        <pic:spPr>
                          <a:xfrm>
                            <a:off x="1005789" y="0"/>
                            <a:ext cx="30480" cy="6097"/>
                          </a:xfrm>
                          <a:prstGeom prst="rect">
                            <a:avLst/>
                          </a:prstGeom>
                        </pic:spPr>
                      </pic:pic>
                      <pic:pic xmlns:pic="http://schemas.openxmlformats.org/drawingml/2006/picture">
                        <pic:nvPicPr>
                          <pic:cNvPr id="3781" name="Picture 3781"/>
                          <pic:cNvPicPr/>
                        </pic:nvPicPr>
                        <pic:blipFill>
                          <a:blip r:embed="rId33"/>
                          <a:stretch>
                            <a:fillRect/>
                          </a:stretch>
                        </pic:blipFill>
                        <pic:spPr>
                          <a:xfrm>
                            <a:off x="1036269" y="0"/>
                            <a:ext cx="30480" cy="6097"/>
                          </a:xfrm>
                          <a:prstGeom prst="rect">
                            <a:avLst/>
                          </a:prstGeom>
                        </pic:spPr>
                      </pic:pic>
                      <pic:pic xmlns:pic="http://schemas.openxmlformats.org/drawingml/2006/picture">
                        <pic:nvPicPr>
                          <pic:cNvPr id="3783" name="Picture 3783"/>
                          <pic:cNvPicPr/>
                        </pic:nvPicPr>
                        <pic:blipFill>
                          <a:blip r:embed="rId33"/>
                          <a:stretch>
                            <a:fillRect/>
                          </a:stretch>
                        </pic:blipFill>
                        <pic:spPr>
                          <a:xfrm>
                            <a:off x="1066749" y="0"/>
                            <a:ext cx="30480" cy="6097"/>
                          </a:xfrm>
                          <a:prstGeom prst="rect">
                            <a:avLst/>
                          </a:prstGeom>
                        </pic:spPr>
                      </pic:pic>
                      <pic:pic xmlns:pic="http://schemas.openxmlformats.org/drawingml/2006/picture">
                        <pic:nvPicPr>
                          <pic:cNvPr id="3785" name="Picture 3785"/>
                          <pic:cNvPicPr/>
                        </pic:nvPicPr>
                        <pic:blipFill>
                          <a:blip r:embed="rId33"/>
                          <a:stretch>
                            <a:fillRect/>
                          </a:stretch>
                        </pic:blipFill>
                        <pic:spPr>
                          <a:xfrm>
                            <a:off x="1097229" y="0"/>
                            <a:ext cx="30480" cy="6097"/>
                          </a:xfrm>
                          <a:prstGeom prst="rect">
                            <a:avLst/>
                          </a:prstGeom>
                        </pic:spPr>
                      </pic:pic>
                      <pic:pic xmlns:pic="http://schemas.openxmlformats.org/drawingml/2006/picture">
                        <pic:nvPicPr>
                          <pic:cNvPr id="3787" name="Picture 3787"/>
                          <pic:cNvPicPr/>
                        </pic:nvPicPr>
                        <pic:blipFill>
                          <a:blip r:embed="rId33"/>
                          <a:stretch>
                            <a:fillRect/>
                          </a:stretch>
                        </pic:blipFill>
                        <pic:spPr>
                          <a:xfrm>
                            <a:off x="1127709" y="0"/>
                            <a:ext cx="30480" cy="6097"/>
                          </a:xfrm>
                          <a:prstGeom prst="rect">
                            <a:avLst/>
                          </a:prstGeom>
                        </pic:spPr>
                      </pic:pic>
                      <pic:pic xmlns:pic="http://schemas.openxmlformats.org/drawingml/2006/picture">
                        <pic:nvPicPr>
                          <pic:cNvPr id="3789" name="Picture 3789"/>
                          <pic:cNvPicPr/>
                        </pic:nvPicPr>
                        <pic:blipFill>
                          <a:blip r:embed="rId33"/>
                          <a:stretch>
                            <a:fillRect/>
                          </a:stretch>
                        </pic:blipFill>
                        <pic:spPr>
                          <a:xfrm>
                            <a:off x="1158189" y="0"/>
                            <a:ext cx="30480" cy="6097"/>
                          </a:xfrm>
                          <a:prstGeom prst="rect">
                            <a:avLst/>
                          </a:prstGeom>
                        </pic:spPr>
                      </pic:pic>
                      <pic:pic xmlns:pic="http://schemas.openxmlformats.org/drawingml/2006/picture">
                        <pic:nvPicPr>
                          <pic:cNvPr id="3791" name="Picture 3791"/>
                          <pic:cNvPicPr/>
                        </pic:nvPicPr>
                        <pic:blipFill>
                          <a:blip r:embed="rId33"/>
                          <a:stretch>
                            <a:fillRect/>
                          </a:stretch>
                        </pic:blipFill>
                        <pic:spPr>
                          <a:xfrm>
                            <a:off x="1188669" y="0"/>
                            <a:ext cx="30480" cy="6097"/>
                          </a:xfrm>
                          <a:prstGeom prst="rect">
                            <a:avLst/>
                          </a:prstGeom>
                        </pic:spPr>
                      </pic:pic>
                      <pic:pic xmlns:pic="http://schemas.openxmlformats.org/drawingml/2006/picture">
                        <pic:nvPicPr>
                          <pic:cNvPr id="3793" name="Picture 3793"/>
                          <pic:cNvPicPr/>
                        </pic:nvPicPr>
                        <pic:blipFill>
                          <a:blip r:embed="rId33"/>
                          <a:stretch>
                            <a:fillRect/>
                          </a:stretch>
                        </pic:blipFill>
                        <pic:spPr>
                          <a:xfrm>
                            <a:off x="1219149" y="0"/>
                            <a:ext cx="30480" cy="6097"/>
                          </a:xfrm>
                          <a:prstGeom prst="rect">
                            <a:avLst/>
                          </a:prstGeom>
                        </pic:spPr>
                      </pic:pic>
                      <pic:pic xmlns:pic="http://schemas.openxmlformats.org/drawingml/2006/picture">
                        <pic:nvPicPr>
                          <pic:cNvPr id="3795" name="Picture 3795"/>
                          <pic:cNvPicPr/>
                        </pic:nvPicPr>
                        <pic:blipFill>
                          <a:blip r:embed="rId33"/>
                          <a:stretch>
                            <a:fillRect/>
                          </a:stretch>
                        </pic:blipFill>
                        <pic:spPr>
                          <a:xfrm>
                            <a:off x="1249629" y="0"/>
                            <a:ext cx="30480" cy="6097"/>
                          </a:xfrm>
                          <a:prstGeom prst="rect">
                            <a:avLst/>
                          </a:prstGeom>
                        </pic:spPr>
                      </pic:pic>
                      <pic:pic xmlns:pic="http://schemas.openxmlformats.org/drawingml/2006/picture">
                        <pic:nvPicPr>
                          <pic:cNvPr id="3797" name="Picture 3797"/>
                          <pic:cNvPicPr/>
                        </pic:nvPicPr>
                        <pic:blipFill>
                          <a:blip r:embed="rId33"/>
                          <a:stretch>
                            <a:fillRect/>
                          </a:stretch>
                        </pic:blipFill>
                        <pic:spPr>
                          <a:xfrm>
                            <a:off x="1280109" y="0"/>
                            <a:ext cx="30480" cy="6097"/>
                          </a:xfrm>
                          <a:prstGeom prst="rect">
                            <a:avLst/>
                          </a:prstGeom>
                        </pic:spPr>
                      </pic:pic>
                      <pic:pic xmlns:pic="http://schemas.openxmlformats.org/drawingml/2006/picture">
                        <pic:nvPicPr>
                          <pic:cNvPr id="3799" name="Picture 3799"/>
                          <pic:cNvPicPr/>
                        </pic:nvPicPr>
                        <pic:blipFill>
                          <a:blip r:embed="rId33"/>
                          <a:stretch>
                            <a:fillRect/>
                          </a:stretch>
                        </pic:blipFill>
                        <pic:spPr>
                          <a:xfrm>
                            <a:off x="1310589" y="0"/>
                            <a:ext cx="30480" cy="6097"/>
                          </a:xfrm>
                          <a:prstGeom prst="rect">
                            <a:avLst/>
                          </a:prstGeom>
                        </pic:spPr>
                      </pic:pic>
                      <pic:pic xmlns:pic="http://schemas.openxmlformats.org/drawingml/2006/picture">
                        <pic:nvPicPr>
                          <pic:cNvPr id="3801" name="Picture 3801"/>
                          <pic:cNvPicPr/>
                        </pic:nvPicPr>
                        <pic:blipFill>
                          <a:blip r:embed="rId33"/>
                          <a:stretch>
                            <a:fillRect/>
                          </a:stretch>
                        </pic:blipFill>
                        <pic:spPr>
                          <a:xfrm>
                            <a:off x="1341069" y="0"/>
                            <a:ext cx="30480" cy="6097"/>
                          </a:xfrm>
                          <a:prstGeom prst="rect">
                            <a:avLst/>
                          </a:prstGeom>
                        </pic:spPr>
                      </pic:pic>
                      <pic:pic xmlns:pic="http://schemas.openxmlformats.org/drawingml/2006/picture">
                        <pic:nvPicPr>
                          <pic:cNvPr id="3803" name="Picture 3803"/>
                          <pic:cNvPicPr/>
                        </pic:nvPicPr>
                        <pic:blipFill>
                          <a:blip r:embed="rId33"/>
                          <a:stretch>
                            <a:fillRect/>
                          </a:stretch>
                        </pic:blipFill>
                        <pic:spPr>
                          <a:xfrm>
                            <a:off x="1371549" y="0"/>
                            <a:ext cx="30785" cy="6097"/>
                          </a:xfrm>
                          <a:prstGeom prst="rect">
                            <a:avLst/>
                          </a:prstGeom>
                        </pic:spPr>
                      </pic:pic>
                      <pic:pic xmlns:pic="http://schemas.openxmlformats.org/drawingml/2006/picture">
                        <pic:nvPicPr>
                          <pic:cNvPr id="3805" name="Picture 3805"/>
                          <pic:cNvPicPr/>
                        </pic:nvPicPr>
                        <pic:blipFill>
                          <a:blip r:embed="rId33"/>
                          <a:stretch>
                            <a:fillRect/>
                          </a:stretch>
                        </pic:blipFill>
                        <pic:spPr>
                          <a:xfrm>
                            <a:off x="1402410" y="0"/>
                            <a:ext cx="30480" cy="6097"/>
                          </a:xfrm>
                          <a:prstGeom prst="rect">
                            <a:avLst/>
                          </a:prstGeom>
                        </pic:spPr>
                      </pic:pic>
                      <pic:pic xmlns:pic="http://schemas.openxmlformats.org/drawingml/2006/picture">
                        <pic:nvPicPr>
                          <pic:cNvPr id="3807" name="Picture 3807"/>
                          <pic:cNvPicPr/>
                        </pic:nvPicPr>
                        <pic:blipFill>
                          <a:blip r:embed="rId33"/>
                          <a:stretch>
                            <a:fillRect/>
                          </a:stretch>
                        </pic:blipFill>
                        <pic:spPr>
                          <a:xfrm>
                            <a:off x="1432890" y="0"/>
                            <a:ext cx="30480" cy="6097"/>
                          </a:xfrm>
                          <a:prstGeom prst="rect">
                            <a:avLst/>
                          </a:prstGeom>
                        </pic:spPr>
                      </pic:pic>
                      <pic:pic xmlns:pic="http://schemas.openxmlformats.org/drawingml/2006/picture">
                        <pic:nvPicPr>
                          <pic:cNvPr id="3809" name="Picture 3809"/>
                          <pic:cNvPicPr/>
                        </pic:nvPicPr>
                        <pic:blipFill>
                          <a:blip r:embed="rId33"/>
                          <a:stretch>
                            <a:fillRect/>
                          </a:stretch>
                        </pic:blipFill>
                        <pic:spPr>
                          <a:xfrm>
                            <a:off x="1463370" y="0"/>
                            <a:ext cx="30480" cy="6097"/>
                          </a:xfrm>
                          <a:prstGeom prst="rect">
                            <a:avLst/>
                          </a:prstGeom>
                        </pic:spPr>
                      </pic:pic>
                      <pic:pic xmlns:pic="http://schemas.openxmlformats.org/drawingml/2006/picture">
                        <pic:nvPicPr>
                          <pic:cNvPr id="3811" name="Picture 3811"/>
                          <pic:cNvPicPr/>
                        </pic:nvPicPr>
                        <pic:blipFill>
                          <a:blip r:embed="rId33"/>
                          <a:stretch>
                            <a:fillRect/>
                          </a:stretch>
                        </pic:blipFill>
                        <pic:spPr>
                          <a:xfrm>
                            <a:off x="1493850" y="0"/>
                            <a:ext cx="30480" cy="6097"/>
                          </a:xfrm>
                          <a:prstGeom prst="rect">
                            <a:avLst/>
                          </a:prstGeom>
                        </pic:spPr>
                      </pic:pic>
                      <pic:pic xmlns:pic="http://schemas.openxmlformats.org/drawingml/2006/picture">
                        <pic:nvPicPr>
                          <pic:cNvPr id="3813" name="Picture 3813"/>
                          <pic:cNvPicPr/>
                        </pic:nvPicPr>
                        <pic:blipFill>
                          <a:blip r:embed="rId33"/>
                          <a:stretch>
                            <a:fillRect/>
                          </a:stretch>
                        </pic:blipFill>
                        <pic:spPr>
                          <a:xfrm>
                            <a:off x="1524330" y="0"/>
                            <a:ext cx="30480" cy="6097"/>
                          </a:xfrm>
                          <a:prstGeom prst="rect">
                            <a:avLst/>
                          </a:prstGeom>
                        </pic:spPr>
                      </pic:pic>
                      <pic:pic xmlns:pic="http://schemas.openxmlformats.org/drawingml/2006/picture">
                        <pic:nvPicPr>
                          <pic:cNvPr id="3815" name="Picture 3815"/>
                          <pic:cNvPicPr/>
                        </pic:nvPicPr>
                        <pic:blipFill>
                          <a:blip r:embed="rId33"/>
                          <a:stretch>
                            <a:fillRect/>
                          </a:stretch>
                        </pic:blipFill>
                        <pic:spPr>
                          <a:xfrm>
                            <a:off x="1554810" y="0"/>
                            <a:ext cx="30480" cy="6097"/>
                          </a:xfrm>
                          <a:prstGeom prst="rect">
                            <a:avLst/>
                          </a:prstGeom>
                        </pic:spPr>
                      </pic:pic>
                      <pic:pic xmlns:pic="http://schemas.openxmlformats.org/drawingml/2006/picture">
                        <pic:nvPicPr>
                          <pic:cNvPr id="3817" name="Picture 3817"/>
                          <pic:cNvPicPr/>
                        </pic:nvPicPr>
                        <pic:blipFill>
                          <a:blip r:embed="rId33"/>
                          <a:stretch>
                            <a:fillRect/>
                          </a:stretch>
                        </pic:blipFill>
                        <pic:spPr>
                          <a:xfrm>
                            <a:off x="1585290" y="0"/>
                            <a:ext cx="30480" cy="6097"/>
                          </a:xfrm>
                          <a:prstGeom prst="rect">
                            <a:avLst/>
                          </a:prstGeom>
                        </pic:spPr>
                      </pic:pic>
                      <pic:pic xmlns:pic="http://schemas.openxmlformats.org/drawingml/2006/picture">
                        <pic:nvPicPr>
                          <pic:cNvPr id="3819" name="Picture 3819"/>
                          <pic:cNvPicPr/>
                        </pic:nvPicPr>
                        <pic:blipFill>
                          <a:blip r:embed="rId33"/>
                          <a:stretch>
                            <a:fillRect/>
                          </a:stretch>
                        </pic:blipFill>
                        <pic:spPr>
                          <a:xfrm>
                            <a:off x="1615770" y="0"/>
                            <a:ext cx="30480" cy="6097"/>
                          </a:xfrm>
                          <a:prstGeom prst="rect">
                            <a:avLst/>
                          </a:prstGeom>
                        </pic:spPr>
                      </pic:pic>
                      <pic:pic xmlns:pic="http://schemas.openxmlformats.org/drawingml/2006/picture">
                        <pic:nvPicPr>
                          <pic:cNvPr id="3821" name="Picture 3821"/>
                          <pic:cNvPicPr/>
                        </pic:nvPicPr>
                        <pic:blipFill>
                          <a:blip r:embed="rId33"/>
                          <a:stretch>
                            <a:fillRect/>
                          </a:stretch>
                        </pic:blipFill>
                        <pic:spPr>
                          <a:xfrm>
                            <a:off x="1646250" y="0"/>
                            <a:ext cx="30480" cy="6097"/>
                          </a:xfrm>
                          <a:prstGeom prst="rect">
                            <a:avLst/>
                          </a:prstGeom>
                        </pic:spPr>
                      </pic:pic>
                      <pic:pic xmlns:pic="http://schemas.openxmlformats.org/drawingml/2006/picture">
                        <pic:nvPicPr>
                          <pic:cNvPr id="3823" name="Picture 3823"/>
                          <pic:cNvPicPr/>
                        </pic:nvPicPr>
                        <pic:blipFill>
                          <a:blip r:embed="rId33"/>
                          <a:stretch>
                            <a:fillRect/>
                          </a:stretch>
                        </pic:blipFill>
                        <pic:spPr>
                          <a:xfrm>
                            <a:off x="1676730" y="0"/>
                            <a:ext cx="30480" cy="6097"/>
                          </a:xfrm>
                          <a:prstGeom prst="rect">
                            <a:avLst/>
                          </a:prstGeom>
                        </pic:spPr>
                      </pic:pic>
                      <pic:pic xmlns:pic="http://schemas.openxmlformats.org/drawingml/2006/picture">
                        <pic:nvPicPr>
                          <pic:cNvPr id="3825" name="Picture 3825"/>
                          <pic:cNvPicPr/>
                        </pic:nvPicPr>
                        <pic:blipFill>
                          <a:blip r:embed="rId33"/>
                          <a:stretch>
                            <a:fillRect/>
                          </a:stretch>
                        </pic:blipFill>
                        <pic:spPr>
                          <a:xfrm>
                            <a:off x="1707210" y="0"/>
                            <a:ext cx="30480" cy="6097"/>
                          </a:xfrm>
                          <a:prstGeom prst="rect">
                            <a:avLst/>
                          </a:prstGeom>
                        </pic:spPr>
                      </pic:pic>
                      <pic:pic xmlns:pic="http://schemas.openxmlformats.org/drawingml/2006/picture">
                        <pic:nvPicPr>
                          <pic:cNvPr id="3827" name="Picture 3827"/>
                          <pic:cNvPicPr/>
                        </pic:nvPicPr>
                        <pic:blipFill>
                          <a:blip r:embed="rId33"/>
                          <a:stretch>
                            <a:fillRect/>
                          </a:stretch>
                        </pic:blipFill>
                        <pic:spPr>
                          <a:xfrm>
                            <a:off x="1737690" y="0"/>
                            <a:ext cx="30480" cy="6097"/>
                          </a:xfrm>
                          <a:prstGeom prst="rect">
                            <a:avLst/>
                          </a:prstGeom>
                        </pic:spPr>
                      </pic:pic>
                      <pic:pic xmlns:pic="http://schemas.openxmlformats.org/drawingml/2006/picture">
                        <pic:nvPicPr>
                          <pic:cNvPr id="3829" name="Picture 3829"/>
                          <pic:cNvPicPr/>
                        </pic:nvPicPr>
                        <pic:blipFill>
                          <a:blip r:embed="rId33"/>
                          <a:stretch>
                            <a:fillRect/>
                          </a:stretch>
                        </pic:blipFill>
                        <pic:spPr>
                          <a:xfrm>
                            <a:off x="1768170" y="0"/>
                            <a:ext cx="30480" cy="6097"/>
                          </a:xfrm>
                          <a:prstGeom prst="rect">
                            <a:avLst/>
                          </a:prstGeom>
                        </pic:spPr>
                      </pic:pic>
                      <pic:pic xmlns:pic="http://schemas.openxmlformats.org/drawingml/2006/picture">
                        <pic:nvPicPr>
                          <pic:cNvPr id="3831" name="Picture 3831"/>
                          <pic:cNvPicPr/>
                        </pic:nvPicPr>
                        <pic:blipFill>
                          <a:blip r:embed="rId33"/>
                          <a:stretch>
                            <a:fillRect/>
                          </a:stretch>
                        </pic:blipFill>
                        <pic:spPr>
                          <a:xfrm>
                            <a:off x="1798650" y="0"/>
                            <a:ext cx="30480" cy="6097"/>
                          </a:xfrm>
                          <a:prstGeom prst="rect">
                            <a:avLst/>
                          </a:prstGeom>
                        </pic:spPr>
                      </pic:pic>
                      <pic:pic xmlns:pic="http://schemas.openxmlformats.org/drawingml/2006/picture">
                        <pic:nvPicPr>
                          <pic:cNvPr id="3833" name="Picture 3833"/>
                          <pic:cNvPicPr/>
                        </pic:nvPicPr>
                        <pic:blipFill>
                          <a:blip r:embed="rId33"/>
                          <a:stretch>
                            <a:fillRect/>
                          </a:stretch>
                        </pic:blipFill>
                        <pic:spPr>
                          <a:xfrm>
                            <a:off x="1829130" y="0"/>
                            <a:ext cx="30480" cy="6097"/>
                          </a:xfrm>
                          <a:prstGeom prst="rect">
                            <a:avLst/>
                          </a:prstGeom>
                        </pic:spPr>
                      </pic:pic>
                      <pic:pic xmlns:pic="http://schemas.openxmlformats.org/drawingml/2006/picture">
                        <pic:nvPicPr>
                          <pic:cNvPr id="3835" name="Picture 3835"/>
                          <pic:cNvPicPr/>
                        </pic:nvPicPr>
                        <pic:blipFill>
                          <a:blip r:embed="rId33"/>
                          <a:stretch>
                            <a:fillRect/>
                          </a:stretch>
                        </pic:blipFill>
                        <pic:spPr>
                          <a:xfrm>
                            <a:off x="1859610" y="0"/>
                            <a:ext cx="30480" cy="6097"/>
                          </a:xfrm>
                          <a:prstGeom prst="rect">
                            <a:avLst/>
                          </a:prstGeom>
                        </pic:spPr>
                      </pic:pic>
                      <pic:pic xmlns:pic="http://schemas.openxmlformats.org/drawingml/2006/picture">
                        <pic:nvPicPr>
                          <pic:cNvPr id="3837" name="Picture 3837"/>
                          <pic:cNvPicPr/>
                        </pic:nvPicPr>
                        <pic:blipFill>
                          <a:blip r:embed="rId33"/>
                          <a:stretch>
                            <a:fillRect/>
                          </a:stretch>
                        </pic:blipFill>
                        <pic:spPr>
                          <a:xfrm>
                            <a:off x="1890090" y="0"/>
                            <a:ext cx="30480" cy="6097"/>
                          </a:xfrm>
                          <a:prstGeom prst="rect">
                            <a:avLst/>
                          </a:prstGeom>
                        </pic:spPr>
                      </pic:pic>
                      <pic:pic xmlns:pic="http://schemas.openxmlformats.org/drawingml/2006/picture">
                        <pic:nvPicPr>
                          <pic:cNvPr id="3839" name="Picture 3839"/>
                          <pic:cNvPicPr/>
                        </pic:nvPicPr>
                        <pic:blipFill>
                          <a:blip r:embed="rId33"/>
                          <a:stretch>
                            <a:fillRect/>
                          </a:stretch>
                        </pic:blipFill>
                        <pic:spPr>
                          <a:xfrm>
                            <a:off x="1920570" y="0"/>
                            <a:ext cx="30480" cy="6097"/>
                          </a:xfrm>
                          <a:prstGeom prst="rect">
                            <a:avLst/>
                          </a:prstGeom>
                        </pic:spPr>
                      </pic:pic>
                      <pic:pic xmlns:pic="http://schemas.openxmlformats.org/drawingml/2006/picture">
                        <pic:nvPicPr>
                          <pic:cNvPr id="3841" name="Picture 3841"/>
                          <pic:cNvPicPr/>
                        </pic:nvPicPr>
                        <pic:blipFill>
                          <a:blip r:embed="rId33"/>
                          <a:stretch>
                            <a:fillRect/>
                          </a:stretch>
                        </pic:blipFill>
                        <pic:spPr>
                          <a:xfrm>
                            <a:off x="1951050" y="0"/>
                            <a:ext cx="30480" cy="6097"/>
                          </a:xfrm>
                          <a:prstGeom prst="rect">
                            <a:avLst/>
                          </a:prstGeom>
                        </pic:spPr>
                      </pic:pic>
                      <pic:pic xmlns:pic="http://schemas.openxmlformats.org/drawingml/2006/picture">
                        <pic:nvPicPr>
                          <pic:cNvPr id="3843" name="Picture 3843"/>
                          <pic:cNvPicPr/>
                        </pic:nvPicPr>
                        <pic:blipFill>
                          <a:blip r:embed="rId33"/>
                          <a:stretch>
                            <a:fillRect/>
                          </a:stretch>
                        </pic:blipFill>
                        <pic:spPr>
                          <a:xfrm>
                            <a:off x="1981530" y="0"/>
                            <a:ext cx="30480" cy="6097"/>
                          </a:xfrm>
                          <a:prstGeom prst="rect">
                            <a:avLst/>
                          </a:prstGeom>
                        </pic:spPr>
                      </pic:pic>
                      <pic:pic xmlns:pic="http://schemas.openxmlformats.org/drawingml/2006/picture">
                        <pic:nvPicPr>
                          <pic:cNvPr id="3845" name="Picture 3845"/>
                          <pic:cNvPicPr/>
                        </pic:nvPicPr>
                        <pic:blipFill>
                          <a:blip r:embed="rId33"/>
                          <a:stretch>
                            <a:fillRect/>
                          </a:stretch>
                        </pic:blipFill>
                        <pic:spPr>
                          <a:xfrm>
                            <a:off x="2012010" y="0"/>
                            <a:ext cx="30480" cy="6097"/>
                          </a:xfrm>
                          <a:prstGeom prst="rect">
                            <a:avLst/>
                          </a:prstGeom>
                        </pic:spPr>
                      </pic:pic>
                      <pic:pic xmlns:pic="http://schemas.openxmlformats.org/drawingml/2006/picture">
                        <pic:nvPicPr>
                          <pic:cNvPr id="3847" name="Picture 3847"/>
                          <pic:cNvPicPr/>
                        </pic:nvPicPr>
                        <pic:blipFill>
                          <a:blip r:embed="rId33"/>
                          <a:stretch>
                            <a:fillRect/>
                          </a:stretch>
                        </pic:blipFill>
                        <pic:spPr>
                          <a:xfrm>
                            <a:off x="2042490" y="0"/>
                            <a:ext cx="30480" cy="6097"/>
                          </a:xfrm>
                          <a:prstGeom prst="rect">
                            <a:avLst/>
                          </a:prstGeom>
                        </pic:spPr>
                      </pic:pic>
                      <pic:pic xmlns:pic="http://schemas.openxmlformats.org/drawingml/2006/picture">
                        <pic:nvPicPr>
                          <pic:cNvPr id="3849" name="Picture 3849"/>
                          <pic:cNvPicPr/>
                        </pic:nvPicPr>
                        <pic:blipFill>
                          <a:blip r:embed="rId33"/>
                          <a:stretch>
                            <a:fillRect/>
                          </a:stretch>
                        </pic:blipFill>
                        <pic:spPr>
                          <a:xfrm>
                            <a:off x="2072970" y="0"/>
                            <a:ext cx="30480" cy="6097"/>
                          </a:xfrm>
                          <a:prstGeom prst="rect">
                            <a:avLst/>
                          </a:prstGeom>
                        </pic:spPr>
                      </pic:pic>
                      <pic:pic xmlns:pic="http://schemas.openxmlformats.org/drawingml/2006/picture">
                        <pic:nvPicPr>
                          <pic:cNvPr id="3851" name="Picture 3851"/>
                          <pic:cNvPicPr/>
                        </pic:nvPicPr>
                        <pic:blipFill>
                          <a:blip r:embed="rId33"/>
                          <a:stretch>
                            <a:fillRect/>
                          </a:stretch>
                        </pic:blipFill>
                        <pic:spPr>
                          <a:xfrm>
                            <a:off x="2103450" y="0"/>
                            <a:ext cx="30480" cy="6097"/>
                          </a:xfrm>
                          <a:prstGeom prst="rect">
                            <a:avLst/>
                          </a:prstGeom>
                        </pic:spPr>
                      </pic:pic>
                      <pic:pic xmlns:pic="http://schemas.openxmlformats.org/drawingml/2006/picture">
                        <pic:nvPicPr>
                          <pic:cNvPr id="3853" name="Picture 3853"/>
                          <pic:cNvPicPr/>
                        </pic:nvPicPr>
                        <pic:blipFill>
                          <a:blip r:embed="rId33"/>
                          <a:stretch>
                            <a:fillRect/>
                          </a:stretch>
                        </pic:blipFill>
                        <pic:spPr>
                          <a:xfrm>
                            <a:off x="2133930" y="0"/>
                            <a:ext cx="30480" cy="6097"/>
                          </a:xfrm>
                          <a:prstGeom prst="rect">
                            <a:avLst/>
                          </a:prstGeom>
                        </pic:spPr>
                      </pic:pic>
                      <pic:pic xmlns:pic="http://schemas.openxmlformats.org/drawingml/2006/picture">
                        <pic:nvPicPr>
                          <pic:cNvPr id="3855" name="Picture 3855"/>
                          <pic:cNvPicPr/>
                        </pic:nvPicPr>
                        <pic:blipFill>
                          <a:blip r:embed="rId33"/>
                          <a:stretch>
                            <a:fillRect/>
                          </a:stretch>
                        </pic:blipFill>
                        <pic:spPr>
                          <a:xfrm>
                            <a:off x="2164410" y="0"/>
                            <a:ext cx="30480" cy="6097"/>
                          </a:xfrm>
                          <a:prstGeom prst="rect">
                            <a:avLst/>
                          </a:prstGeom>
                        </pic:spPr>
                      </pic:pic>
                      <pic:pic xmlns:pic="http://schemas.openxmlformats.org/drawingml/2006/picture">
                        <pic:nvPicPr>
                          <pic:cNvPr id="3857" name="Picture 3857"/>
                          <pic:cNvPicPr/>
                        </pic:nvPicPr>
                        <pic:blipFill>
                          <a:blip r:embed="rId33"/>
                          <a:stretch>
                            <a:fillRect/>
                          </a:stretch>
                        </pic:blipFill>
                        <pic:spPr>
                          <a:xfrm>
                            <a:off x="2194890" y="0"/>
                            <a:ext cx="30480" cy="6097"/>
                          </a:xfrm>
                          <a:prstGeom prst="rect">
                            <a:avLst/>
                          </a:prstGeom>
                        </pic:spPr>
                      </pic:pic>
                      <pic:pic xmlns:pic="http://schemas.openxmlformats.org/drawingml/2006/picture">
                        <pic:nvPicPr>
                          <pic:cNvPr id="3859" name="Picture 3859"/>
                          <pic:cNvPicPr/>
                        </pic:nvPicPr>
                        <pic:blipFill>
                          <a:blip r:embed="rId33"/>
                          <a:stretch>
                            <a:fillRect/>
                          </a:stretch>
                        </pic:blipFill>
                        <pic:spPr>
                          <a:xfrm>
                            <a:off x="2225370" y="0"/>
                            <a:ext cx="30480" cy="6097"/>
                          </a:xfrm>
                          <a:prstGeom prst="rect">
                            <a:avLst/>
                          </a:prstGeom>
                        </pic:spPr>
                      </pic:pic>
                      <pic:pic xmlns:pic="http://schemas.openxmlformats.org/drawingml/2006/picture">
                        <pic:nvPicPr>
                          <pic:cNvPr id="3861" name="Picture 3861"/>
                          <pic:cNvPicPr/>
                        </pic:nvPicPr>
                        <pic:blipFill>
                          <a:blip r:embed="rId33"/>
                          <a:stretch>
                            <a:fillRect/>
                          </a:stretch>
                        </pic:blipFill>
                        <pic:spPr>
                          <a:xfrm>
                            <a:off x="2255850" y="0"/>
                            <a:ext cx="30480" cy="6097"/>
                          </a:xfrm>
                          <a:prstGeom prst="rect">
                            <a:avLst/>
                          </a:prstGeom>
                        </pic:spPr>
                      </pic:pic>
                      <pic:pic xmlns:pic="http://schemas.openxmlformats.org/drawingml/2006/picture">
                        <pic:nvPicPr>
                          <pic:cNvPr id="3863" name="Picture 3863"/>
                          <pic:cNvPicPr/>
                        </pic:nvPicPr>
                        <pic:blipFill>
                          <a:blip r:embed="rId33"/>
                          <a:stretch>
                            <a:fillRect/>
                          </a:stretch>
                        </pic:blipFill>
                        <pic:spPr>
                          <a:xfrm>
                            <a:off x="2286330" y="0"/>
                            <a:ext cx="30480" cy="6097"/>
                          </a:xfrm>
                          <a:prstGeom prst="rect">
                            <a:avLst/>
                          </a:prstGeom>
                        </pic:spPr>
                      </pic:pic>
                      <pic:pic xmlns:pic="http://schemas.openxmlformats.org/drawingml/2006/picture">
                        <pic:nvPicPr>
                          <pic:cNvPr id="3865" name="Picture 3865"/>
                          <pic:cNvPicPr/>
                        </pic:nvPicPr>
                        <pic:blipFill>
                          <a:blip r:embed="rId33"/>
                          <a:stretch>
                            <a:fillRect/>
                          </a:stretch>
                        </pic:blipFill>
                        <pic:spPr>
                          <a:xfrm>
                            <a:off x="2316810" y="0"/>
                            <a:ext cx="30480" cy="6097"/>
                          </a:xfrm>
                          <a:prstGeom prst="rect">
                            <a:avLst/>
                          </a:prstGeom>
                        </pic:spPr>
                      </pic:pic>
                      <pic:pic xmlns:pic="http://schemas.openxmlformats.org/drawingml/2006/picture">
                        <pic:nvPicPr>
                          <pic:cNvPr id="3867" name="Picture 3867"/>
                          <pic:cNvPicPr/>
                        </pic:nvPicPr>
                        <pic:blipFill>
                          <a:blip r:embed="rId33"/>
                          <a:stretch>
                            <a:fillRect/>
                          </a:stretch>
                        </pic:blipFill>
                        <pic:spPr>
                          <a:xfrm>
                            <a:off x="2347290" y="0"/>
                            <a:ext cx="30480" cy="6097"/>
                          </a:xfrm>
                          <a:prstGeom prst="rect">
                            <a:avLst/>
                          </a:prstGeom>
                        </pic:spPr>
                      </pic:pic>
                      <pic:pic xmlns:pic="http://schemas.openxmlformats.org/drawingml/2006/picture">
                        <pic:nvPicPr>
                          <pic:cNvPr id="3869" name="Picture 3869"/>
                          <pic:cNvPicPr/>
                        </pic:nvPicPr>
                        <pic:blipFill>
                          <a:blip r:embed="rId33"/>
                          <a:stretch>
                            <a:fillRect/>
                          </a:stretch>
                        </pic:blipFill>
                        <pic:spPr>
                          <a:xfrm>
                            <a:off x="2377770" y="0"/>
                            <a:ext cx="30480" cy="6097"/>
                          </a:xfrm>
                          <a:prstGeom prst="rect">
                            <a:avLst/>
                          </a:prstGeom>
                        </pic:spPr>
                      </pic:pic>
                      <pic:pic xmlns:pic="http://schemas.openxmlformats.org/drawingml/2006/picture">
                        <pic:nvPicPr>
                          <pic:cNvPr id="3871" name="Picture 3871"/>
                          <pic:cNvPicPr/>
                        </pic:nvPicPr>
                        <pic:blipFill>
                          <a:blip r:embed="rId33"/>
                          <a:stretch>
                            <a:fillRect/>
                          </a:stretch>
                        </pic:blipFill>
                        <pic:spPr>
                          <a:xfrm>
                            <a:off x="2408250" y="0"/>
                            <a:ext cx="30480" cy="6097"/>
                          </a:xfrm>
                          <a:prstGeom prst="rect">
                            <a:avLst/>
                          </a:prstGeom>
                        </pic:spPr>
                      </pic:pic>
                      <pic:pic xmlns:pic="http://schemas.openxmlformats.org/drawingml/2006/picture">
                        <pic:nvPicPr>
                          <pic:cNvPr id="3873" name="Picture 3873"/>
                          <pic:cNvPicPr/>
                        </pic:nvPicPr>
                        <pic:blipFill>
                          <a:blip r:embed="rId33"/>
                          <a:stretch>
                            <a:fillRect/>
                          </a:stretch>
                        </pic:blipFill>
                        <pic:spPr>
                          <a:xfrm>
                            <a:off x="2438730" y="0"/>
                            <a:ext cx="30480" cy="6097"/>
                          </a:xfrm>
                          <a:prstGeom prst="rect">
                            <a:avLst/>
                          </a:prstGeom>
                        </pic:spPr>
                      </pic:pic>
                      <pic:pic xmlns:pic="http://schemas.openxmlformats.org/drawingml/2006/picture">
                        <pic:nvPicPr>
                          <pic:cNvPr id="3875" name="Picture 3875"/>
                          <pic:cNvPicPr/>
                        </pic:nvPicPr>
                        <pic:blipFill>
                          <a:blip r:embed="rId33"/>
                          <a:stretch>
                            <a:fillRect/>
                          </a:stretch>
                        </pic:blipFill>
                        <pic:spPr>
                          <a:xfrm>
                            <a:off x="2469210" y="0"/>
                            <a:ext cx="30480" cy="6097"/>
                          </a:xfrm>
                          <a:prstGeom prst="rect">
                            <a:avLst/>
                          </a:prstGeom>
                        </pic:spPr>
                      </pic:pic>
                      <pic:pic xmlns:pic="http://schemas.openxmlformats.org/drawingml/2006/picture">
                        <pic:nvPicPr>
                          <pic:cNvPr id="3877" name="Picture 3877"/>
                          <pic:cNvPicPr/>
                        </pic:nvPicPr>
                        <pic:blipFill>
                          <a:blip r:embed="rId33"/>
                          <a:stretch>
                            <a:fillRect/>
                          </a:stretch>
                        </pic:blipFill>
                        <pic:spPr>
                          <a:xfrm>
                            <a:off x="2499690" y="0"/>
                            <a:ext cx="30480" cy="6097"/>
                          </a:xfrm>
                          <a:prstGeom prst="rect">
                            <a:avLst/>
                          </a:prstGeom>
                        </pic:spPr>
                      </pic:pic>
                      <pic:pic xmlns:pic="http://schemas.openxmlformats.org/drawingml/2006/picture">
                        <pic:nvPicPr>
                          <pic:cNvPr id="3879" name="Picture 3879"/>
                          <pic:cNvPicPr/>
                        </pic:nvPicPr>
                        <pic:blipFill>
                          <a:blip r:embed="rId33"/>
                          <a:stretch>
                            <a:fillRect/>
                          </a:stretch>
                        </pic:blipFill>
                        <pic:spPr>
                          <a:xfrm>
                            <a:off x="2530170" y="0"/>
                            <a:ext cx="30480" cy="6097"/>
                          </a:xfrm>
                          <a:prstGeom prst="rect">
                            <a:avLst/>
                          </a:prstGeom>
                        </pic:spPr>
                      </pic:pic>
                      <pic:pic xmlns:pic="http://schemas.openxmlformats.org/drawingml/2006/picture">
                        <pic:nvPicPr>
                          <pic:cNvPr id="3881" name="Picture 3881"/>
                          <pic:cNvPicPr/>
                        </pic:nvPicPr>
                        <pic:blipFill>
                          <a:blip r:embed="rId33"/>
                          <a:stretch>
                            <a:fillRect/>
                          </a:stretch>
                        </pic:blipFill>
                        <pic:spPr>
                          <a:xfrm>
                            <a:off x="2560650" y="0"/>
                            <a:ext cx="30480" cy="6097"/>
                          </a:xfrm>
                          <a:prstGeom prst="rect">
                            <a:avLst/>
                          </a:prstGeom>
                        </pic:spPr>
                      </pic:pic>
                      <pic:pic xmlns:pic="http://schemas.openxmlformats.org/drawingml/2006/picture">
                        <pic:nvPicPr>
                          <pic:cNvPr id="3883" name="Picture 3883"/>
                          <pic:cNvPicPr/>
                        </pic:nvPicPr>
                        <pic:blipFill>
                          <a:blip r:embed="rId33"/>
                          <a:stretch>
                            <a:fillRect/>
                          </a:stretch>
                        </pic:blipFill>
                        <pic:spPr>
                          <a:xfrm>
                            <a:off x="2591130" y="0"/>
                            <a:ext cx="30480" cy="6097"/>
                          </a:xfrm>
                          <a:prstGeom prst="rect">
                            <a:avLst/>
                          </a:prstGeom>
                        </pic:spPr>
                      </pic:pic>
                      <pic:pic xmlns:pic="http://schemas.openxmlformats.org/drawingml/2006/picture">
                        <pic:nvPicPr>
                          <pic:cNvPr id="3885" name="Picture 3885"/>
                          <pic:cNvPicPr/>
                        </pic:nvPicPr>
                        <pic:blipFill>
                          <a:blip r:embed="rId33"/>
                          <a:stretch>
                            <a:fillRect/>
                          </a:stretch>
                        </pic:blipFill>
                        <pic:spPr>
                          <a:xfrm>
                            <a:off x="2621610" y="0"/>
                            <a:ext cx="30480" cy="6097"/>
                          </a:xfrm>
                          <a:prstGeom prst="rect">
                            <a:avLst/>
                          </a:prstGeom>
                        </pic:spPr>
                      </pic:pic>
                      <pic:pic xmlns:pic="http://schemas.openxmlformats.org/drawingml/2006/picture">
                        <pic:nvPicPr>
                          <pic:cNvPr id="3887" name="Picture 3887"/>
                          <pic:cNvPicPr/>
                        </pic:nvPicPr>
                        <pic:blipFill>
                          <a:blip r:embed="rId33"/>
                          <a:stretch>
                            <a:fillRect/>
                          </a:stretch>
                        </pic:blipFill>
                        <pic:spPr>
                          <a:xfrm>
                            <a:off x="2652090" y="0"/>
                            <a:ext cx="30480" cy="6097"/>
                          </a:xfrm>
                          <a:prstGeom prst="rect">
                            <a:avLst/>
                          </a:prstGeom>
                        </pic:spPr>
                      </pic:pic>
                      <pic:pic xmlns:pic="http://schemas.openxmlformats.org/drawingml/2006/picture">
                        <pic:nvPicPr>
                          <pic:cNvPr id="3889" name="Picture 3889"/>
                          <pic:cNvPicPr/>
                        </pic:nvPicPr>
                        <pic:blipFill>
                          <a:blip r:embed="rId33"/>
                          <a:stretch>
                            <a:fillRect/>
                          </a:stretch>
                        </pic:blipFill>
                        <pic:spPr>
                          <a:xfrm>
                            <a:off x="2682570" y="0"/>
                            <a:ext cx="30480" cy="6097"/>
                          </a:xfrm>
                          <a:prstGeom prst="rect">
                            <a:avLst/>
                          </a:prstGeom>
                        </pic:spPr>
                      </pic:pic>
                      <pic:pic xmlns:pic="http://schemas.openxmlformats.org/drawingml/2006/picture">
                        <pic:nvPicPr>
                          <pic:cNvPr id="3891" name="Picture 3891"/>
                          <pic:cNvPicPr/>
                        </pic:nvPicPr>
                        <pic:blipFill>
                          <a:blip r:embed="rId33"/>
                          <a:stretch>
                            <a:fillRect/>
                          </a:stretch>
                        </pic:blipFill>
                        <pic:spPr>
                          <a:xfrm>
                            <a:off x="2713050" y="0"/>
                            <a:ext cx="30480" cy="6097"/>
                          </a:xfrm>
                          <a:prstGeom prst="rect">
                            <a:avLst/>
                          </a:prstGeom>
                        </pic:spPr>
                      </pic:pic>
                      <pic:pic xmlns:pic="http://schemas.openxmlformats.org/drawingml/2006/picture">
                        <pic:nvPicPr>
                          <pic:cNvPr id="3893" name="Picture 3893"/>
                          <pic:cNvPicPr/>
                        </pic:nvPicPr>
                        <pic:blipFill>
                          <a:blip r:embed="rId33"/>
                          <a:stretch>
                            <a:fillRect/>
                          </a:stretch>
                        </pic:blipFill>
                        <pic:spPr>
                          <a:xfrm>
                            <a:off x="2743530" y="0"/>
                            <a:ext cx="30480" cy="6097"/>
                          </a:xfrm>
                          <a:prstGeom prst="rect">
                            <a:avLst/>
                          </a:prstGeom>
                        </pic:spPr>
                      </pic:pic>
                      <pic:pic xmlns:pic="http://schemas.openxmlformats.org/drawingml/2006/picture">
                        <pic:nvPicPr>
                          <pic:cNvPr id="3895" name="Picture 3895"/>
                          <pic:cNvPicPr/>
                        </pic:nvPicPr>
                        <pic:blipFill>
                          <a:blip r:embed="rId33"/>
                          <a:stretch>
                            <a:fillRect/>
                          </a:stretch>
                        </pic:blipFill>
                        <pic:spPr>
                          <a:xfrm>
                            <a:off x="2774010" y="0"/>
                            <a:ext cx="30480" cy="6097"/>
                          </a:xfrm>
                          <a:prstGeom prst="rect">
                            <a:avLst/>
                          </a:prstGeom>
                        </pic:spPr>
                      </pic:pic>
                      <pic:pic xmlns:pic="http://schemas.openxmlformats.org/drawingml/2006/picture">
                        <pic:nvPicPr>
                          <pic:cNvPr id="3897" name="Picture 3897"/>
                          <pic:cNvPicPr/>
                        </pic:nvPicPr>
                        <pic:blipFill>
                          <a:blip r:embed="rId33"/>
                          <a:stretch>
                            <a:fillRect/>
                          </a:stretch>
                        </pic:blipFill>
                        <pic:spPr>
                          <a:xfrm>
                            <a:off x="2804490" y="0"/>
                            <a:ext cx="30480" cy="6097"/>
                          </a:xfrm>
                          <a:prstGeom prst="rect">
                            <a:avLst/>
                          </a:prstGeom>
                        </pic:spPr>
                      </pic:pic>
                      <pic:pic xmlns:pic="http://schemas.openxmlformats.org/drawingml/2006/picture">
                        <pic:nvPicPr>
                          <pic:cNvPr id="3899" name="Picture 3899"/>
                          <pic:cNvPicPr/>
                        </pic:nvPicPr>
                        <pic:blipFill>
                          <a:blip r:embed="rId33"/>
                          <a:stretch>
                            <a:fillRect/>
                          </a:stretch>
                        </pic:blipFill>
                        <pic:spPr>
                          <a:xfrm>
                            <a:off x="2834970" y="0"/>
                            <a:ext cx="30480" cy="6097"/>
                          </a:xfrm>
                          <a:prstGeom prst="rect">
                            <a:avLst/>
                          </a:prstGeom>
                        </pic:spPr>
                      </pic:pic>
                      <pic:pic xmlns:pic="http://schemas.openxmlformats.org/drawingml/2006/picture">
                        <pic:nvPicPr>
                          <pic:cNvPr id="3901" name="Picture 3901"/>
                          <pic:cNvPicPr/>
                        </pic:nvPicPr>
                        <pic:blipFill>
                          <a:blip r:embed="rId33"/>
                          <a:stretch>
                            <a:fillRect/>
                          </a:stretch>
                        </pic:blipFill>
                        <pic:spPr>
                          <a:xfrm>
                            <a:off x="2865450" y="0"/>
                            <a:ext cx="30480" cy="6097"/>
                          </a:xfrm>
                          <a:prstGeom prst="rect">
                            <a:avLst/>
                          </a:prstGeom>
                        </pic:spPr>
                      </pic:pic>
                      <pic:pic xmlns:pic="http://schemas.openxmlformats.org/drawingml/2006/picture">
                        <pic:nvPicPr>
                          <pic:cNvPr id="3903" name="Picture 3903"/>
                          <pic:cNvPicPr/>
                        </pic:nvPicPr>
                        <pic:blipFill>
                          <a:blip r:embed="rId33"/>
                          <a:stretch>
                            <a:fillRect/>
                          </a:stretch>
                        </pic:blipFill>
                        <pic:spPr>
                          <a:xfrm>
                            <a:off x="2895930" y="0"/>
                            <a:ext cx="30785" cy="6097"/>
                          </a:xfrm>
                          <a:prstGeom prst="rect">
                            <a:avLst/>
                          </a:prstGeom>
                        </pic:spPr>
                      </pic:pic>
                      <pic:pic xmlns:pic="http://schemas.openxmlformats.org/drawingml/2006/picture">
                        <pic:nvPicPr>
                          <pic:cNvPr id="3905" name="Picture 3905"/>
                          <pic:cNvPicPr/>
                        </pic:nvPicPr>
                        <pic:blipFill>
                          <a:blip r:embed="rId33"/>
                          <a:stretch>
                            <a:fillRect/>
                          </a:stretch>
                        </pic:blipFill>
                        <pic:spPr>
                          <a:xfrm>
                            <a:off x="2926665" y="0"/>
                            <a:ext cx="30480" cy="6097"/>
                          </a:xfrm>
                          <a:prstGeom prst="rect">
                            <a:avLst/>
                          </a:prstGeom>
                        </pic:spPr>
                      </pic:pic>
                      <pic:pic xmlns:pic="http://schemas.openxmlformats.org/drawingml/2006/picture">
                        <pic:nvPicPr>
                          <pic:cNvPr id="3907" name="Picture 3907"/>
                          <pic:cNvPicPr/>
                        </pic:nvPicPr>
                        <pic:blipFill>
                          <a:blip r:embed="rId33"/>
                          <a:stretch>
                            <a:fillRect/>
                          </a:stretch>
                        </pic:blipFill>
                        <pic:spPr>
                          <a:xfrm>
                            <a:off x="2957144" y="0"/>
                            <a:ext cx="30480" cy="6097"/>
                          </a:xfrm>
                          <a:prstGeom prst="rect">
                            <a:avLst/>
                          </a:prstGeom>
                        </pic:spPr>
                      </pic:pic>
                      <pic:pic xmlns:pic="http://schemas.openxmlformats.org/drawingml/2006/picture">
                        <pic:nvPicPr>
                          <pic:cNvPr id="3909" name="Picture 3909"/>
                          <pic:cNvPicPr/>
                        </pic:nvPicPr>
                        <pic:blipFill>
                          <a:blip r:embed="rId33"/>
                          <a:stretch>
                            <a:fillRect/>
                          </a:stretch>
                        </pic:blipFill>
                        <pic:spPr>
                          <a:xfrm>
                            <a:off x="2987624" y="0"/>
                            <a:ext cx="30480" cy="6097"/>
                          </a:xfrm>
                          <a:prstGeom prst="rect">
                            <a:avLst/>
                          </a:prstGeom>
                        </pic:spPr>
                      </pic:pic>
                      <pic:pic xmlns:pic="http://schemas.openxmlformats.org/drawingml/2006/picture">
                        <pic:nvPicPr>
                          <pic:cNvPr id="3911" name="Picture 3911"/>
                          <pic:cNvPicPr/>
                        </pic:nvPicPr>
                        <pic:blipFill>
                          <a:blip r:embed="rId33"/>
                          <a:stretch>
                            <a:fillRect/>
                          </a:stretch>
                        </pic:blipFill>
                        <pic:spPr>
                          <a:xfrm>
                            <a:off x="3018104" y="0"/>
                            <a:ext cx="30480" cy="6097"/>
                          </a:xfrm>
                          <a:prstGeom prst="rect">
                            <a:avLst/>
                          </a:prstGeom>
                        </pic:spPr>
                      </pic:pic>
                      <pic:pic xmlns:pic="http://schemas.openxmlformats.org/drawingml/2006/picture">
                        <pic:nvPicPr>
                          <pic:cNvPr id="3913" name="Picture 3913"/>
                          <pic:cNvPicPr/>
                        </pic:nvPicPr>
                        <pic:blipFill>
                          <a:blip r:embed="rId33"/>
                          <a:stretch>
                            <a:fillRect/>
                          </a:stretch>
                        </pic:blipFill>
                        <pic:spPr>
                          <a:xfrm>
                            <a:off x="3048584" y="0"/>
                            <a:ext cx="30481" cy="6097"/>
                          </a:xfrm>
                          <a:prstGeom prst="rect">
                            <a:avLst/>
                          </a:prstGeom>
                        </pic:spPr>
                      </pic:pic>
                      <pic:pic xmlns:pic="http://schemas.openxmlformats.org/drawingml/2006/picture">
                        <pic:nvPicPr>
                          <pic:cNvPr id="3915" name="Picture 3915"/>
                          <pic:cNvPicPr/>
                        </pic:nvPicPr>
                        <pic:blipFill>
                          <a:blip r:embed="rId33"/>
                          <a:stretch>
                            <a:fillRect/>
                          </a:stretch>
                        </pic:blipFill>
                        <pic:spPr>
                          <a:xfrm>
                            <a:off x="3079065" y="0"/>
                            <a:ext cx="30480" cy="6097"/>
                          </a:xfrm>
                          <a:prstGeom prst="rect">
                            <a:avLst/>
                          </a:prstGeom>
                        </pic:spPr>
                      </pic:pic>
                      <pic:pic xmlns:pic="http://schemas.openxmlformats.org/drawingml/2006/picture">
                        <pic:nvPicPr>
                          <pic:cNvPr id="3917" name="Picture 3917"/>
                          <pic:cNvPicPr/>
                        </pic:nvPicPr>
                        <pic:blipFill>
                          <a:blip r:embed="rId33"/>
                          <a:stretch>
                            <a:fillRect/>
                          </a:stretch>
                        </pic:blipFill>
                        <pic:spPr>
                          <a:xfrm>
                            <a:off x="3109544" y="0"/>
                            <a:ext cx="30480" cy="6097"/>
                          </a:xfrm>
                          <a:prstGeom prst="rect">
                            <a:avLst/>
                          </a:prstGeom>
                        </pic:spPr>
                      </pic:pic>
                      <pic:pic xmlns:pic="http://schemas.openxmlformats.org/drawingml/2006/picture">
                        <pic:nvPicPr>
                          <pic:cNvPr id="3919" name="Picture 3919"/>
                          <pic:cNvPicPr/>
                        </pic:nvPicPr>
                        <pic:blipFill>
                          <a:blip r:embed="rId33"/>
                          <a:stretch>
                            <a:fillRect/>
                          </a:stretch>
                        </pic:blipFill>
                        <pic:spPr>
                          <a:xfrm>
                            <a:off x="3140024" y="0"/>
                            <a:ext cx="30480" cy="6097"/>
                          </a:xfrm>
                          <a:prstGeom prst="rect">
                            <a:avLst/>
                          </a:prstGeom>
                        </pic:spPr>
                      </pic:pic>
                      <pic:pic xmlns:pic="http://schemas.openxmlformats.org/drawingml/2006/picture">
                        <pic:nvPicPr>
                          <pic:cNvPr id="3921" name="Picture 3921"/>
                          <pic:cNvPicPr/>
                        </pic:nvPicPr>
                        <pic:blipFill>
                          <a:blip r:embed="rId33"/>
                          <a:stretch>
                            <a:fillRect/>
                          </a:stretch>
                        </pic:blipFill>
                        <pic:spPr>
                          <a:xfrm>
                            <a:off x="3170504" y="0"/>
                            <a:ext cx="30480" cy="6097"/>
                          </a:xfrm>
                          <a:prstGeom prst="rect">
                            <a:avLst/>
                          </a:prstGeom>
                        </pic:spPr>
                      </pic:pic>
                      <pic:pic xmlns:pic="http://schemas.openxmlformats.org/drawingml/2006/picture">
                        <pic:nvPicPr>
                          <pic:cNvPr id="3923" name="Picture 3923"/>
                          <pic:cNvPicPr/>
                        </pic:nvPicPr>
                        <pic:blipFill>
                          <a:blip r:embed="rId33"/>
                          <a:stretch>
                            <a:fillRect/>
                          </a:stretch>
                        </pic:blipFill>
                        <pic:spPr>
                          <a:xfrm>
                            <a:off x="3200984" y="0"/>
                            <a:ext cx="30480" cy="6097"/>
                          </a:xfrm>
                          <a:prstGeom prst="rect">
                            <a:avLst/>
                          </a:prstGeom>
                        </pic:spPr>
                      </pic:pic>
                      <pic:pic xmlns:pic="http://schemas.openxmlformats.org/drawingml/2006/picture">
                        <pic:nvPicPr>
                          <pic:cNvPr id="3925" name="Picture 3925"/>
                          <pic:cNvPicPr/>
                        </pic:nvPicPr>
                        <pic:blipFill>
                          <a:blip r:embed="rId33"/>
                          <a:stretch>
                            <a:fillRect/>
                          </a:stretch>
                        </pic:blipFill>
                        <pic:spPr>
                          <a:xfrm>
                            <a:off x="3231465" y="0"/>
                            <a:ext cx="30480" cy="6097"/>
                          </a:xfrm>
                          <a:prstGeom prst="rect">
                            <a:avLst/>
                          </a:prstGeom>
                        </pic:spPr>
                      </pic:pic>
                      <pic:pic xmlns:pic="http://schemas.openxmlformats.org/drawingml/2006/picture">
                        <pic:nvPicPr>
                          <pic:cNvPr id="3927" name="Picture 3927"/>
                          <pic:cNvPicPr/>
                        </pic:nvPicPr>
                        <pic:blipFill>
                          <a:blip r:embed="rId33"/>
                          <a:stretch>
                            <a:fillRect/>
                          </a:stretch>
                        </pic:blipFill>
                        <pic:spPr>
                          <a:xfrm>
                            <a:off x="3261944" y="0"/>
                            <a:ext cx="30480" cy="6097"/>
                          </a:xfrm>
                          <a:prstGeom prst="rect">
                            <a:avLst/>
                          </a:prstGeom>
                        </pic:spPr>
                      </pic:pic>
                      <pic:pic xmlns:pic="http://schemas.openxmlformats.org/drawingml/2006/picture">
                        <pic:nvPicPr>
                          <pic:cNvPr id="3929" name="Picture 3929"/>
                          <pic:cNvPicPr/>
                        </pic:nvPicPr>
                        <pic:blipFill>
                          <a:blip r:embed="rId33"/>
                          <a:stretch>
                            <a:fillRect/>
                          </a:stretch>
                        </pic:blipFill>
                        <pic:spPr>
                          <a:xfrm>
                            <a:off x="3292424" y="0"/>
                            <a:ext cx="30480" cy="6097"/>
                          </a:xfrm>
                          <a:prstGeom prst="rect">
                            <a:avLst/>
                          </a:prstGeom>
                        </pic:spPr>
                      </pic:pic>
                      <pic:pic xmlns:pic="http://schemas.openxmlformats.org/drawingml/2006/picture">
                        <pic:nvPicPr>
                          <pic:cNvPr id="3931" name="Picture 3931"/>
                          <pic:cNvPicPr/>
                        </pic:nvPicPr>
                        <pic:blipFill>
                          <a:blip r:embed="rId33"/>
                          <a:stretch>
                            <a:fillRect/>
                          </a:stretch>
                        </pic:blipFill>
                        <pic:spPr>
                          <a:xfrm>
                            <a:off x="3322904" y="0"/>
                            <a:ext cx="30480" cy="6097"/>
                          </a:xfrm>
                          <a:prstGeom prst="rect">
                            <a:avLst/>
                          </a:prstGeom>
                        </pic:spPr>
                      </pic:pic>
                      <pic:pic xmlns:pic="http://schemas.openxmlformats.org/drawingml/2006/picture">
                        <pic:nvPicPr>
                          <pic:cNvPr id="3933" name="Picture 3933"/>
                          <pic:cNvPicPr/>
                        </pic:nvPicPr>
                        <pic:blipFill>
                          <a:blip r:embed="rId33"/>
                          <a:stretch>
                            <a:fillRect/>
                          </a:stretch>
                        </pic:blipFill>
                        <pic:spPr>
                          <a:xfrm>
                            <a:off x="3353384" y="0"/>
                            <a:ext cx="30480" cy="6097"/>
                          </a:xfrm>
                          <a:prstGeom prst="rect">
                            <a:avLst/>
                          </a:prstGeom>
                        </pic:spPr>
                      </pic:pic>
                      <pic:pic xmlns:pic="http://schemas.openxmlformats.org/drawingml/2006/picture">
                        <pic:nvPicPr>
                          <pic:cNvPr id="3935" name="Picture 3935"/>
                          <pic:cNvPicPr/>
                        </pic:nvPicPr>
                        <pic:blipFill>
                          <a:blip r:embed="rId33"/>
                          <a:stretch>
                            <a:fillRect/>
                          </a:stretch>
                        </pic:blipFill>
                        <pic:spPr>
                          <a:xfrm>
                            <a:off x="3383865" y="0"/>
                            <a:ext cx="30480" cy="6097"/>
                          </a:xfrm>
                          <a:prstGeom prst="rect">
                            <a:avLst/>
                          </a:prstGeom>
                        </pic:spPr>
                      </pic:pic>
                      <pic:pic xmlns:pic="http://schemas.openxmlformats.org/drawingml/2006/picture">
                        <pic:nvPicPr>
                          <pic:cNvPr id="3937" name="Picture 3937"/>
                          <pic:cNvPicPr/>
                        </pic:nvPicPr>
                        <pic:blipFill>
                          <a:blip r:embed="rId33"/>
                          <a:stretch>
                            <a:fillRect/>
                          </a:stretch>
                        </pic:blipFill>
                        <pic:spPr>
                          <a:xfrm>
                            <a:off x="3414344" y="0"/>
                            <a:ext cx="30480" cy="6097"/>
                          </a:xfrm>
                          <a:prstGeom prst="rect">
                            <a:avLst/>
                          </a:prstGeom>
                        </pic:spPr>
                      </pic:pic>
                      <pic:pic xmlns:pic="http://schemas.openxmlformats.org/drawingml/2006/picture">
                        <pic:nvPicPr>
                          <pic:cNvPr id="3939" name="Picture 3939"/>
                          <pic:cNvPicPr/>
                        </pic:nvPicPr>
                        <pic:blipFill>
                          <a:blip r:embed="rId33"/>
                          <a:stretch>
                            <a:fillRect/>
                          </a:stretch>
                        </pic:blipFill>
                        <pic:spPr>
                          <a:xfrm>
                            <a:off x="3444824" y="0"/>
                            <a:ext cx="30480" cy="6097"/>
                          </a:xfrm>
                          <a:prstGeom prst="rect">
                            <a:avLst/>
                          </a:prstGeom>
                        </pic:spPr>
                      </pic:pic>
                      <pic:pic xmlns:pic="http://schemas.openxmlformats.org/drawingml/2006/picture">
                        <pic:nvPicPr>
                          <pic:cNvPr id="3941" name="Picture 3941"/>
                          <pic:cNvPicPr/>
                        </pic:nvPicPr>
                        <pic:blipFill>
                          <a:blip r:embed="rId33"/>
                          <a:stretch>
                            <a:fillRect/>
                          </a:stretch>
                        </pic:blipFill>
                        <pic:spPr>
                          <a:xfrm>
                            <a:off x="3475304" y="0"/>
                            <a:ext cx="30480" cy="6097"/>
                          </a:xfrm>
                          <a:prstGeom prst="rect">
                            <a:avLst/>
                          </a:prstGeom>
                        </pic:spPr>
                      </pic:pic>
                      <pic:pic xmlns:pic="http://schemas.openxmlformats.org/drawingml/2006/picture">
                        <pic:nvPicPr>
                          <pic:cNvPr id="3943" name="Picture 3943"/>
                          <pic:cNvPicPr/>
                        </pic:nvPicPr>
                        <pic:blipFill>
                          <a:blip r:embed="rId33"/>
                          <a:stretch>
                            <a:fillRect/>
                          </a:stretch>
                        </pic:blipFill>
                        <pic:spPr>
                          <a:xfrm>
                            <a:off x="3505784" y="0"/>
                            <a:ext cx="30481" cy="6097"/>
                          </a:xfrm>
                          <a:prstGeom prst="rect">
                            <a:avLst/>
                          </a:prstGeom>
                        </pic:spPr>
                      </pic:pic>
                      <pic:pic xmlns:pic="http://schemas.openxmlformats.org/drawingml/2006/picture">
                        <pic:nvPicPr>
                          <pic:cNvPr id="3945" name="Picture 3945"/>
                          <pic:cNvPicPr/>
                        </pic:nvPicPr>
                        <pic:blipFill>
                          <a:blip r:embed="rId33"/>
                          <a:stretch>
                            <a:fillRect/>
                          </a:stretch>
                        </pic:blipFill>
                        <pic:spPr>
                          <a:xfrm>
                            <a:off x="3536265" y="0"/>
                            <a:ext cx="30480" cy="6097"/>
                          </a:xfrm>
                          <a:prstGeom prst="rect">
                            <a:avLst/>
                          </a:prstGeom>
                        </pic:spPr>
                      </pic:pic>
                      <pic:pic xmlns:pic="http://schemas.openxmlformats.org/drawingml/2006/picture">
                        <pic:nvPicPr>
                          <pic:cNvPr id="3947" name="Picture 3947"/>
                          <pic:cNvPicPr/>
                        </pic:nvPicPr>
                        <pic:blipFill>
                          <a:blip r:embed="rId33"/>
                          <a:stretch>
                            <a:fillRect/>
                          </a:stretch>
                        </pic:blipFill>
                        <pic:spPr>
                          <a:xfrm>
                            <a:off x="3566744" y="0"/>
                            <a:ext cx="30480" cy="6097"/>
                          </a:xfrm>
                          <a:prstGeom prst="rect">
                            <a:avLst/>
                          </a:prstGeom>
                        </pic:spPr>
                      </pic:pic>
                      <pic:pic xmlns:pic="http://schemas.openxmlformats.org/drawingml/2006/picture">
                        <pic:nvPicPr>
                          <pic:cNvPr id="3949" name="Picture 3949"/>
                          <pic:cNvPicPr/>
                        </pic:nvPicPr>
                        <pic:blipFill>
                          <a:blip r:embed="rId33"/>
                          <a:stretch>
                            <a:fillRect/>
                          </a:stretch>
                        </pic:blipFill>
                        <pic:spPr>
                          <a:xfrm>
                            <a:off x="3597224" y="0"/>
                            <a:ext cx="30480" cy="6097"/>
                          </a:xfrm>
                          <a:prstGeom prst="rect">
                            <a:avLst/>
                          </a:prstGeom>
                        </pic:spPr>
                      </pic:pic>
                      <pic:pic xmlns:pic="http://schemas.openxmlformats.org/drawingml/2006/picture">
                        <pic:nvPicPr>
                          <pic:cNvPr id="3951" name="Picture 3951"/>
                          <pic:cNvPicPr/>
                        </pic:nvPicPr>
                        <pic:blipFill>
                          <a:blip r:embed="rId33"/>
                          <a:stretch>
                            <a:fillRect/>
                          </a:stretch>
                        </pic:blipFill>
                        <pic:spPr>
                          <a:xfrm>
                            <a:off x="3627704" y="0"/>
                            <a:ext cx="30480" cy="6097"/>
                          </a:xfrm>
                          <a:prstGeom prst="rect">
                            <a:avLst/>
                          </a:prstGeom>
                        </pic:spPr>
                      </pic:pic>
                      <pic:pic xmlns:pic="http://schemas.openxmlformats.org/drawingml/2006/picture">
                        <pic:nvPicPr>
                          <pic:cNvPr id="3953" name="Picture 3953"/>
                          <pic:cNvPicPr/>
                        </pic:nvPicPr>
                        <pic:blipFill>
                          <a:blip r:embed="rId33"/>
                          <a:stretch>
                            <a:fillRect/>
                          </a:stretch>
                        </pic:blipFill>
                        <pic:spPr>
                          <a:xfrm>
                            <a:off x="3658184" y="0"/>
                            <a:ext cx="30480" cy="6097"/>
                          </a:xfrm>
                          <a:prstGeom prst="rect">
                            <a:avLst/>
                          </a:prstGeom>
                        </pic:spPr>
                      </pic:pic>
                      <pic:pic xmlns:pic="http://schemas.openxmlformats.org/drawingml/2006/picture">
                        <pic:nvPicPr>
                          <pic:cNvPr id="3955" name="Picture 3955"/>
                          <pic:cNvPicPr/>
                        </pic:nvPicPr>
                        <pic:blipFill>
                          <a:blip r:embed="rId33"/>
                          <a:stretch>
                            <a:fillRect/>
                          </a:stretch>
                        </pic:blipFill>
                        <pic:spPr>
                          <a:xfrm>
                            <a:off x="3688665" y="0"/>
                            <a:ext cx="30480" cy="6097"/>
                          </a:xfrm>
                          <a:prstGeom prst="rect">
                            <a:avLst/>
                          </a:prstGeom>
                        </pic:spPr>
                      </pic:pic>
                      <pic:pic xmlns:pic="http://schemas.openxmlformats.org/drawingml/2006/picture">
                        <pic:nvPicPr>
                          <pic:cNvPr id="3957" name="Picture 3957"/>
                          <pic:cNvPicPr/>
                        </pic:nvPicPr>
                        <pic:blipFill>
                          <a:blip r:embed="rId33"/>
                          <a:stretch>
                            <a:fillRect/>
                          </a:stretch>
                        </pic:blipFill>
                        <pic:spPr>
                          <a:xfrm>
                            <a:off x="3719144" y="0"/>
                            <a:ext cx="30480" cy="6097"/>
                          </a:xfrm>
                          <a:prstGeom prst="rect">
                            <a:avLst/>
                          </a:prstGeom>
                        </pic:spPr>
                      </pic:pic>
                      <pic:pic xmlns:pic="http://schemas.openxmlformats.org/drawingml/2006/picture">
                        <pic:nvPicPr>
                          <pic:cNvPr id="3959" name="Picture 3959"/>
                          <pic:cNvPicPr/>
                        </pic:nvPicPr>
                        <pic:blipFill>
                          <a:blip r:embed="rId33"/>
                          <a:stretch>
                            <a:fillRect/>
                          </a:stretch>
                        </pic:blipFill>
                        <pic:spPr>
                          <a:xfrm>
                            <a:off x="3749624" y="0"/>
                            <a:ext cx="30480" cy="6097"/>
                          </a:xfrm>
                          <a:prstGeom prst="rect">
                            <a:avLst/>
                          </a:prstGeom>
                        </pic:spPr>
                      </pic:pic>
                      <pic:pic xmlns:pic="http://schemas.openxmlformats.org/drawingml/2006/picture">
                        <pic:nvPicPr>
                          <pic:cNvPr id="3961" name="Picture 3961"/>
                          <pic:cNvPicPr/>
                        </pic:nvPicPr>
                        <pic:blipFill>
                          <a:blip r:embed="rId33"/>
                          <a:stretch>
                            <a:fillRect/>
                          </a:stretch>
                        </pic:blipFill>
                        <pic:spPr>
                          <a:xfrm>
                            <a:off x="3780104" y="0"/>
                            <a:ext cx="30480" cy="6097"/>
                          </a:xfrm>
                          <a:prstGeom prst="rect">
                            <a:avLst/>
                          </a:prstGeom>
                        </pic:spPr>
                      </pic:pic>
                      <pic:pic xmlns:pic="http://schemas.openxmlformats.org/drawingml/2006/picture">
                        <pic:nvPicPr>
                          <pic:cNvPr id="3963" name="Picture 3963"/>
                          <pic:cNvPicPr/>
                        </pic:nvPicPr>
                        <pic:blipFill>
                          <a:blip r:embed="rId33"/>
                          <a:stretch>
                            <a:fillRect/>
                          </a:stretch>
                        </pic:blipFill>
                        <pic:spPr>
                          <a:xfrm>
                            <a:off x="3810584" y="0"/>
                            <a:ext cx="30480" cy="6097"/>
                          </a:xfrm>
                          <a:prstGeom prst="rect">
                            <a:avLst/>
                          </a:prstGeom>
                        </pic:spPr>
                      </pic:pic>
                      <pic:pic xmlns:pic="http://schemas.openxmlformats.org/drawingml/2006/picture">
                        <pic:nvPicPr>
                          <pic:cNvPr id="3965" name="Picture 3965"/>
                          <pic:cNvPicPr/>
                        </pic:nvPicPr>
                        <pic:blipFill>
                          <a:blip r:embed="rId33"/>
                          <a:stretch>
                            <a:fillRect/>
                          </a:stretch>
                        </pic:blipFill>
                        <pic:spPr>
                          <a:xfrm>
                            <a:off x="3841065" y="0"/>
                            <a:ext cx="30480" cy="6097"/>
                          </a:xfrm>
                          <a:prstGeom prst="rect">
                            <a:avLst/>
                          </a:prstGeom>
                        </pic:spPr>
                      </pic:pic>
                      <pic:pic xmlns:pic="http://schemas.openxmlformats.org/drawingml/2006/picture">
                        <pic:nvPicPr>
                          <pic:cNvPr id="3967" name="Picture 3967"/>
                          <pic:cNvPicPr/>
                        </pic:nvPicPr>
                        <pic:blipFill>
                          <a:blip r:embed="rId33"/>
                          <a:stretch>
                            <a:fillRect/>
                          </a:stretch>
                        </pic:blipFill>
                        <pic:spPr>
                          <a:xfrm>
                            <a:off x="3871544" y="0"/>
                            <a:ext cx="30480" cy="6097"/>
                          </a:xfrm>
                          <a:prstGeom prst="rect">
                            <a:avLst/>
                          </a:prstGeom>
                        </pic:spPr>
                      </pic:pic>
                      <pic:pic xmlns:pic="http://schemas.openxmlformats.org/drawingml/2006/picture">
                        <pic:nvPicPr>
                          <pic:cNvPr id="3969" name="Picture 3969"/>
                          <pic:cNvPicPr/>
                        </pic:nvPicPr>
                        <pic:blipFill>
                          <a:blip r:embed="rId33"/>
                          <a:stretch>
                            <a:fillRect/>
                          </a:stretch>
                        </pic:blipFill>
                        <pic:spPr>
                          <a:xfrm>
                            <a:off x="3902024" y="0"/>
                            <a:ext cx="30480" cy="6097"/>
                          </a:xfrm>
                          <a:prstGeom prst="rect">
                            <a:avLst/>
                          </a:prstGeom>
                        </pic:spPr>
                      </pic:pic>
                      <pic:pic xmlns:pic="http://schemas.openxmlformats.org/drawingml/2006/picture">
                        <pic:nvPicPr>
                          <pic:cNvPr id="3971" name="Picture 3971"/>
                          <pic:cNvPicPr/>
                        </pic:nvPicPr>
                        <pic:blipFill>
                          <a:blip r:embed="rId33"/>
                          <a:stretch>
                            <a:fillRect/>
                          </a:stretch>
                        </pic:blipFill>
                        <pic:spPr>
                          <a:xfrm>
                            <a:off x="3932504" y="0"/>
                            <a:ext cx="30480" cy="6097"/>
                          </a:xfrm>
                          <a:prstGeom prst="rect">
                            <a:avLst/>
                          </a:prstGeom>
                        </pic:spPr>
                      </pic:pic>
                      <pic:pic xmlns:pic="http://schemas.openxmlformats.org/drawingml/2006/picture">
                        <pic:nvPicPr>
                          <pic:cNvPr id="3973" name="Picture 3973"/>
                          <pic:cNvPicPr/>
                        </pic:nvPicPr>
                        <pic:blipFill>
                          <a:blip r:embed="rId33"/>
                          <a:stretch>
                            <a:fillRect/>
                          </a:stretch>
                        </pic:blipFill>
                        <pic:spPr>
                          <a:xfrm>
                            <a:off x="3962984" y="0"/>
                            <a:ext cx="30481" cy="6097"/>
                          </a:xfrm>
                          <a:prstGeom prst="rect">
                            <a:avLst/>
                          </a:prstGeom>
                        </pic:spPr>
                      </pic:pic>
                      <pic:pic xmlns:pic="http://schemas.openxmlformats.org/drawingml/2006/picture">
                        <pic:nvPicPr>
                          <pic:cNvPr id="3975" name="Picture 3975"/>
                          <pic:cNvPicPr/>
                        </pic:nvPicPr>
                        <pic:blipFill>
                          <a:blip r:embed="rId33"/>
                          <a:stretch>
                            <a:fillRect/>
                          </a:stretch>
                        </pic:blipFill>
                        <pic:spPr>
                          <a:xfrm>
                            <a:off x="3993465" y="0"/>
                            <a:ext cx="30480" cy="6097"/>
                          </a:xfrm>
                          <a:prstGeom prst="rect">
                            <a:avLst/>
                          </a:prstGeom>
                        </pic:spPr>
                      </pic:pic>
                      <pic:pic xmlns:pic="http://schemas.openxmlformats.org/drawingml/2006/picture">
                        <pic:nvPicPr>
                          <pic:cNvPr id="3977" name="Picture 3977"/>
                          <pic:cNvPicPr/>
                        </pic:nvPicPr>
                        <pic:blipFill>
                          <a:blip r:embed="rId33"/>
                          <a:stretch>
                            <a:fillRect/>
                          </a:stretch>
                        </pic:blipFill>
                        <pic:spPr>
                          <a:xfrm>
                            <a:off x="4023944" y="0"/>
                            <a:ext cx="30480" cy="6097"/>
                          </a:xfrm>
                          <a:prstGeom prst="rect">
                            <a:avLst/>
                          </a:prstGeom>
                        </pic:spPr>
                      </pic:pic>
                      <pic:pic xmlns:pic="http://schemas.openxmlformats.org/drawingml/2006/picture">
                        <pic:nvPicPr>
                          <pic:cNvPr id="3979" name="Picture 3979"/>
                          <pic:cNvPicPr/>
                        </pic:nvPicPr>
                        <pic:blipFill>
                          <a:blip r:embed="rId33"/>
                          <a:stretch>
                            <a:fillRect/>
                          </a:stretch>
                        </pic:blipFill>
                        <pic:spPr>
                          <a:xfrm>
                            <a:off x="4054424" y="0"/>
                            <a:ext cx="30480" cy="6097"/>
                          </a:xfrm>
                          <a:prstGeom prst="rect">
                            <a:avLst/>
                          </a:prstGeom>
                        </pic:spPr>
                      </pic:pic>
                      <pic:pic xmlns:pic="http://schemas.openxmlformats.org/drawingml/2006/picture">
                        <pic:nvPicPr>
                          <pic:cNvPr id="3981" name="Picture 3981"/>
                          <pic:cNvPicPr/>
                        </pic:nvPicPr>
                        <pic:blipFill>
                          <a:blip r:embed="rId33"/>
                          <a:stretch>
                            <a:fillRect/>
                          </a:stretch>
                        </pic:blipFill>
                        <pic:spPr>
                          <a:xfrm>
                            <a:off x="4084904" y="0"/>
                            <a:ext cx="30480" cy="6097"/>
                          </a:xfrm>
                          <a:prstGeom prst="rect">
                            <a:avLst/>
                          </a:prstGeom>
                        </pic:spPr>
                      </pic:pic>
                      <pic:pic xmlns:pic="http://schemas.openxmlformats.org/drawingml/2006/picture">
                        <pic:nvPicPr>
                          <pic:cNvPr id="3983" name="Picture 3983"/>
                          <pic:cNvPicPr/>
                        </pic:nvPicPr>
                        <pic:blipFill>
                          <a:blip r:embed="rId33"/>
                          <a:stretch>
                            <a:fillRect/>
                          </a:stretch>
                        </pic:blipFill>
                        <pic:spPr>
                          <a:xfrm>
                            <a:off x="4115384" y="0"/>
                            <a:ext cx="30480" cy="6097"/>
                          </a:xfrm>
                          <a:prstGeom prst="rect">
                            <a:avLst/>
                          </a:prstGeom>
                        </pic:spPr>
                      </pic:pic>
                      <pic:pic xmlns:pic="http://schemas.openxmlformats.org/drawingml/2006/picture">
                        <pic:nvPicPr>
                          <pic:cNvPr id="3985" name="Picture 3985"/>
                          <pic:cNvPicPr/>
                        </pic:nvPicPr>
                        <pic:blipFill>
                          <a:blip r:embed="rId33"/>
                          <a:stretch>
                            <a:fillRect/>
                          </a:stretch>
                        </pic:blipFill>
                        <pic:spPr>
                          <a:xfrm>
                            <a:off x="4145865" y="0"/>
                            <a:ext cx="30480" cy="6097"/>
                          </a:xfrm>
                          <a:prstGeom prst="rect">
                            <a:avLst/>
                          </a:prstGeom>
                        </pic:spPr>
                      </pic:pic>
                      <pic:pic xmlns:pic="http://schemas.openxmlformats.org/drawingml/2006/picture">
                        <pic:nvPicPr>
                          <pic:cNvPr id="3987" name="Picture 3987"/>
                          <pic:cNvPicPr/>
                        </pic:nvPicPr>
                        <pic:blipFill>
                          <a:blip r:embed="rId33"/>
                          <a:stretch>
                            <a:fillRect/>
                          </a:stretch>
                        </pic:blipFill>
                        <pic:spPr>
                          <a:xfrm>
                            <a:off x="4176344" y="0"/>
                            <a:ext cx="30480" cy="6097"/>
                          </a:xfrm>
                          <a:prstGeom prst="rect">
                            <a:avLst/>
                          </a:prstGeom>
                        </pic:spPr>
                      </pic:pic>
                      <pic:pic xmlns:pic="http://schemas.openxmlformats.org/drawingml/2006/picture">
                        <pic:nvPicPr>
                          <pic:cNvPr id="3989" name="Picture 3989"/>
                          <pic:cNvPicPr/>
                        </pic:nvPicPr>
                        <pic:blipFill>
                          <a:blip r:embed="rId33"/>
                          <a:stretch>
                            <a:fillRect/>
                          </a:stretch>
                        </pic:blipFill>
                        <pic:spPr>
                          <a:xfrm>
                            <a:off x="4206824" y="0"/>
                            <a:ext cx="30480" cy="6097"/>
                          </a:xfrm>
                          <a:prstGeom prst="rect">
                            <a:avLst/>
                          </a:prstGeom>
                        </pic:spPr>
                      </pic:pic>
                      <pic:pic xmlns:pic="http://schemas.openxmlformats.org/drawingml/2006/picture">
                        <pic:nvPicPr>
                          <pic:cNvPr id="3991" name="Picture 3991"/>
                          <pic:cNvPicPr/>
                        </pic:nvPicPr>
                        <pic:blipFill>
                          <a:blip r:embed="rId33"/>
                          <a:stretch>
                            <a:fillRect/>
                          </a:stretch>
                        </pic:blipFill>
                        <pic:spPr>
                          <a:xfrm>
                            <a:off x="4237304" y="0"/>
                            <a:ext cx="30480" cy="6097"/>
                          </a:xfrm>
                          <a:prstGeom prst="rect">
                            <a:avLst/>
                          </a:prstGeom>
                        </pic:spPr>
                      </pic:pic>
                      <pic:pic xmlns:pic="http://schemas.openxmlformats.org/drawingml/2006/picture">
                        <pic:nvPicPr>
                          <pic:cNvPr id="3993" name="Picture 3993"/>
                          <pic:cNvPicPr/>
                        </pic:nvPicPr>
                        <pic:blipFill>
                          <a:blip r:embed="rId33"/>
                          <a:stretch>
                            <a:fillRect/>
                          </a:stretch>
                        </pic:blipFill>
                        <pic:spPr>
                          <a:xfrm>
                            <a:off x="4267784" y="0"/>
                            <a:ext cx="30480" cy="6097"/>
                          </a:xfrm>
                          <a:prstGeom prst="rect">
                            <a:avLst/>
                          </a:prstGeom>
                        </pic:spPr>
                      </pic:pic>
                      <pic:pic xmlns:pic="http://schemas.openxmlformats.org/drawingml/2006/picture">
                        <pic:nvPicPr>
                          <pic:cNvPr id="3995" name="Picture 3995"/>
                          <pic:cNvPicPr/>
                        </pic:nvPicPr>
                        <pic:blipFill>
                          <a:blip r:embed="rId33"/>
                          <a:stretch>
                            <a:fillRect/>
                          </a:stretch>
                        </pic:blipFill>
                        <pic:spPr>
                          <a:xfrm>
                            <a:off x="4298265" y="0"/>
                            <a:ext cx="30480" cy="6097"/>
                          </a:xfrm>
                          <a:prstGeom prst="rect">
                            <a:avLst/>
                          </a:prstGeom>
                        </pic:spPr>
                      </pic:pic>
                      <pic:pic xmlns:pic="http://schemas.openxmlformats.org/drawingml/2006/picture">
                        <pic:nvPicPr>
                          <pic:cNvPr id="3997" name="Picture 3997"/>
                          <pic:cNvPicPr/>
                        </pic:nvPicPr>
                        <pic:blipFill>
                          <a:blip r:embed="rId33"/>
                          <a:stretch>
                            <a:fillRect/>
                          </a:stretch>
                        </pic:blipFill>
                        <pic:spPr>
                          <a:xfrm>
                            <a:off x="4328745" y="0"/>
                            <a:ext cx="30480" cy="6097"/>
                          </a:xfrm>
                          <a:prstGeom prst="rect">
                            <a:avLst/>
                          </a:prstGeom>
                        </pic:spPr>
                      </pic:pic>
                      <pic:pic xmlns:pic="http://schemas.openxmlformats.org/drawingml/2006/picture">
                        <pic:nvPicPr>
                          <pic:cNvPr id="3999" name="Picture 3999"/>
                          <pic:cNvPicPr/>
                        </pic:nvPicPr>
                        <pic:blipFill>
                          <a:blip r:embed="rId33"/>
                          <a:stretch>
                            <a:fillRect/>
                          </a:stretch>
                        </pic:blipFill>
                        <pic:spPr>
                          <a:xfrm>
                            <a:off x="4359224" y="0"/>
                            <a:ext cx="30480" cy="6097"/>
                          </a:xfrm>
                          <a:prstGeom prst="rect">
                            <a:avLst/>
                          </a:prstGeom>
                        </pic:spPr>
                      </pic:pic>
                      <pic:pic xmlns:pic="http://schemas.openxmlformats.org/drawingml/2006/picture">
                        <pic:nvPicPr>
                          <pic:cNvPr id="4001" name="Picture 4001"/>
                          <pic:cNvPicPr/>
                        </pic:nvPicPr>
                        <pic:blipFill>
                          <a:blip r:embed="rId33"/>
                          <a:stretch>
                            <a:fillRect/>
                          </a:stretch>
                        </pic:blipFill>
                        <pic:spPr>
                          <a:xfrm>
                            <a:off x="4389704" y="0"/>
                            <a:ext cx="30785" cy="6097"/>
                          </a:xfrm>
                          <a:prstGeom prst="rect">
                            <a:avLst/>
                          </a:prstGeom>
                        </pic:spPr>
                      </pic:pic>
                      <pic:pic xmlns:pic="http://schemas.openxmlformats.org/drawingml/2006/picture">
                        <pic:nvPicPr>
                          <pic:cNvPr id="4003" name="Picture 4003"/>
                          <pic:cNvPicPr/>
                        </pic:nvPicPr>
                        <pic:blipFill>
                          <a:blip r:embed="rId33"/>
                          <a:stretch>
                            <a:fillRect/>
                          </a:stretch>
                        </pic:blipFill>
                        <pic:spPr>
                          <a:xfrm>
                            <a:off x="4420565" y="0"/>
                            <a:ext cx="30480" cy="6097"/>
                          </a:xfrm>
                          <a:prstGeom prst="rect">
                            <a:avLst/>
                          </a:prstGeom>
                        </pic:spPr>
                      </pic:pic>
                      <pic:pic xmlns:pic="http://schemas.openxmlformats.org/drawingml/2006/picture">
                        <pic:nvPicPr>
                          <pic:cNvPr id="4005" name="Picture 4005"/>
                          <pic:cNvPicPr/>
                        </pic:nvPicPr>
                        <pic:blipFill>
                          <a:blip r:embed="rId33"/>
                          <a:stretch>
                            <a:fillRect/>
                          </a:stretch>
                        </pic:blipFill>
                        <pic:spPr>
                          <a:xfrm>
                            <a:off x="4451046" y="0"/>
                            <a:ext cx="30480" cy="6097"/>
                          </a:xfrm>
                          <a:prstGeom prst="rect">
                            <a:avLst/>
                          </a:prstGeom>
                        </pic:spPr>
                      </pic:pic>
                      <pic:pic xmlns:pic="http://schemas.openxmlformats.org/drawingml/2006/picture">
                        <pic:nvPicPr>
                          <pic:cNvPr id="4007" name="Picture 4007"/>
                          <pic:cNvPicPr/>
                        </pic:nvPicPr>
                        <pic:blipFill>
                          <a:blip r:embed="rId33"/>
                          <a:stretch>
                            <a:fillRect/>
                          </a:stretch>
                        </pic:blipFill>
                        <pic:spPr>
                          <a:xfrm>
                            <a:off x="4481526" y="0"/>
                            <a:ext cx="30480" cy="6097"/>
                          </a:xfrm>
                          <a:prstGeom prst="rect">
                            <a:avLst/>
                          </a:prstGeom>
                        </pic:spPr>
                      </pic:pic>
                      <pic:pic xmlns:pic="http://schemas.openxmlformats.org/drawingml/2006/picture">
                        <pic:nvPicPr>
                          <pic:cNvPr id="4009" name="Picture 4009"/>
                          <pic:cNvPicPr/>
                        </pic:nvPicPr>
                        <pic:blipFill>
                          <a:blip r:embed="rId33"/>
                          <a:stretch>
                            <a:fillRect/>
                          </a:stretch>
                        </pic:blipFill>
                        <pic:spPr>
                          <a:xfrm>
                            <a:off x="4512005" y="0"/>
                            <a:ext cx="30480" cy="6097"/>
                          </a:xfrm>
                          <a:prstGeom prst="rect">
                            <a:avLst/>
                          </a:prstGeom>
                        </pic:spPr>
                      </pic:pic>
                      <pic:pic xmlns:pic="http://schemas.openxmlformats.org/drawingml/2006/picture">
                        <pic:nvPicPr>
                          <pic:cNvPr id="4011" name="Picture 4011"/>
                          <pic:cNvPicPr/>
                        </pic:nvPicPr>
                        <pic:blipFill>
                          <a:blip r:embed="rId33"/>
                          <a:stretch>
                            <a:fillRect/>
                          </a:stretch>
                        </pic:blipFill>
                        <pic:spPr>
                          <a:xfrm>
                            <a:off x="4542485" y="0"/>
                            <a:ext cx="30480" cy="6097"/>
                          </a:xfrm>
                          <a:prstGeom prst="rect">
                            <a:avLst/>
                          </a:prstGeom>
                        </pic:spPr>
                      </pic:pic>
                      <pic:pic xmlns:pic="http://schemas.openxmlformats.org/drawingml/2006/picture">
                        <pic:nvPicPr>
                          <pic:cNvPr id="4013" name="Picture 4013"/>
                          <pic:cNvPicPr/>
                        </pic:nvPicPr>
                        <pic:blipFill>
                          <a:blip r:embed="rId33"/>
                          <a:stretch>
                            <a:fillRect/>
                          </a:stretch>
                        </pic:blipFill>
                        <pic:spPr>
                          <a:xfrm>
                            <a:off x="4572965" y="0"/>
                            <a:ext cx="30480" cy="6097"/>
                          </a:xfrm>
                          <a:prstGeom prst="rect">
                            <a:avLst/>
                          </a:prstGeom>
                        </pic:spPr>
                      </pic:pic>
                      <pic:pic xmlns:pic="http://schemas.openxmlformats.org/drawingml/2006/picture">
                        <pic:nvPicPr>
                          <pic:cNvPr id="4015" name="Picture 4015"/>
                          <pic:cNvPicPr/>
                        </pic:nvPicPr>
                        <pic:blipFill>
                          <a:blip r:embed="rId33"/>
                          <a:stretch>
                            <a:fillRect/>
                          </a:stretch>
                        </pic:blipFill>
                        <pic:spPr>
                          <a:xfrm>
                            <a:off x="4603446" y="0"/>
                            <a:ext cx="30480" cy="6097"/>
                          </a:xfrm>
                          <a:prstGeom prst="rect">
                            <a:avLst/>
                          </a:prstGeom>
                        </pic:spPr>
                      </pic:pic>
                      <pic:pic xmlns:pic="http://schemas.openxmlformats.org/drawingml/2006/picture">
                        <pic:nvPicPr>
                          <pic:cNvPr id="4017" name="Picture 4017"/>
                          <pic:cNvPicPr/>
                        </pic:nvPicPr>
                        <pic:blipFill>
                          <a:blip r:embed="rId33"/>
                          <a:stretch>
                            <a:fillRect/>
                          </a:stretch>
                        </pic:blipFill>
                        <pic:spPr>
                          <a:xfrm>
                            <a:off x="4633926" y="0"/>
                            <a:ext cx="30480" cy="6097"/>
                          </a:xfrm>
                          <a:prstGeom prst="rect">
                            <a:avLst/>
                          </a:prstGeom>
                        </pic:spPr>
                      </pic:pic>
                      <pic:pic xmlns:pic="http://schemas.openxmlformats.org/drawingml/2006/picture">
                        <pic:nvPicPr>
                          <pic:cNvPr id="4019" name="Picture 4019"/>
                          <pic:cNvPicPr/>
                        </pic:nvPicPr>
                        <pic:blipFill>
                          <a:blip r:embed="rId33"/>
                          <a:stretch>
                            <a:fillRect/>
                          </a:stretch>
                        </pic:blipFill>
                        <pic:spPr>
                          <a:xfrm>
                            <a:off x="4664405" y="0"/>
                            <a:ext cx="30480" cy="6097"/>
                          </a:xfrm>
                          <a:prstGeom prst="rect">
                            <a:avLst/>
                          </a:prstGeom>
                        </pic:spPr>
                      </pic:pic>
                      <pic:pic xmlns:pic="http://schemas.openxmlformats.org/drawingml/2006/picture">
                        <pic:nvPicPr>
                          <pic:cNvPr id="4021" name="Picture 4021"/>
                          <pic:cNvPicPr/>
                        </pic:nvPicPr>
                        <pic:blipFill>
                          <a:blip r:embed="rId33"/>
                          <a:stretch>
                            <a:fillRect/>
                          </a:stretch>
                        </pic:blipFill>
                        <pic:spPr>
                          <a:xfrm>
                            <a:off x="4694885" y="0"/>
                            <a:ext cx="30480" cy="6097"/>
                          </a:xfrm>
                          <a:prstGeom prst="rect">
                            <a:avLst/>
                          </a:prstGeom>
                        </pic:spPr>
                      </pic:pic>
                      <pic:pic xmlns:pic="http://schemas.openxmlformats.org/drawingml/2006/picture">
                        <pic:nvPicPr>
                          <pic:cNvPr id="4023" name="Picture 4023"/>
                          <pic:cNvPicPr/>
                        </pic:nvPicPr>
                        <pic:blipFill>
                          <a:blip r:embed="rId33"/>
                          <a:stretch>
                            <a:fillRect/>
                          </a:stretch>
                        </pic:blipFill>
                        <pic:spPr>
                          <a:xfrm>
                            <a:off x="4725365" y="0"/>
                            <a:ext cx="30480" cy="6097"/>
                          </a:xfrm>
                          <a:prstGeom prst="rect">
                            <a:avLst/>
                          </a:prstGeom>
                        </pic:spPr>
                      </pic:pic>
                      <pic:pic xmlns:pic="http://schemas.openxmlformats.org/drawingml/2006/picture">
                        <pic:nvPicPr>
                          <pic:cNvPr id="4025" name="Picture 4025"/>
                          <pic:cNvPicPr/>
                        </pic:nvPicPr>
                        <pic:blipFill>
                          <a:blip r:embed="rId33"/>
                          <a:stretch>
                            <a:fillRect/>
                          </a:stretch>
                        </pic:blipFill>
                        <pic:spPr>
                          <a:xfrm>
                            <a:off x="4755846" y="0"/>
                            <a:ext cx="30480" cy="6097"/>
                          </a:xfrm>
                          <a:prstGeom prst="rect">
                            <a:avLst/>
                          </a:prstGeom>
                        </pic:spPr>
                      </pic:pic>
                      <pic:pic xmlns:pic="http://schemas.openxmlformats.org/drawingml/2006/picture">
                        <pic:nvPicPr>
                          <pic:cNvPr id="4027" name="Picture 4027"/>
                          <pic:cNvPicPr/>
                        </pic:nvPicPr>
                        <pic:blipFill>
                          <a:blip r:embed="rId33"/>
                          <a:stretch>
                            <a:fillRect/>
                          </a:stretch>
                        </pic:blipFill>
                        <pic:spPr>
                          <a:xfrm>
                            <a:off x="4786326" y="0"/>
                            <a:ext cx="30480" cy="6097"/>
                          </a:xfrm>
                          <a:prstGeom prst="rect">
                            <a:avLst/>
                          </a:prstGeom>
                        </pic:spPr>
                      </pic:pic>
                      <pic:pic xmlns:pic="http://schemas.openxmlformats.org/drawingml/2006/picture">
                        <pic:nvPicPr>
                          <pic:cNvPr id="4029" name="Picture 4029"/>
                          <pic:cNvPicPr/>
                        </pic:nvPicPr>
                        <pic:blipFill>
                          <a:blip r:embed="rId33"/>
                          <a:stretch>
                            <a:fillRect/>
                          </a:stretch>
                        </pic:blipFill>
                        <pic:spPr>
                          <a:xfrm>
                            <a:off x="4816805" y="0"/>
                            <a:ext cx="30480" cy="6097"/>
                          </a:xfrm>
                          <a:prstGeom prst="rect">
                            <a:avLst/>
                          </a:prstGeom>
                        </pic:spPr>
                      </pic:pic>
                      <pic:pic xmlns:pic="http://schemas.openxmlformats.org/drawingml/2006/picture">
                        <pic:nvPicPr>
                          <pic:cNvPr id="4031" name="Picture 4031"/>
                          <pic:cNvPicPr/>
                        </pic:nvPicPr>
                        <pic:blipFill>
                          <a:blip r:embed="rId33"/>
                          <a:stretch>
                            <a:fillRect/>
                          </a:stretch>
                        </pic:blipFill>
                        <pic:spPr>
                          <a:xfrm>
                            <a:off x="4847285" y="0"/>
                            <a:ext cx="30480" cy="6097"/>
                          </a:xfrm>
                          <a:prstGeom prst="rect">
                            <a:avLst/>
                          </a:prstGeom>
                        </pic:spPr>
                      </pic:pic>
                      <pic:pic xmlns:pic="http://schemas.openxmlformats.org/drawingml/2006/picture">
                        <pic:nvPicPr>
                          <pic:cNvPr id="4033" name="Picture 4033"/>
                          <pic:cNvPicPr/>
                        </pic:nvPicPr>
                        <pic:blipFill>
                          <a:blip r:embed="rId33"/>
                          <a:stretch>
                            <a:fillRect/>
                          </a:stretch>
                        </pic:blipFill>
                        <pic:spPr>
                          <a:xfrm>
                            <a:off x="4877765" y="0"/>
                            <a:ext cx="30480" cy="6097"/>
                          </a:xfrm>
                          <a:prstGeom prst="rect">
                            <a:avLst/>
                          </a:prstGeom>
                        </pic:spPr>
                      </pic:pic>
                      <pic:pic xmlns:pic="http://schemas.openxmlformats.org/drawingml/2006/picture">
                        <pic:nvPicPr>
                          <pic:cNvPr id="4035" name="Picture 4035"/>
                          <pic:cNvPicPr/>
                        </pic:nvPicPr>
                        <pic:blipFill>
                          <a:blip r:embed="rId33"/>
                          <a:stretch>
                            <a:fillRect/>
                          </a:stretch>
                        </pic:blipFill>
                        <pic:spPr>
                          <a:xfrm>
                            <a:off x="4908246" y="0"/>
                            <a:ext cx="30480" cy="6097"/>
                          </a:xfrm>
                          <a:prstGeom prst="rect">
                            <a:avLst/>
                          </a:prstGeom>
                        </pic:spPr>
                      </pic:pic>
                      <pic:pic xmlns:pic="http://schemas.openxmlformats.org/drawingml/2006/picture">
                        <pic:nvPicPr>
                          <pic:cNvPr id="4037" name="Picture 4037"/>
                          <pic:cNvPicPr/>
                        </pic:nvPicPr>
                        <pic:blipFill>
                          <a:blip r:embed="rId33"/>
                          <a:stretch>
                            <a:fillRect/>
                          </a:stretch>
                        </pic:blipFill>
                        <pic:spPr>
                          <a:xfrm>
                            <a:off x="4938726" y="0"/>
                            <a:ext cx="30480" cy="6097"/>
                          </a:xfrm>
                          <a:prstGeom prst="rect">
                            <a:avLst/>
                          </a:prstGeom>
                        </pic:spPr>
                      </pic:pic>
                      <pic:pic xmlns:pic="http://schemas.openxmlformats.org/drawingml/2006/picture">
                        <pic:nvPicPr>
                          <pic:cNvPr id="4039" name="Picture 4039"/>
                          <pic:cNvPicPr/>
                        </pic:nvPicPr>
                        <pic:blipFill>
                          <a:blip r:embed="rId33"/>
                          <a:stretch>
                            <a:fillRect/>
                          </a:stretch>
                        </pic:blipFill>
                        <pic:spPr>
                          <a:xfrm>
                            <a:off x="4969205" y="0"/>
                            <a:ext cx="30480" cy="6097"/>
                          </a:xfrm>
                          <a:prstGeom prst="rect">
                            <a:avLst/>
                          </a:prstGeom>
                        </pic:spPr>
                      </pic:pic>
                      <pic:pic xmlns:pic="http://schemas.openxmlformats.org/drawingml/2006/picture">
                        <pic:nvPicPr>
                          <pic:cNvPr id="4041" name="Picture 4041"/>
                          <pic:cNvPicPr/>
                        </pic:nvPicPr>
                        <pic:blipFill>
                          <a:blip r:embed="rId33"/>
                          <a:stretch>
                            <a:fillRect/>
                          </a:stretch>
                        </pic:blipFill>
                        <pic:spPr>
                          <a:xfrm>
                            <a:off x="4999685" y="0"/>
                            <a:ext cx="30480" cy="6097"/>
                          </a:xfrm>
                          <a:prstGeom prst="rect">
                            <a:avLst/>
                          </a:prstGeom>
                        </pic:spPr>
                      </pic:pic>
                      <pic:pic xmlns:pic="http://schemas.openxmlformats.org/drawingml/2006/picture">
                        <pic:nvPicPr>
                          <pic:cNvPr id="4043" name="Picture 4043"/>
                          <pic:cNvPicPr/>
                        </pic:nvPicPr>
                        <pic:blipFill>
                          <a:blip r:embed="rId33"/>
                          <a:stretch>
                            <a:fillRect/>
                          </a:stretch>
                        </pic:blipFill>
                        <pic:spPr>
                          <a:xfrm>
                            <a:off x="5030165" y="0"/>
                            <a:ext cx="30480" cy="6097"/>
                          </a:xfrm>
                          <a:prstGeom prst="rect">
                            <a:avLst/>
                          </a:prstGeom>
                        </pic:spPr>
                      </pic:pic>
                      <pic:pic xmlns:pic="http://schemas.openxmlformats.org/drawingml/2006/picture">
                        <pic:nvPicPr>
                          <pic:cNvPr id="4045" name="Picture 4045"/>
                          <pic:cNvPicPr/>
                        </pic:nvPicPr>
                        <pic:blipFill>
                          <a:blip r:embed="rId33"/>
                          <a:stretch>
                            <a:fillRect/>
                          </a:stretch>
                        </pic:blipFill>
                        <pic:spPr>
                          <a:xfrm>
                            <a:off x="5060646" y="0"/>
                            <a:ext cx="30480" cy="6097"/>
                          </a:xfrm>
                          <a:prstGeom prst="rect">
                            <a:avLst/>
                          </a:prstGeom>
                        </pic:spPr>
                      </pic:pic>
                      <pic:pic xmlns:pic="http://schemas.openxmlformats.org/drawingml/2006/picture">
                        <pic:nvPicPr>
                          <pic:cNvPr id="4047" name="Picture 4047"/>
                          <pic:cNvPicPr/>
                        </pic:nvPicPr>
                        <pic:blipFill>
                          <a:blip r:embed="rId33"/>
                          <a:stretch>
                            <a:fillRect/>
                          </a:stretch>
                        </pic:blipFill>
                        <pic:spPr>
                          <a:xfrm>
                            <a:off x="5091126" y="0"/>
                            <a:ext cx="30480" cy="6097"/>
                          </a:xfrm>
                          <a:prstGeom prst="rect">
                            <a:avLst/>
                          </a:prstGeom>
                        </pic:spPr>
                      </pic:pic>
                      <pic:pic xmlns:pic="http://schemas.openxmlformats.org/drawingml/2006/picture">
                        <pic:nvPicPr>
                          <pic:cNvPr id="4049" name="Picture 4049"/>
                          <pic:cNvPicPr/>
                        </pic:nvPicPr>
                        <pic:blipFill>
                          <a:blip r:embed="rId33"/>
                          <a:stretch>
                            <a:fillRect/>
                          </a:stretch>
                        </pic:blipFill>
                        <pic:spPr>
                          <a:xfrm>
                            <a:off x="5121605" y="0"/>
                            <a:ext cx="30480" cy="6097"/>
                          </a:xfrm>
                          <a:prstGeom prst="rect">
                            <a:avLst/>
                          </a:prstGeom>
                        </pic:spPr>
                      </pic:pic>
                      <pic:pic xmlns:pic="http://schemas.openxmlformats.org/drawingml/2006/picture">
                        <pic:nvPicPr>
                          <pic:cNvPr id="4051" name="Picture 4051"/>
                          <pic:cNvPicPr/>
                        </pic:nvPicPr>
                        <pic:blipFill>
                          <a:blip r:embed="rId33"/>
                          <a:stretch>
                            <a:fillRect/>
                          </a:stretch>
                        </pic:blipFill>
                        <pic:spPr>
                          <a:xfrm>
                            <a:off x="5152085" y="0"/>
                            <a:ext cx="30480" cy="6097"/>
                          </a:xfrm>
                          <a:prstGeom prst="rect">
                            <a:avLst/>
                          </a:prstGeom>
                        </pic:spPr>
                      </pic:pic>
                      <pic:pic xmlns:pic="http://schemas.openxmlformats.org/drawingml/2006/picture">
                        <pic:nvPicPr>
                          <pic:cNvPr id="4053" name="Picture 4053"/>
                          <pic:cNvPicPr/>
                        </pic:nvPicPr>
                        <pic:blipFill>
                          <a:blip r:embed="rId33"/>
                          <a:stretch>
                            <a:fillRect/>
                          </a:stretch>
                        </pic:blipFill>
                        <pic:spPr>
                          <a:xfrm>
                            <a:off x="5182565" y="0"/>
                            <a:ext cx="30480" cy="6097"/>
                          </a:xfrm>
                          <a:prstGeom prst="rect">
                            <a:avLst/>
                          </a:prstGeom>
                        </pic:spPr>
                      </pic:pic>
                      <pic:pic xmlns:pic="http://schemas.openxmlformats.org/drawingml/2006/picture">
                        <pic:nvPicPr>
                          <pic:cNvPr id="4055" name="Picture 4055"/>
                          <pic:cNvPicPr/>
                        </pic:nvPicPr>
                        <pic:blipFill>
                          <a:blip r:embed="rId33"/>
                          <a:stretch>
                            <a:fillRect/>
                          </a:stretch>
                        </pic:blipFill>
                        <pic:spPr>
                          <a:xfrm>
                            <a:off x="5213046" y="0"/>
                            <a:ext cx="30480" cy="6097"/>
                          </a:xfrm>
                          <a:prstGeom prst="rect">
                            <a:avLst/>
                          </a:prstGeom>
                        </pic:spPr>
                      </pic:pic>
                      <pic:pic xmlns:pic="http://schemas.openxmlformats.org/drawingml/2006/picture">
                        <pic:nvPicPr>
                          <pic:cNvPr id="4057" name="Picture 4057"/>
                          <pic:cNvPicPr/>
                        </pic:nvPicPr>
                        <pic:blipFill>
                          <a:blip r:embed="rId33"/>
                          <a:stretch>
                            <a:fillRect/>
                          </a:stretch>
                        </pic:blipFill>
                        <pic:spPr>
                          <a:xfrm>
                            <a:off x="5243526" y="0"/>
                            <a:ext cx="30480" cy="6097"/>
                          </a:xfrm>
                          <a:prstGeom prst="rect">
                            <a:avLst/>
                          </a:prstGeom>
                        </pic:spPr>
                      </pic:pic>
                      <pic:pic xmlns:pic="http://schemas.openxmlformats.org/drawingml/2006/picture">
                        <pic:nvPicPr>
                          <pic:cNvPr id="4059" name="Picture 4059"/>
                          <pic:cNvPicPr/>
                        </pic:nvPicPr>
                        <pic:blipFill>
                          <a:blip r:embed="rId33"/>
                          <a:stretch>
                            <a:fillRect/>
                          </a:stretch>
                        </pic:blipFill>
                        <pic:spPr>
                          <a:xfrm>
                            <a:off x="5274005" y="0"/>
                            <a:ext cx="30480" cy="6097"/>
                          </a:xfrm>
                          <a:prstGeom prst="rect">
                            <a:avLst/>
                          </a:prstGeom>
                        </pic:spPr>
                      </pic:pic>
                      <pic:pic xmlns:pic="http://schemas.openxmlformats.org/drawingml/2006/picture">
                        <pic:nvPicPr>
                          <pic:cNvPr id="4061" name="Picture 4061"/>
                          <pic:cNvPicPr/>
                        </pic:nvPicPr>
                        <pic:blipFill>
                          <a:blip r:embed="rId33"/>
                          <a:stretch>
                            <a:fillRect/>
                          </a:stretch>
                        </pic:blipFill>
                        <pic:spPr>
                          <a:xfrm>
                            <a:off x="5304485" y="0"/>
                            <a:ext cx="30480" cy="6097"/>
                          </a:xfrm>
                          <a:prstGeom prst="rect">
                            <a:avLst/>
                          </a:prstGeom>
                        </pic:spPr>
                      </pic:pic>
                      <pic:pic xmlns:pic="http://schemas.openxmlformats.org/drawingml/2006/picture">
                        <pic:nvPicPr>
                          <pic:cNvPr id="4063" name="Picture 4063"/>
                          <pic:cNvPicPr/>
                        </pic:nvPicPr>
                        <pic:blipFill>
                          <a:blip r:embed="rId33"/>
                          <a:stretch>
                            <a:fillRect/>
                          </a:stretch>
                        </pic:blipFill>
                        <pic:spPr>
                          <a:xfrm>
                            <a:off x="5334965" y="0"/>
                            <a:ext cx="30480" cy="6097"/>
                          </a:xfrm>
                          <a:prstGeom prst="rect">
                            <a:avLst/>
                          </a:prstGeom>
                        </pic:spPr>
                      </pic:pic>
                      <pic:pic xmlns:pic="http://schemas.openxmlformats.org/drawingml/2006/picture">
                        <pic:nvPicPr>
                          <pic:cNvPr id="4065" name="Picture 4065"/>
                          <pic:cNvPicPr/>
                        </pic:nvPicPr>
                        <pic:blipFill>
                          <a:blip r:embed="rId33"/>
                          <a:stretch>
                            <a:fillRect/>
                          </a:stretch>
                        </pic:blipFill>
                        <pic:spPr>
                          <a:xfrm>
                            <a:off x="5365446" y="0"/>
                            <a:ext cx="30480" cy="6097"/>
                          </a:xfrm>
                          <a:prstGeom prst="rect">
                            <a:avLst/>
                          </a:prstGeom>
                        </pic:spPr>
                      </pic:pic>
                      <pic:pic xmlns:pic="http://schemas.openxmlformats.org/drawingml/2006/picture">
                        <pic:nvPicPr>
                          <pic:cNvPr id="4067" name="Picture 4067"/>
                          <pic:cNvPicPr/>
                        </pic:nvPicPr>
                        <pic:blipFill>
                          <a:blip r:embed="rId33"/>
                          <a:stretch>
                            <a:fillRect/>
                          </a:stretch>
                        </pic:blipFill>
                        <pic:spPr>
                          <a:xfrm>
                            <a:off x="5395926" y="0"/>
                            <a:ext cx="30480" cy="6097"/>
                          </a:xfrm>
                          <a:prstGeom prst="rect">
                            <a:avLst/>
                          </a:prstGeom>
                        </pic:spPr>
                      </pic:pic>
                      <pic:pic xmlns:pic="http://schemas.openxmlformats.org/drawingml/2006/picture">
                        <pic:nvPicPr>
                          <pic:cNvPr id="4069" name="Picture 4069"/>
                          <pic:cNvPicPr/>
                        </pic:nvPicPr>
                        <pic:blipFill>
                          <a:blip r:embed="rId33"/>
                          <a:stretch>
                            <a:fillRect/>
                          </a:stretch>
                        </pic:blipFill>
                        <pic:spPr>
                          <a:xfrm>
                            <a:off x="5426405" y="0"/>
                            <a:ext cx="30480" cy="6097"/>
                          </a:xfrm>
                          <a:prstGeom prst="rect">
                            <a:avLst/>
                          </a:prstGeom>
                        </pic:spPr>
                      </pic:pic>
                      <pic:pic xmlns:pic="http://schemas.openxmlformats.org/drawingml/2006/picture">
                        <pic:nvPicPr>
                          <pic:cNvPr id="4071" name="Picture 4071"/>
                          <pic:cNvPicPr/>
                        </pic:nvPicPr>
                        <pic:blipFill>
                          <a:blip r:embed="rId33"/>
                          <a:stretch>
                            <a:fillRect/>
                          </a:stretch>
                        </pic:blipFill>
                        <pic:spPr>
                          <a:xfrm>
                            <a:off x="5456885" y="0"/>
                            <a:ext cx="30480" cy="6097"/>
                          </a:xfrm>
                          <a:prstGeom prst="rect">
                            <a:avLst/>
                          </a:prstGeom>
                        </pic:spPr>
                      </pic:pic>
                      <pic:pic xmlns:pic="http://schemas.openxmlformats.org/drawingml/2006/picture">
                        <pic:nvPicPr>
                          <pic:cNvPr id="4073" name="Picture 4073"/>
                          <pic:cNvPicPr/>
                        </pic:nvPicPr>
                        <pic:blipFill>
                          <a:blip r:embed="rId33"/>
                          <a:stretch>
                            <a:fillRect/>
                          </a:stretch>
                        </pic:blipFill>
                        <pic:spPr>
                          <a:xfrm>
                            <a:off x="5487365" y="0"/>
                            <a:ext cx="30480" cy="6097"/>
                          </a:xfrm>
                          <a:prstGeom prst="rect">
                            <a:avLst/>
                          </a:prstGeom>
                        </pic:spPr>
                      </pic:pic>
                      <pic:pic xmlns:pic="http://schemas.openxmlformats.org/drawingml/2006/picture">
                        <pic:nvPicPr>
                          <pic:cNvPr id="4075" name="Picture 4075"/>
                          <pic:cNvPicPr/>
                        </pic:nvPicPr>
                        <pic:blipFill>
                          <a:blip r:embed="rId33"/>
                          <a:stretch>
                            <a:fillRect/>
                          </a:stretch>
                        </pic:blipFill>
                        <pic:spPr>
                          <a:xfrm>
                            <a:off x="5517846" y="0"/>
                            <a:ext cx="30480" cy="6097"/>
                          </a:xfrm>
                          <a:prstGeom prst="rect">
                            <a:avLst/>
                          </a:prstGeom>
                        </pic:spPr>
                      </pic:pic>
                      <pic:pic xmlns:pic="http://schemas.openxmlformats.org/drawingml/2006/picture">
                        <pic:nvPicPr>
                          <pic:cNvPr id="4077" name="Picture 4077"/>
                          <pic:cNvPicPr/>
                        </pic:nvPicPr>
                        <pic:blipFill>
                          <a:blip r:embed="rId33"/>
                          <a:stretch>
                            <a:fillRect/>
                          </a:stretch>
                        </pic:blipFill>
                        <pic:spPr>
                          <a:xfrm>
                            <a:off x="5548326" y="0"/>
                            <a:ext cx="30480" cy="6097"/>
                          </a:xfrm>
                          <a:prstGeom prst="rect">
                            <a:avLst/>
                          </a:prstGeom>
                        </pic:spPr>
                      </pic:pic>
                      <pic:pic xmlns:pic="http://schemas.openxmlformats.org/drawingml/2006/picture">
                        <pic:nvPicPr>
                          <pic:cNvPr id="4079" name="Picture 4079"/>
                          <pic:cNvPicPr/>
                        </pic:nvPicPr>
                        <pic:blipFill>
                          <a:blip r:embed="rId33"/>
                          <a:stretch>
                            <a:fillRect/>
                          </a:stretch>
                        </pic:blipFill>
                        <pic:spPr>
                          <a:xfrm>
                            <a:off x="5578805" y="0"/>
                            <a:ext cx="30480" cy="6097"/>
                          </a:xfrm>
                          <a:prstGeom prst="rect">
                            <a:avLst/>
                          </a:prstGeom>
                        </pic:spPr>
                      </pic:pic>
                      <pic:pic xmlns:pic="http://schemas.openxmlformats.org/drawingml/2006/picture">
                        <pic:nvPicPr>
                          <pic:cNvPr id="4081" name="Picture 4081"/>
                          <pic:cNvPicPr/>
                        </pic:nvPicPr>
                        <pic:blipFill>
                          <a:blip r:embed="rId33"/>
                          <a:stretch>
                            <a:fillRect/>
                          </a:stretch>
                        </pic:blipFill>
                        <pic:spPr>
                          <a:xfrm>
                            <a:off x="5609285" y="0"/>
                            <a:ext cx="30480" cy="6097"/>
                          </a:xfrm>
                          <a:prstGeom prst="rect">
                            <a:avLst/>
                          </a:prstGeom>
                        </pic:spPr>
                      </pic:pic>
                      <pic:pic xmlns:pic="http://schemas.openxmlformats.org/drawingml/2006/picture">
                        <pic:nvPicPr>
                          <pic:cNvPr id="4083" name="Picture 4083"/>
                          <pic:cNvPicPr/>
                        </pic:nvPicPr>
                        <pic:blipFill>
                          <a:blip r:embed="rId33"/>
                          <a:stretch>
                            <a:fillRect/>
                          </a:stretch>
                        </pic:blipFill>
                        <pic:spPr>
                          <a:xfrm>
                            <a:off x="5639766" y="0"/>
                            <a:ext cx="30480" cy="6097"/>
                          </a:xfrm>
                          <a:prstGeom prst="rect">
                            <a:avLst/>
                          </a:prstGeom>
                        </pic:spPr>
                      </pic:pic>
                      <pic:pic xmlns:pic="http://schemas.openxmlformats.org/drawingml/2006/picture">
                        <pic:nvPicPr>
                          <pic:cNvPr id="4085" name="Picture 4085"/>
                          <pic:cNvPicPr/>
                        </pic:nvPicPr>
                        <pic:blipFill>
                          <a:blip r:embed="rId33"/>
                          <a:stretch>
                            <a:fillRect/>
                          </a:stretch>
                        </pic:blipFill>
                        <pic:spPr>
                          <a:xfrm>
                            <a:off x="5670245" y="0"/>
                            <a:ext cx="30480" cy="6097"/>
                          </a:xfrm>
                          <a:prstGeom prst="rect">
                            <a:avLst/>
                          </a:prstGeom>
                        </pic:spPr>
                      </pic:pic>
                      <pic:pic xmlns:pic="http://schemas.openxmlformats.org/drawingml/2006/picture">
                        <pic:nvPicPr>
                          <pic:cNvPr id="4087" name="Picture 4087"/>
                          <pic:cNvPicPr/>
                        </pic:nvPicPr>
                        <pic:blipFill>
                          <a:blip r:embed="rId33"/>
                          <a:stretch>
                            <a:fillRect/>
                          </a:stretch>
                        </pic:blipFill>
                        <pic:spPr>
                          <a:xfrm>
                            <a:off x="5700726" y="0"/>
                            <a:ext cx="30480" cy="6097"/>
                          </a:xfrm>
                          <a:prstGeom prst="rect">
                            <a:avLst/>
                          </a:prstGeom>
                        </pic:spPr>
                      </pic:pic>
                      <pic:pic xmlns:pic="http://schemas.openxmlformats.org/drawingml/2006/picture">
                        <pic:nvPicPr>
                          <pic:cNvPr id="4089" name="Picture 4089"/>
                          <pic:cNvPicPr/>
                        </pic:nvPicPr>
                        <pic:blipFill>
                          <a:blip r:embed="rId33"/>
                          <a:stretch>
                            <a:fillRect/>
                          </a:stretch>
                        </pic:blipFill>
                        <pic:spPr>
                          <a:xfrm>
                            <a:off x="5731206" y="0"/>
                            <a:ext cx="30480" cy="6097"/>
                          </a:xfrm>
                          <a:prstGeom prst="rect">
                            <a:avLst/>
                          </a:prstGeom>
                        </pic:spPr>
                      </pic:pic>
                      <pic:pic xmlns:pic="http://schemas.openxmlformats.org/drawingml/2006/picture">
                        <pic:nvPicPr>
                          <pic:cNvPr id="4091" name="Picture 4091"/>
                          <pic:cNvPicPr/>
                        </pic:nvPicPr>
                        <pic:blipFill>
                          <a:blip r:embed="rId33"/>
                          <a:stretch>
                            <a:fillRect/>
                          </a:stretch>
                        </pic:blipFill>
                        <pic:spPr>
                          <a:xfrm>
                            <a:off x="5761685" y="0"/>
                            <a:ext cx="30480" cy="6097"/>
                          </a:xfrm>
                          <a:prstGeom prst="rect">
                            <a:avLst/>
                          </a:prstGeom>
                        </pic:spPr>
                      </pic:pic>
                      <pic:pic xmlns:pic="http://schemas.openxmlformats.org/drawingml/2006/picture">
                        <pic:nvPicPr>
                          <pic:cNvPr id="4093" name="Picture 4093"/>
                          <pic:cNvPicPr/>
                        </pic:nvPicPr>
                        <pic:blipFill>
                          <a:blip r:embed="rId34"/>
                          <a:stretch>
                            <a:fillRect/>
                          </a:stretch>
                        </pic:blipFill>
                        <pic:spPr>
                          <a:xfrm>
                            <a:off x="5792166" y="0"/>
                            <a:ext cx="4572" cy="6097"/>
                          </a:xfrm>
                          <a:prstGeom prst="rect">
                            <a:avLst/>
                          </a:prstGeom>
                        </pic:spPr>
                      </pic:pic>
                    </wpg:wgp>
                  </a:graphicData>
                </a:graphic>
              </wp:inline>
            </w:drawing>
          </mc:Choice>
          <mc:Fallback>
            <w:pict>
              <v:group w14:anchorId="4C2E35B1" id="Group 70639"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13"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">
                  <v:imagedata r:id="rId35" o:title=""/>
                </v:shape>
                <v:shape id="Picture 3715"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">
                  <v:imagedata r:id="rId35" o:title=""/>
                </v:shape>
                <v:shape id="Picture 3717"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">
                  <v:imagedata r:id="rId35" o:title=""/>
                </v:shape>
                <v:shape id="Picture 3719"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">
                  <v:imagedata r:id="rId35" o:title=""/>
                </v:shape>
                <v:shape id="Picture 3721"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">
                  <v:imagedata r:id="rId35" o:title=""/>
                </v:shape>
                <v:shape id="Picture 3723"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">
                  <v:imagedata r:id="rId35" o:title=""/>
                </v:shape>
                <v:shape id="Picture 3725"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">
                  <v:imagedata r:id="rId35" o:title=""/>
                </v:shape>
                <v:shape id="Picture 3727"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">
                  <v:imagedata r:id="rId35" o:title=""/>
                </v:shape>
                <v:shape id="Picture 3729"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">
                  <v:imagedata r:id="rId35" o:title=""/>
                </v:shape>
                <v:shape id="Picture 3731"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">
                  <v:imagedata r:id="rId35" o:title=""/>
                </v:shape>
                <v:shape id="Picture 3733"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">
                  <v:imagedata r:id="rId35" o:title=""/>
                </v:shape>
                <v:shape id="Picture 3735"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">
                  <v:imagedata r:id="rId35" o:title=""/>
                </v:shape>
                <v:shape id="Picture 3737"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">
                  <v:imagedata r:id="rId35" o:title=""/>
                </v:shape>
                <v:shape id="Picture 3739"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">
                  <v:imagedata r:id="rId35" o:title=""/>
                </v:shape>
                <v:shape id="Picture 3741"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">
                  <v:imagedata r:id="rId35" o:title=""/>
                </v:shape>
                <v:shape id="Picture 3743"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">
                  <v:imagedata r:id="rId35" o:title=""/>
                </v:shape>
                <v:shape id="Picture 3745"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">
                  <v:imagedata r:id="rId35" o:title=""/>
                </v:shape>
                <v:shape id="Picture 3747"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">
                  <v:imagedata r:id="rId35" o:title=""/>
                </v:shape>
                <v:shape id="Picture 3749"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">
                  <v:imagedata r:id="rId35" o:title=""/>
                </v:shape>
                <v:shape id="Picture 3751"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">
                  <v:imagedata r:id="rId35" o:title=""/>
                </v:shape>
                <v:shape id="Picture 3753"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">
                  <v:imagedata r:id="rId35" o:title=""/>
                </v:shape>
                <v:shape id="Picture 3755"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">
                  <v:imagedata r:id="rId35" o:title=""/>
                </v:shape>
                <v:shape id="Picture 3757"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">
                  <v:imagedata r:id="rId35" o:title=""/>
                </v:shape>
                <v:shape id="Picture 3759"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">
                  <v:imagedata r:id="rId35" o:title=""/>
                </v:shape>
                <v:shape id="Picture 3761"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">
                  <v:imagedata r:id="rId35" o:title=""/>
                </v:shape>
                <v:shape id="Picture 3763"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">
                  <v:imagedata r:id="rId35" o:title=""/>
                </v:shape>
                <v:shape id="Picture 3765"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">
                  <v:imagedata r:id="rId35" o:title=""/>
                </v:shape>
                <v:shape id="Picture 3767"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">
                  <v:imagedata r:id="rId35" o:title=""/>
                </v:shape>
                <v:shape id="Picture 3769"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">
                  <v:imagedata r:id="rId35" o:title=""/>
                </v:shape>
                <v:shape id="Picture 3771"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">
                  <v:imagedata r:id="rId35" o:title=""/>
                </v:shape>
                <v:shape id="Picture 3773"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">
                  <v:imagedata r:id="rId35" o:title=""/>
                </v:shape>
                <v:shape id="Picture 3775"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">
                  <v:imagedata r:id="rId35" o:title=""/>
                </v:shape>
                <v:shape id="Picture 3777"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">
                  <v:imagedata r:id="rId35" o:title=""/>
                </v:shape>
                <v:shape id="Picture 3779"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">
                  <v:imagedata r:id="rId35" o:title=""/>
                </v:shape>
                <v:shape id="Picture 3781"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">
                  <v:imagedata r:id="rId35" o:title=""/>
                </v:shape>
                <v:shape id="Picture 3783"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">
                  <v:imagedata r:id="rId35" o:title=""/>
                </v:shape>
                <v:shape id="Picture 3785"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">
                  <v:imagedata r:id="rId35" o:title=""/>
                </v:shape>
                <v:shape id="Picture 3787"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">
                  <v:imagedata r:id="rId35" o:title=""/>
                </v:shape>
                <v:shape id="Picture 3789"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">
                  <v:imagedata r:id="rId35" o:title=""/>
                </v:shape>
                <v:shape id="Picture 3791"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">
                  <v:imagedata r:id="rId35" o:title=""/>
                </v:shape>
                <v:shape id="Picture 3793"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">
                  <v:imagedata r:id="rId35" o:title=""/>
                </v:shape>
                <v:shape id="Picture 3795"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">
                  <v:imagedata r:id="rId35" o:title=""/>
                </v:shape>
                <v:shape id="Picture 3797"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">
                  <v:imagedata r:id="rId35" o:title=""/>
                </v:shape>
                <v:shape id="Picture 3799"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">
                  <v:imagedata r:id="rId35" o:title=""/>
                </v:shape>
                <v:shape id="Picture 3801"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">
                  <v:imagedata r:id="rId35" o:title=""/>
                </v:shape>
                <v:shape id="Picture 3803"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">
                  <v:imagedata r:id="rId35" o:title=""/>
                </v:shape>
                <v:shape id="Picture 3805"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">
                  <v:imagedata r:id="rId35" o:title=""/>
                </v:shape>
                <v:shape id="Picture 3807"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">
                  <v:imagedata r:id="rId35" o:title=""/>
                </v:shape>
                <v:shape id="Picture 3809"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">
                  <v:imagedata r:id="rId35" o:title=""/>
                </v:shape>
                <v:shape id="Picture 3811"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">
                  <v:imagedata r:id="rId35" o:title=""/>
                </v:shape>
                <v:shape id="Picture 3813"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">
                  <v:imagedata r:id="rId35" o:title=""/>
                </v:shape>
                <v:shape id="Picture 3815"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">
                  <v:imagedata r:id="rId35" o:title=""/>
                </v:shape>
                <v:shape id="Picture 3817"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">
                  <v:imagedata r:id="rId35" o:title=""/>
                </v:shape>
                <v:shape id="Picture 3819"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">
                  <v:imagedata r:id="rId35" o:title=""/>
                </v:shape>
                <v:shape id="Picture 3821"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">
                  <v:imagedata r:id="rId35" o:title=""/>
                </v:shape>
                <v:shape id="Picture 3823"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">
                  <v:imagedata r:id="rId35" o:title=""/>
                </v:shape>
                <v:shape id="Picture 3825"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">
                  <v:imagedata r:id="rId35" o:title=""/>
                </v:shape>
                <v:shape id="Picture 3827"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">
                  <v:imagedata r:id="rId35" o:title=""/>
                </v:shape>
                <v:shape id="Picture 3829"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">
                  <v:imagedata r:id="rId35" o:title=""/>
                </v:shape>
                <v:shape id="Picture 3831"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">
                  <v:imagedata r:id="rId35" o:title=""/>
                </v:shape>
                <v:shape id="Picture 3833"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">
                  <v:imagedata r:id="rId35" o:title=""/>
                </v:shape>
                <v:shape id="Picture 3835"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">
                  <v:imagedata r:id="rId35" o:title=""/>
                </v:shape>
                <v:shape id="Picture 3837"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">
                  <v:imagedata r:id="rId35" o:title=""/>
                </v:shape>
                <v:shape id="Picture 3839"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">
                  <v:imagedata r:id="rId35" o:title=""/>
                </v:shape>
                <v:shape id="Picture 3841"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">
                  <v:imagedata r:id="rId35" o:title=""/>
                </v:shape>
                <v:shape id="Picture 3843"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">
                  <v:imagedata r:id="rId35" o:title=""/>
                </v:shape>
                <v:shape id="Picture 3845"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">
                  <v:imagedata r:id="rId35" o:title=""/>
                </v:shape>
                <v:shape id="Picture 3847"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">
                  <v:imagedata r:id="rId35" o:title=""/>
                </v:shape>
                <v:shape id="Picture 3849"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">
                  <v:imagedata r:id="rId35" o:title=""/>
                </v:shape>
                <v:shape id="Picture 3851"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">
                  <v:imagedata r:id="rId35" o:title=""/>
                </v:shape>
                <v:shape id="Picture 3853"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">
                  <v:imagedata r:id="rId35" o:title=""/>
                </v:shape>
                <v:shape id="Picture 3855"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">
                  <v:imagedata r:id="rId35" o:title=""/>
                </v:shape>
                <v:shape id="Picture 3857"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">
                  <v:imagedata r:id="rId35" o:title=""/>
                </v:shape>
                <v:shape id="Picture 3859"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">
                  <v:imagedata r:id="rId35" o:title=""/>
                </v:shape>
                <v:shape id="Picture 3861"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">
                  <v:imagedata r:id="rId35" o:title=""/>
                </v:shape>
                <v:shape id="Picture 3863"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">
                  <v:imagedata r:id="rId35" o:title=""/>
                </v:shape>
                <v:shape id="Picture 3865"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">
                  <v:imagedata r:id="rId35" o:title=""/>
                </v:shape>
                <v:shape id="Picture 3867"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">
                  <v:imagedata r:id="rId35" o:title=""/>
                </v:shape>
                <v:shape id="Picture 3869"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">
                  <v:imagedata r:id="rId35" o:title=""/>
                </v:shape>
                <v:shape id="Picture 3871"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">
                  <v:imagedata r:id="rId35" o:title=""/>
                </v:shape>
                <v:shape id="Picture 3873"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">
                  <v:imagedata r:id="rId35" o:title=""/>
                </v:shape>
                <v:shape id="Picture 3875"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">
                  <v:imagedata r:id="rId35" o:title=""/>
                </v:shape>
                <v:shape id="Picture 3877"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">
                  <v:imagedata r:id="rId35" o:title=""/>
                </v:shape>
                <v:shape id="Picture 3879"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">
                  <v:imagedata r:id="rId35" o:title=""/>
                </v:shape>
                <v:shape id="Picture 3881"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">
                  <v:imagedata r:id="rId35" o:title=""/>
                </v:shape>
                <v:shape id="Picture 3883"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">
                  <v:imagedata r:id="rId35" o:title=""/>
                </v:shape>
                <v:shape id="Picture 3885"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">
                  <v:imagedata r:id="rId35" o:title=""/>
                </v:shape>
                <v:shape id="Picture 3887"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">
                  <v:imagedata r:id="rId35" o:title=""/>
                </v:shape>
                <v:shape id="Picture 3889"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">
                  <v:imagedata r:id="rId35" o:title=""/>
                </v:shape>
                <v:shape id="Picture 3891"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">
                  <v:imagedata r:id="rId35" o:title=""/>
                </v:shape>
                <v:shape id="Picture 3893"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">
                  <v:imagedata r:id="rId35" o:title=""/>
                </v:shape>
                <v:shape id="Picture 3895"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">
                  <v:imagedata r:id="rId35" o:title=""/>
                </v:shape>
                <v:shape id="Picture 3897"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">
                  <v:imagedata r:id="rId35" o:title=""/>
                </v:shape>
                <v:shape id="Picture 3899"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">
                  <v:imagedata r:id="rId35" o:title=""/>
                </v:shape>
                <v:shape id="Picture 3901"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">
                  <v:imagedata r:id="rId35" o:title=""/>
                </v:shape>
                <v:shape id="Picture 3903"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">
                  <v:imagedata r:id="rId35" o:title=""/>
                </v:shape>
                <v:shape id="Picture 3905"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">
                  <v:imagedata r:id="rId35" o:title=""/>
                </v:shape>
                <v:shape id="Picture 3907"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">
                  <v:imagedata r:id="rId35" o:title=""/>
                </v:shape>
                <v:shape id="Picture 3909"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">
                  <v:imagedata r:id="rId35" o:title=""/>
                </v:shape>
                <v:shape id="Picture 3911"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">
                  <v:imagedata r:id="rId35" o:title=""/>
                </v:shape>
                <v:shape id="Picture 3913"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">
                  <v:imagedata r:id="rId35" o:title=""/>
                </v:shape>
                <v:shape id="Picture 3915"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">
                  <v:imagedata r:id="rId35" o:title=""/>
                </v:shape>
                <v:shape id="Picture 3917"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">
                  <v:imagedata r:id="rId35" o:title=""/>
                </v:shape>
                <v:shape id="Picture 3919"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">
                  <v:imagedata r:id="rId35" o:title=""/>
                </v:shape>
                <v:shape id="Picture 3921"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">
                  <v:imagedata r:id="rId35" o:title=""/>
                </v:shape>
                <v:shape id="Picture 3923"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">
                  <v:imagedata r:id="rId35" o:title=""/>
                </v:shape>
                <v:shape id="Picture 3925"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">
                  <v:imagedata r:id="rId35" o:title=""/>
                </v:shape>
                <v:shape id="Picture 3927"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">
                  <v:imagedata r:id="rId35" o:title=""/>
                </v:shape>
                <v:shape id="Picture 3929"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">
                  <v:imagedata r:id="rId35" o:title=""/>
                </v:shape>
                <v:shape id="Picture 3931"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">
                  <v:imagedata r:id="rId35" o:title=""/>
                </v:shape>
                <v:shape id="Picture 3933"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">
                  <v:imagedata r:id="rId35" o:title=""/>
                </v:shape>
                <v:shape id="Picture 3935"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">
                  <v:imagedata r:id="rId35" o:title=""/>
                </v:shape>
                <v:shape id="Picture 3937"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">
                  <v:imagedata r:id="rId35" o:title=""/>
                </v:shape>
                <v:shape id="Picture 3939"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">
                  <v:imagedata r:id="rId35" o:title=""/>
                </v:shape>
                <v:shape id="Picture 3941"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">
                  <v:imagedata r:id="rId35" o:title=""/>
                </v:shape>
                <v:shape id="Picture 3943"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">
                  <v:imagedata r:id="rId35" o:title=""/>
                </v:shape>
                <v:shape id="Picture 3945"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">
                  <v:imagedata r:id="rId35" o:title=""/>
                </v:shape>
                <v:shape id="Picture 3947"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">
                  <v:imagedata r:id="rId35" o:title=""/>
                </v:shape>
                <v:shape id="Picture 3949"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">
                  <v:imagedata r:id="rId35" o:title=""/>
                </v:shape>
                <v:shape id="Picture 3951"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">
                  <v:imagedata r:id="rId35" o:title=""/>
                </v:shape>
                <v:shape id="Picture 3953"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">
                  <v:imagedata r:id="rId35" o:title=""/>
                </v:shape>
                <v:shape id="Picture 3955"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">
                  <v:imagedata r:id="rId35" o:title=""/>
                </v:shape>
                <v:shape id="Picture 3957"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">
                  <v:imagedata r:id="rId35" o:title=""/>
                </v:shape>
                <v:shape id="Picture 3959"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">
                  <v:imagedata r:id="rId35" o:title=""/>
                </v:shape>
                <v:shape id="Picture 3961"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">
                  <v:imagedata r:id="rId35" o:title=""/>
                </v:shape>
                <v:shape id="Picture 3963"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">
                  <v:imagedata r:id="rId35" o:title=""/>
                </v:shape>
                <v:shape id="Picture 3965"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">
                  <v:imagedata r:id="rId35" o:title=""/>
                </v:shape>
                <v:shape id="Picture 3967"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">
                  <v:imagedata r:id="rId35" o:title=""/>
                </v:shape>
                <v:shape id="Picture 3969"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">
                  <v:imagedata r:id="rId35" o:title=""/>
                </v:shape>
                <v:shape id="Picture 3971"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">
                  <v:imagedata r:id="rId35" o:title=""/>
                </v:shape>
                <v:shape id="Picture 3973"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">
                  <v:imagedata r:id="rId35" o:title=""/>
                </v:shape>
                <v:shape id="Picture 3975"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">
                  <v:imagedata r:id="rId35" o:title=""/>
                </v:shape>
                <v:shape id="Picture 3977"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">
                  <v:imagedata r:id="rId35" o:title=""/>
                </v:shape>
                <v:shape id="Picture 3979"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">
                  <v:imagedata r:id="rId35" o:title=""/>
                </v:shape>
                <v:shape id="Picture 3981"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">
                  <v:imagedata r:id="rId35" o:title=""/>
                </v:shape>
                <v:shape id="Picture 3983"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">
                  <v:imagedata r:id="rId35" o:title=""/>
                </v:shape>
                <v:shape id="Picture 3985"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">
                  <v:imagedata r:id="rId35" o:title=""/>
                </v:shape>
                <v:shape id="Picture 3987"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">
                  <v:imagedata r:id="rId35" o:title=""/>
                </v:shape>
                <v:shape id="Picture 3989"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">
                  <v:imagedata r:id="rId35" o:title=""/>
                </v:shape>
                <v:shape id="Picture 3991"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">
                  <v:imagedata r:id="rId35" o:title=""/>
                </v:shape>
                <v:shape id="Picture 3993"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">
                  <v:imagedata r:id="rId35" o:title=""/>
                </v:shape>
                <v:shape id="Picture 3995"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">
                  <v:imagedata r:id="rId35" o:title=""/>
                </v:shape>
                <v:shape id="Picture 3997"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">
                  <v:imagedata r:id="rId35" o:title=""/>
                </v:shape>
                <v:shape id="Picture 3999"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">
                  <v:imagedata r:id="rId35" o:title=""/>
                </v:shape>
                <v:shape id="Picture 4001"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">
                  <v:imagedata r:id="rId35" o:title=""/>
                </v:shape>
                <v:shape id="Picture 4003"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">
                  <v:imagedata r:id="rId35" o:title=""/>
                </v:shape>
                <v:shape id="Picture 4005"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">
                  <v:imagedata r:id="rId35" o:title=""/>
                </v:shape>
                <v:shape id="Picture 4007"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">
                  <v:imagedata r:id="rId35" o:title=""/>
                </v:shape>
                <v:shape id="Picture 4009"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">
                  <v:imagedata r:id="rId35" o:title=""/>
                </v:shape>
                <v:shape id="Picture 4011"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">
                  <v:imagedata r:id="rId35" o:title=""/>
                </v:shape>
                <v:shape id="Picture 4013"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">
                  <v:imagedata r:id="rId35" o:title=""/>
                </v:shape>
                <v:shape id="Picture 4015"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">
                  <v:imagedata r:id="rId35" o:title=""/>
                </v:shape>
                <v:shape id="Picture 4017"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">
                  <v:imagedata r:id="rId35" o:title=""/>
                </v:shape>
                <v:shape id="Picture 4019"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">
                  <v:imagedata r:id="rId35" o:title=""/>
                </v:shape>
                <v:shape id="Picture 4021"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">
                  <v:imagedata r:id="rId35" o:title=""/>
                </v:shape>
                <v:shape id="Picture 4023"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">
                  <v:imagedata r:id="rId35" o:title=""/>
                </v:shape>
                <v:shape id="Picture 4025"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">
                  <v:imagedata r:id="rId35" o:title=""/>
                </v:shape>
                <v:shape id="Picture 4027"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">
                  <v:imagedata r:id="rId35" o:title=""/>
                </v:shape>
                <v:shape id="Picture 4029"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">
                  <v:imagedata r:id="rId35" o:title=""/>
                </v:shape>
                <v:shape id="Picture 4031"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">
                  <v:imagedata r:id="rId35" o:title=""/>
                </v:shape>
                <v:shape id="Picture 4033"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">
                  <v:imagedata r:id="rId35" o:title=""/>
                </v:shape>
                <v:shape id="Picture 4035"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">
                  <v:imagedata r:id="rId35" o:title=""/>
                </v:shape>
                <v:shape id="Picture 4037"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">
                  <v:imagedata r:id="rId35" o:title=""/>
                </v:shape>
                <v:shape id="Picture 4039"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">
                  <v:imagedata r:id="rId35" o:title=""/>
                </v:shape>
                <v:shape id="Picture 4041"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">
                  <v:imagedata r:id="rId35" o:title=""/>
                </v:shape>
                <v:shape id="Picture 4043"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">
                  <v:imagedata r:id="rId35" o:title=""/>
                </v:shape>
                <v:shape id="Picture 4045"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">
                  <v:imagedata r:id="rId35" o:title=""/>
                </v:shape>
                <v:shape id="Picture 4047"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">
                  <v:imagedata r:id="rId35" o:title=""/>
                </v:shape>
                <v:shape id="Picture 4049"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">
                  <v:imagedata r:id="rId35" o:title=""/>
                </v:shape>
                <v:shape id="Picture 4051"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">
                  <v:imagedata r:id="rId35" o:title=""/>
                </v:shape>
                <v:shape id="Picture 4053"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">
                  <v:imagedata r:id="rId35" o:title=""/>
                </v:shape>
                <v:shape id="Picture 4055"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">
                  <v:imagedata r:id="rId35" o:title=""/>
                </v:shape>
                <v:shape id="Picture 4057"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">
                  <v:imagedata r:id="rId35" o:title=""/>
                </v:shape>
                <v:shape id="Picture 4059"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">
                  <v:imagedata r:id="rId35" o:title=""/>
                </v:shape>
                <v:shape id="Picture 4061"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">
                  <v:imagedata r:id="rId35" o:title=""/>
                </v:shape>
                <v:shape id="Picture 4063"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">
                  <v:imagedata r:id="rId35" o:title=""/>
                </v:shape>
                <v:shape id="Picture 4065"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">
                  <v:imagedata r:id="rId35" o:title=""/>
                </v:shape>
                <v:shape id="Picture 4067"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">
                  <v:imagedata r:id="rId35" o:title=""/>
                </v:shape>
                <v:shape id="Picture 4069"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">
                  <v:imagedata r:id="rId35" o:title=""/>
                </v:shape>
                <v:shape id="Picture 4071"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">
                  <v:imagedata r:id="rId35" o:title=""/>
                </v:shape>
                <v:shape id="Picture 4073"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">
                  <v:imagedata r:id="rId35" o:title=""/>
                </v:shape>
                <v:shape id="Picture 4075"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">
                  <v:imagedata r:id="rId35" o:title=""/>
                </v:shape>
                <v:shape id="Picture 4077"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">
                  <v:imagedata r:id="rId35" o:title=""/>
                </v:shape>
                <v:shape id="Picture 4079"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">
                  <v:imagedata r:id="rId35" o:title=""/>
                </v:shape>
                <v:shape id="Picture 4081"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">
                  <v:imagedata r:id="rId35" o:title=""/>
                </v:shape>
                <v:shape id="Picture 4083"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">
                  <v:imagedata r:id="rId35" o:title=""/>
                </v:shape>
                <v:shape id="Picture 4085"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">
                  <v:imagedata r:id="rId35" o:title=""/>
                </v:shape>
                <v:shape id="Picture 4087"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">
                  <v:imagedata r:id="rId35" o:title=""/>
                </v:shape>
                <v:shape id="Picture 4089"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">
                  <v:imagedata r:id="rId35" o:title=""/>
                </v:shape>
                <v:shape id="Picture 4091"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">
                  <v:imagedata r:id="rId35" o:title=""/>
                </v:shape>
                <v:shape id="Picture 4093"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">
                  <v:imagedata r:id="rId36" o:title=""/>
                </v:shape>
                <w10:anchorlock/>
              </v:group>
            </w:pict>
          </mc:Fallback>
        </mc:AlternateContent>
      </w:r>
    </w:p>
    <w:p w14:paraId="573DD042" w14:textId="77777777" w:rsidR="0090432E" w:rsidRDefault="004A30B3">
      <w:pPr>
        <w:spacing w:after="161"/>
        <w:ind w:left="-5" w:right="0"/>
      </w:pPr>
      <w:r>
        <w:t xml:space="preserve">Bei einer Zeiteinsparung von </w:t>
      </w:r>
      <w:commentRangeStart w:id="119"/>
      <w:r>
        <w:t>10 Minuten am Tag</w:t>
      </w:r>
      <w:commentRangeEnd w:id="119"/>
      <w:r w:rsidR="00D26C19">
        <w:rPr>
          <w:rStyle w:val="CommentReference"/>
        </w:rPr>
        <w:commentReference w:id="119"/>
      </w:r>
      <w:r>
        <w:t xml:space="preserve"> für jeden der 25 Anwender und 220 Arbeitstagen im Jahr ergibt sich eine gesamte Zeiteinsparung von: </w:t>
      </w:r>
    </w:p>
    <w:p w14:paraId="796B4E69" w14:textId="77777777" w:rsidR="0090432E" w:rsidRDefault="004A30B3">
      <w:pPr>
        <w:spacing w:after="0" w:line="259" w:lineRule="auto"/>
        <w:ind w:left="2" w:right="0" w:firstLine="0"/>
        <w:jc w:val="center"/>
      </w:pPr>
      <w:r>
        <w:rPr>
          <w:noProof/>
        </w:rPr>
        <w:drawing>
          <wp:inline distT="0" distB="0" distL="0" distR="0" wp14:anchorId="109CD46E" wp14:editId="6B8E3AC7">
            <wp:extent cx="2737104" cy="192024"/>
            <wp:effectExtent l="0" t="0" r="0" b="0"/>
            <wp:docPr id="77683" name="Picture 77683"/>
            <wp:cNvGraphicFramePr/>
            <a:graphic xmlns:a="http://schemas.openxmlformats.org/drawingml/2006/main">
              <a:graphicData uri="http://schemas.openxmlformats.org/drawingml/2006/picture">
                <pic:pic xmlns:pic="http://schemas.openxmlformats.org/drawingml/2006/picture">
                  <pic:nvPicPr>
                    <pic:cNvPr id="77683" name="Picture 77683"/>
                    <pic:cNvPicPr/>
                  </pic:nvPicPr>
                  <pic:blipFill>
                    <a:blip r:embed="rId37"/>
                    <a:stretch>
                      <a:fillRect/>
                    </a:stretch>
                  </pic:blipFill>
                  <pic:spPr>
                    <a:xfrm>
                      <a:off x="0" y="0"/>
                      <a:ext cx="2737104" cy="192024"/>
                    </a:xfrm>
                    <a:prstGeom prst="rect">
                      <a:avLst/>
                    </a:prstGeom>
                  </pic:spPr>
                </pic:pic>
              </a:graphicData>
            </a:graphic>
          </wp:inline>
        </w:drawing>
      </w:r>
      <w:r>
        <w:t xml:space="preserve"> </w:t>
      </w:r>
    </w:p>
    <w:p w14:paraId="24AC1B91" w14:textId="77777777" w:rsidR="0090432E" w:rsidRDefault="004A30B3">
      <w:pPr>
        <w:tabs>
          <w:tab w:val="center" w:pos="3403"/>
          <w:tab w:val="center" w:pos="4221"/>
          <w:tab w:val="center" w:pos="5497"/>
          <w:tab w:val="center" w:pos="6517"/>
        </w:tabs>
        <w:spacing w:after="158" w:line="259" w:lineRule="auto"/>
        <w:ind w:left="0" w:right="0" w:firstLine="0"/>
        <w:jc w:val="left"/>
      </w:pPr>
      <w:r>
        <w:rPr>
          <w:rFonts w:ascii="Calibri" w:eastAsia="Calibri" w:hAnsi="Calibri" w:cs="Calibri"/>
        </w:rPr>
        <w:tab/>
      </w:r>
      <w:r>
        <w:rPr>
          <w:rFonts w:ascii="Cambria Math" w:eastAsia="Cambria Math" w:hAnsi="Cambria Math" w:cs="Cambria Math"/>
          <w:sz w:val="20"/>
        </w:rPr>
        <w:t>Jahr</w:t>
      </w:r>
      <w:r>
        <w:rPr>
          <w:rFonts w:ascii="Cambria Math" w:eastAsia="Cambria Math" w:hAnsi="Cambria Math" w:cs="Cambria Math"/>
          <w:sz w:val="20"/>
        </w:rPr>
        <w:tab/>
        <w:t>Tag</w:t>
      </w:r>
      <w:r>
        <w:rPr>
          <w:rFonts w:ascii="Cambria Math" w:eastAsia="Cambria Math" w:hAnsi="Cambria Math" w:cs="Cambria Math"/>
          <w:sz w:val="20"/>
        </w:rPr>
        <w:tab/>
        <w:t>Jahr</w:t>
      </w:r>
      <w:r>
        <w:rPr>
          <w:rFonts w:ascii="Cambria Math" w:eastAsia="Cambria Math" w:hAnsi="Cambria Math" w:cs="Cambria Math"/>
          <w:sz w:val="20"/>
        </w:rPr>
        <w:tab/>
        <w:t>Jahr</w:t>
      </w:r>
    </w:p>
    <w:p w14:paraId="79AA423E" w14:textId="77777777" w:rsidR="0090432E" w:rsidRDefault="004A30B3">
      <w:pPr>
        <w:spacing w:after="104"/>
        <w:ind w:left="-5" w:right="0"/>
      </w:pPr>
      <w:r>
        <w:t xml:space="preserve">Dadurch ergibt sich eine jährliche Einsparung von: </w:t>
      </w:r>
    </w:p>
    <w:p w14:paraId="13BC4A0C" w14:textId="77777777" w:rsidR="0090432E" w:rsidRDefault="004A30B3">
      <w:pPr>
        <w:spacing w:after="2" w:line="259" w:lineRule="auto"/>
        <w:ind w:left="796" w:right="271"/>
        <w:jc w:val="center"/>
      </w:pPr>
      <w:r>
        <w:rPr>
          <w:rFonts w:ascii="Cambria Math" w:eastAsia="Cambria Math" w:hAnsi="Cambria Math" w:cs="Cambria Math"/>
          <w:sz w:val="20"/>
        </w:rPr>
        <w:t xml:space="preserve"> €</w:t>
      </w:r>
    </w:p>
    <w:p w14:paraId="39717C36" w14:textId="77777777" w:rsidR="0090432E" w:rsidRDefault="004A30B3">
      <w:pPr>
        <w:ind w:left="-15" w:right="3155" w:firstLine="3094"/>
      </w:pPr>
      <w:r>
        <w:rPr>
          <w:rFonts w:ascii="Cambria Math" w:eastAsia="Cambria Math" w:hAnsi="Cambria Math" w:cs="Cambria Math"/>
          <w:sz w:val="20"/>
        </w:rPr>
        <w:t xml:space="preserve">917h · (25 + 15) </w:t>
      </w:r>
      <w:r>
        <w:rPr>
          <w:rFonts w:ascii="Calibri" w:eastAsia="Calibri" w:hAnsi="Calibri" w:cs="Calibri"/>
          <w:noProof/>
        </w:rPr>
        <mc:AlternateContent>
          <mc:Choice Requires="wpg">
            <w:drawing>
              <wp:inline distT="0" distB="0" distL="0" distR="0" wp14:anchorId="4A71D4AF" wp14:editId="0BF9291A">
                <wp:extent cx="108204" cy="7620"/>
                <wp:effectExtent l="0" t="0" r="0" b="0"/>
                <wp:docPr id="70358" name="Group 70358"/>
                <wp:cNvGraphicFramePr/>
                <a:graphic xmlns:a="http://schemas.openxmlformats.org/drawingml/2006/main">
                  <a:graphicData uri="http://schemas.microsoft.com/office/word/2010/wordprocessingGroup">
                    <wpg:wgp>
                      <wpg:cNvGrpSpPr/>
                      <wpg:grpSpPr>
                        <a:xfrm>
                          <a:off x="0" y="0"/>
                          <a:ext cx="108204" cy="7620"/>
                          <a:chOff x="0" y="0"/>
                          <a:chExt cx="108204" cy="7620"/>
                        </a:xfrm>
                      </wpg:grpSpPr>
                      <wps:wsp>
                        <wps:cNvPr id="80663" name="Shape 80663"/>
                        <wps:cNvSpPr/>
                        <wps:spPr>
                          <a:xfrm>
                            <a:off x="0" y="0"/>
                            <a:ext cx="108204" cy="9144"/>
                          </a:xfrm>
                          <a:custGeom>
                            <a:avLst/>
                            <a:gdLst/>
                            <a:ahLst/>
                            <a:cxnLst/>
                            <a:rect l="0" t="0" r="0" b="0"/>
                            <a:pathLst>
                              <a:path w="108204" h="9144">
                                <a:moveTo>
                                  <a:pt x="0" y="0"/>
                                </a:moveTo>
                                <a:lnTo>
                                  <a:pt x="108204" y="0"/>
                                </a:lnTo>
                                <a:lnTo>
                                  <a:pt x="1082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049B673" id="Group 70358" o:spid="_x0000_s1026" style="width:8.5pt;height:.6pt;mso-position-horizontal-relative:char;mso-position-vertical-relative:line" coordsize="10820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">
                <v:shape id="Shape 80663" o:spid="_x0000_s1027" style="position:absolute;width:108204;height:9144;visibility:visible;mso-wrap-style:square;v-text-anchor:top" coordsize="1082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" path="m,l108204,r,9144l,9144,,e" fillcolor="black" stroked="f" strokeweight="0">
                  <v:stroke miterlimit="83231f" joinstyle="miter"/>
                  <v:path arrowok="t" textboxrect="0,0,108204,9144"/>
                </v:shape>
                <w10:anchorlock/>
              </v:group>
            </w:pict>
          </mc:Fallback>
        </mc:AlternateContent>
      </w:r>
      <w:r>
        <w:rPr>
          <w:rFonts w:ascii="Cambria Math" w:eastAsia="Cambria Math" w:hAnsi="Cambria Math" w:cs="Cambria Math"/>
          <w:sz w:val="20"/>
        </w:rPr>
        <w:t xml:space="preserve"> = 36.680 €</w:t>
      </w:r>
      <w:r>
        <w:t xml:space="preserve"> </w:t>
      </w:r>
      <w:r>
        <w:rPr>
          <w:rFonts w:ascii="Cambria Math" w:eastAsia="Cambria Math" w:hAnsi="Cambria Math" w:cs="Cambria Math"/>
          <w:sz w:val="20"/>
        </w:rPr>
        <w:t xml:space="preserve">h </w:t>
      </w:r>
      <w:r>
        <w:t xml:space="preserve">Die Amortisationszeit beträgt also: </w:t>
      </w:r>
    </w:p>
    <w:p w14:paraId="51B6F2E4" w14:textId="77777777" w:rsidR="0090432E" w:rsidRDefault="004A30B3">
      <w:pPr>
        <w:spacing w:after="222" w:line="260" w:lineRule="auto"/>
        <w:ind w:left="-5" w:right="0"/>
        <w:jc w:val="left"/>
      </w:pPr>
      <w:r>
        <w:rPr>
          <w:b/>
        </w:rPr>
        <w:t xml:space="preserve">Entwurfsphase </w:t>
      </w:r>
    </w:p>
    <w:p w14:paraId="7290F568" w14:textId="77777777" w:rsidR="0090432E" w:rsidRDefault="004A30B3">
      <w:pPr>
        <w:spacing w:after="0" w:line="259" w:lineRule="auto"/>
        <w:ind w:left="2609" w:right="0"/>
        <w:jc w:val="left"/>
      </w:pPr>
      <w:r>
        <w:rPr>
          <w:rFonts w:ascii="Cambria Math" w:eastAsia="Cambria Math" w:hAnsi="Cambria Math" w:cs="Cambria Math"/>
        </w:rPr>
        <w:t>2.739,20 €</w:t>
      </w:r>
    </w:p>
    <w:p w14:paraId="3E239C27" w14:textId="77777777" w:rsidR="0090432E" w:rsidRDefault="004A30B3">
      <w:pPr>
        <w:spacing w:after="0" w:line="259" w:lineRule="auto"/>
        <w:ind w:left="0" w:right="3" w:firstLine="0"/>
        <w:jc w:val="center"/>
      </w:pPr>
      <w:r>
        <w:rPr>
          <w:rFonts w:ascii="Calibri" w:eastAsia="Calibri" w:hAnsi="Calibri" w:cs="Calibri"/>
          <w:noProof/>
        </w:rPr>
        <mc:AlternateContent>
          <mc:Choice Requires="wpg">
            <w:drawing>
              <wp:inline distT="0" distB="0" distL="0" distR="0" wp14:anchorId="70AA70A8" wp14:editId="55B0CF4C">
                <wp:extent cx="716280" cy="9144"/>
                <wp:effectExtent l="0" t="0" r="0" b="0"/>
                <wp:docPr id="68975" name="Group 68975"/>
                <wp:cNvGraphicFramePr/>
                <a:graphic xmlns:a="http://schemas.openxmlformats.org/drawingml/2006/main">
                  <a:graphicData uri="http://schemas.microsoft.com/office/word/2010/wordprocessingGroup">
                    <wpg:wgp>
                      <wpg:cNvGrpSpPr/>
                      <wpg:grpSpPr>
                        <a:xfrm>
                          <a:off x="0" y="0"/>
                          <a:ext cx="716280" cy="9144"/>
                          <a:chOff x="0" y="0"/>
                          <a:chExt cx="716280" cy="9144"/>
                        </a:xfrm>
                      </wpg:grpSpPr>
                      <wps:wsp>
                        <wps:cNvPr id="80665" name="Shape 80665"/>
                        <wps:cNvSpPr/>
                        <wps:spPr>
                          <a:xfrm>
                            <a:off x="0" y="0"/>
                            <a:ext cx="716280" cy="9144"/>
                          </a:xfrm>
                          <a:custGeom>
                            <a:avLst/>
                            <a:gdLst/>
                            <a:ahLst/>
                            <a:cxnLst/>
                            <a:rect l="0" t="0" r="0" b="0"/>
                            <a:pathLst>
                              <a:path w="716280" h="9144">
                                <a:moveTo>
                                  <a:pt x="0" y="0"/>
                                </a:moveTo>
                                <a:lnTo>
                                  <a:pt x="716280" y="0"/>
                                </a:lnTo>
                                <a:lnTo>
                                  <a:pt x="7162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DDF7C0" id="Group 68975" o:spid="_x0000_s1026" style="width:56.4pt;height:.7pt;mso-position-horizontal-relative:char;mso-position-vertical-relative:line" coordsize="716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">
                <v:shape id="Shape 80665" o:spid="_x0000_s1027" style="position:absolute;width:7162;height:91;visibility:visible;mso-wrap-style:square;v-text-anchor:top" coordsize="7162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" path="m,l716280,r,9144l,9144,,e" fillcolor="black" stroked="f" strokeweight="0">
                  <v:stroke miterlimit="83231f" joinstyle="miter"/>
                  <v:path arrowok="t" textboxrect="0,0,716280,9144"/>
                </v:shape>
                <w10:anchorlock/>
              </v:group>
            </w:pict>
          </mc:Fallback>
        </mc:AlternateContent>
      </w:r>
      <w:r>
        <w:rPr>
          <w:rFonts w:ascii="Cambria Math" w:eastAsia="Cambria Math" w:hAnsi="Cambria Math" w:cs="Cambria Math"/>
        </w:rPr>
        <w:t xml:space="preserve"> ≈ 0, 07 𝐽𝑎ℎ𝑟𝑒 ≈ 4 𝑊𝑜𝑐ℎ𝑒𝑛</w:t>
      </w:r>
      <w:r>
        <w:t xml:space="preserve"> </w:t>
      </w:r>
    </w:p>
    <w:p w14:paraId="772A6A4B" w14:textId="77777777" w:rsidR="0090432E" w:rsidRDefault="004A30B3">
      <w:pPr>
        <w:spacing w:after="0" w:line="259" w:lineRule="auto"/>
        <w:ind w:left="3454" w:right="0" w:firstLine="0"/>
        <w:jc w:val="left"/>
      </w:pPr>
      <w:r>
        <w:rPr>
          <w:rFonts w:ascii="Cambria Math" w:eastAsia="Cambria Math" w:hAnsi="Cambria Math" w:cs="Cambria Math"/>
          <w:u w:val="single" w:color="000000"/>
        </w:rPr>
        <w:t>€</w:t>
      </w:r>
    </w:p>
    <w:p w14:paraId="313CAF31" w14:textId="77777777" w:rsidR="0090432E" w:rsidRDefault="004A30B3">
      <w:pPr>
        <w:spacing w:after="0" w:line="259" w:lineRule="auto"/>
        <w:ind w:left="2609" w:right="0"/>
        <w:jc w:val="left"/>
      </w:pPr>
      <w:r>
        <w:rPr>
          <w:rFonts w:ascii="Cambria Math" w:eastAsia="Cambria Math" w:hAnsi="Cambria Math" w:cs="Cambria Math"/>
        </w:rPr>
        <w:t>36.680</w:t>
      </w:r>
    </w:p>
    <w:p w14:paraId="0019ACAB" w14:textId="77777777" w:rsidR="0090432E" w:rsidRDefault="004A30B3">
      <w:pPr>
        <w:spacing w:after="239" w:line="259" w:lineRule="auto"/>
        <w:ind w:left="3315" w:right="0"/>
        <w:jc w:val="left"/>
      </w:pPr>
      <w:r>
        <w:rPr>
          <w:rFonts w:ascii="Cambria Math" w:eastAsia="Cambria Math" w:hAnsi="Cambria Math" w:cs="Cambria Math"/>
        </w:rPr>
        <w:t>𝐽𝑎ℎ𝑟</w:t>
      </w:r>
    </w:p>
    <w:p w14:paraId="7401C2A2" w14:textId="77777777" w:rsidR="0090432E" w:rsidRDefault="004A30B3" w:rsidP="00E65E51">
      <w:pPr>
        <w:pStyle w:val="Heading2"/>
        <w:ind w:left="0" w:firstLine="0"/>
      </w:pPr>
      <w:bookmarkStart w:id="120" w:name="_Toc129267887"/>
      <w:r>
        <w:lastRenderedPageBreak/>
        <w:t xml:space="preserve">3.3 </w:t>
      </w:r>
      <w:r>
        <w:tab/>
        <w:t>Nutzwertanalyse</w:t>
      </w:r>
      <w:bookmarkEnd w:id="120"/>
      <w:r>
        <w:t xml:space="preserve"> </w:t>
      </w:r>
    </w:p>
    <w:p w14:paraId="0294A8A2" w14:textId="77777777" w:rsidR="0090432E" w:rsidRDefault="004A30B3">
      <w:pPr>
        <w:numPr>
          <w:ilvl w:val="0"/>
          <w:numId w:val="3"/>
        </w:numPr>
        <w:ind w:right="0" w:hanging="360"/>
      </w:pPr>
      <w:r>
        <w:t xml:space="preserve">Darstellung des nicht-monetären Nutzens (z.B. Vorher-/Nachher-Vergleich anhand eines Wirtschaftlichkeitskoeffizienten). </w:t>
      </w:r>
    </w:p>
    <w:p w14:paraId="1C15FFA2" w14:textId="77777777" w:rsidR="0090432E" w:rsidRDefault="004A30B3">
      <w:pPr>
        <w:spacing w:after="25" w:line="259" w:lineRule="auto"/>
        <w:ind w:left="-16" w:right="-21" w:firstLine="0"/>
        <w:jc w:val="left"/>
      </w:pPr>
      <w:r>
        <w:rPr>
          <w:noProof/>
        </w:rPr>
        <w:drawing>
          <wp:inline distT="0" distB="0" distL="0" distR="0" wp14:anchorId="7B0D7098" wp14:editId="4DA57D31">
            <wp:extent cx="5785105" cy="9144"/>
            <wp:effectExtent l="0" t="0" r="0" b="0"/>
            <wp:docPr id="77686" name="Picture 77686"/>
            <wp:cNvGraphicFramePr/>
            <a:graphic xmlns:a="http://schemas.openxmlformats.org/drawingml/2006/main">
              <a:graphicData uri="http://schemas.openxmlformats.org/drawingml/2006/picture">
                <pic:pic xmlns:pic="http://schemas.openxmlformats.org/drawingml/2006/picture">
                  <pic:nvPicPr>
                    <pic:cNvPr id="77686" name="Picture 77686"/>
                    <pic:cNvPicPr/>
                  </pic:nvPicPr>
                  <pic:blipFill>
                    <a:blip r:embed="rId32"/>
                    <a:stretch>
                      <a:fillRect/>
                    </a:stretch>
                  </pic:blipFill>
                  <pic:spPr>
                    <a:xfrm>
                      <a:off x="0" y="0"/>
                      <a:ext cx="5785105" cy="9144"/>
                    </a:xfrm>
                    <a:prstGeom prst="rect">
                      <a:avLst/>
                    </a:prstGeom>
                  </pic:spPr>
                </pic:pic>
              </a:graphicData>
            </a:graphic>
          </wp:inline>
        </w:drawing>
      </w:r>
    </w:p>
    <w:p w14:paraId="12FCA6D9" w14:textId="77777777" w:rsidR="0090432E" w:rsidRDefault="004A30B3">
      <w:pPr>
        <w:spacing w:after="4" w:line="260" w:lineRule="auto"/>
        <w:ind w:left="-5" w:right="0"/>
        <w:jc w:val="left"/>
      </w:pPr>
      <w:r>
        <w:rPr>
          <w:b/>
        </w:rPr>
        <w:t xml:space="preserve">Beispiel </w:t>
      </w:r>
    </w:p>
    <w:p w14:paraId="019997C5" w14:textId="77777777" w:rsidR="0090432E" w:rsidRDefault="004A30B3">
      <w:pPr>
        <w:spacing w:after="124" w:line="259" w:lineRule="auto"/>
        <w:ind w:left="-29" w:right="-26" w:firstLine="0"/>
        <w:jc w:val="left"/>
      </w:pPr>
      <w:r>
        <w:rPr>
          <w:rFonts w:ascii="Calibri" w:eastAsia="Calibri" w:hAnsi="Calibri" w:cs="Calibri"/>
          <w:noProof/>
        </w:rPr>
        <mc:AlternateContent>
          <mc:Choice Requires="wpg">
            <w:drawing>
              <wp:inline distT="0" distB="0" distL="0" distR="0" wp14:anchorId="60C091F2" wp14:editId="56ABE640">
                <wp:extent cx="5796738" cy="6097"/>
                <wp:effectExtent l="0" t="0" r="0" b="0"/>
                <wp:docPr id="69260" name="Group 69260"/>
                <wp:cNvGraphicFramePr/>
                <a:graphic xmlns:a="http://schemas.openxmlformats.org/drawingml/2006/main">
                  <a:graphicData uri="http://schemas.microsoft.com/office/word/2010/wordprocessingGroup">
                    <wpg:wgp>
                      <wpg:cNvGrpSpPr/>
                      <wpg:grpSpPr>
                        <a:xfrm>
                          <a:off x="0" y="0"/>
                          <a:ext cx="5796738" cy="6097"/>
                          <a:chOff x="0" y="0"/>
                          <a:chExt cx="5796738" cy="6097"/>
                        </a:xfrm>
                      </wpg:grpSpPr>
                      <pic:pic xmlns:pic="http://schemas.openxmlformats.org/drawingml/2006/picture">
                        <pic:nvPicPr>
                          <pic:cNvPr id="4683" name="Picture 4683"/>
                          <pic:cNvPicPr/>
                        </pic:nvPicPr>
                        <pic:blipFill>
                          <a:blip r:embed="rId33"/>
                          <a:stretch>
                            <a:fillRect/>
                          </a:stretch>
                        </pic:blipFill>
                        <pic:spPr>
                          <a:xfrm>
                            <a:off x="0" y="0"/>
                            <a:ext cx="30480" cy="6097"/>
                          </a:xfrm>
                          <a:prstGeom prst="rect">
                            <a:avLst/>
                          </a:prstGeom>
                        </pic:spPr>
                      </pic:pic>
                      <pic:pic xmlns:pic="http://schemas.openxmlformats.org/drawingml/2006/picture">
                        <pic:nvPicPr>
                          <pic:cNvPr id="4685" name="Picture 4685"/>
                          <pic:cNvPicPr/>
                        </pic:nvPicPr>
                        <pic:blipFill>
                          <a:blip r:embed="rId33"/>
                          <a:stretch>
                            <a:fillRect/>
                          </a:stretch>
                        </pic:blipFill>
                        <pic:spPr>
                          <a:xfrm>
                            <a:off x="30480" y="0"/>
                            <a:ext cx="30480" cy="6097"/>
                          </a:xfrm>
                          <a:prstGeom prst="rect">
                            <a:avLst/>
                          </a:prstGeom>
                        </pic:spPr>
                      </pic:pic>
                      <pic:pic xmlns:pic="http://schemas.openxmlformats.org/drawingml/2006/picture">
                        <pic:nvPicPr>
                          <pic:cNvPr id="4687" name="Picture 4687"/>
                          <pic:cNvPicPr/>
                        </pic:nvPicPr>
                        <pic:blipFill>
                          <a:blip r:embed="rId33"/>
                          <a:stretch>
                            <a:fillRect/>
                          </a:stretch>
                        </pic:blipFill>
                        <pic:spPr>
                          <a:xfrm>
                            <a:off x="60960" y="0"/>
                            <a:ext cx="30480" cy="6097"/>
                          </a:xfrm>
                          <a:prstGeom prst="rect">
                            <a:avLst/>
                          </a:prstGeom>
                        </pic:spPr>
                      </pic:pic>
                      <pic:pic xmlns:pic="http://schemas.openxmlformats.org/drawingml/2006/picture">
                        <pic:nvPicPr>
                          <pic:cNvPr id="4689" name="Picture 4689"/>
                          <pic:cNvPicPr/>
                        </pic:nvPicPr>
                        <pic:blipFill>
                          <a:blip r:embed="rId33"/>
                          <a:stretch>
                            <a:fillRect/>
                          </a:stretch>
                        </pic:blipFill>
                        <pic:spPr>
                          <a:xfrm>
                            <a:off x="91440" y="0"/>
                            <a:ext cx="30480" cy="6097"/>
                          </a:xfrm>
                          <a:prstGeom prst="rect">
                            <a:avLst/>
                          </a:prstGeom>
                        </pic:spPr>
                      </pic:pic>
                      <pic:pic xmlns:pic="http://schemas.openxmlformats.org/drawingml/2006/picture">
                        <pic:nvPicPr>
                          <pic:cNvPr id="4691" name="Picture 4691"/>
                          <pic:cNvPicPr/>
                        </pic:nvPicPr>
                        <pic:blipFill>
                          <a:blip r:embed="rId33"/>
                          <a:stretch>
                            <a:fillRect/>
                          </a:stretch>
                        </pic:blipFill>
                        <pic:spPr>
                          <a:xfrm>
                            <a:off x="121920" y="0"/>
                            <a:ext cx="30480" cy="6097"/>
                          </a:xfrm>
                          <a:prstGeom prst="rect">
                            <a:avLst/>
                          </a:prstGeom>
                        </pic:spPr>
                      </pic:pic>
                      <pic:pic xmlns:pic="http://schemas.openxmlformats.org/drawingml/2006/picture">
                        <pic:nvPicPr>
                          <pic:cNvPr id="4693" name="Picture 4693"/>
                          <pic:cNvPicPr/>
                        </pic:nvPicPr>
                        <pic:blipFill>
                          <a:blip r:embed="rId33"/>
                          <a:stretch>
                            <a:fillRect/>
                          </a:stretch>
                        </pic:blipFill>
                        <pic:spPr>
                          <a:xfrm>
                            <a:off x="152400" y="0"/>
                            <a:ext cx="30480" cy="6097"/>
                          </a:xfrm>
                          <a:prstGeom prst="rect">
                            <a:avLst/>
                          </a:prstGeom>
                        </pic:spPr>
                      </pic:pic>
                      <pic:pic xmlns:pic="http://schemas.openxmlformats.org/drawingml/2006/picture">
                        <pic:nvPicPr>
                          <pic:cNvPr id="4695" name="Picture 4695"/>
                          <pic:cNvPicPr/>
                        </pic:nvPicPr>
                        <pic:blipFill>
                          <a:blip r:embed="rId33"/>
                          <a:stretch>
                            <a:fillRect/>
                          </a:stretch>
                        </pic:blipFill>
                        <pic:spPr>
                          <a:xfrm>
                            <a:off x="182880" y="0"/>
                            <a:ext cx="30480" cy="6097"/>
                          </a:xfrm>
                          <a:prstGeom prst="rect">
                            <a:avLst/>
                          </a:prstGeom>
                        </pic:spPr>
                      </pic:pic>
                      <pic:pic xmlns:pic="http://schemas.openxmlformats.org/drawingml/2006/picture">
                        <pic:nvPicPr>
                          <pic:cNvPr id="4697" name="Picture 4697"/>
                          <pic:cNvPicPr/>
                        </pic:nvPicPr>
                        <pic:blipFill>
                          <a:blip r:embed="rId33"/>
                          <a:stretch>
                            <a:fillRect/>
                          </a:stretch>
                        </pic:blipFill>
                        <pic:spPr>
                          <a:xfrm>
                            <a:off x="213360" y="0"/>
                            <a:ext cx="30480" cy="6097"/>
                          </a:xfrm>
                          <a:prstGeom prst="rect">
                            <a:avLst/>
                          </a:prstGeom>
                        </pic:spPr>
                      </pic:pic>
                      <pic:pic xmlns:pic="http://schemas.openxmlformats.org/drawingml/2006/picture">
                        <pic:nvPicPr>
                          <pic:cNvPr id="4699" name="Picture 4699"/>
                          <pic:cNvPicPr/>
                        </pic:nvPicPr>
                        <pic:blipFill>
                          <a:blip r:embed="rId33"/>
                          <a:stretch>
                            <a:fillRect/>
                          </a:stretch>
                        </pic:blipFill>
                        <pic:spPr>
                          <a:xfrm>
                            <a:off x="243840" y="0"/>
                            <a:ext cx="30480" cy="6097"/>
                          </a:xfrm>
                          <a:prstGeom prst="rect">
                            <a:avLst/>
                          </a:prstGeom>
                        </pic:spPr>
                      </pic:pic>
                      <pic:pic xmlns:pic="http://schemas.openxmlformats.org/drawingml/2006/picture">
                        <pic:nvPicPr>
                          <pic:cNvPr id="4701" name="Picture 4701"/>
                          <pic:cNvPicPr/>
                        </pic:nvPicPr>
                        <pic:blipFill>
                          <a:blip r:embed="rId33"/>
                          <a:stretch>
                            <a:fillRect/>
                          </a:stretch>
                        </pic:blipFill>
                        <pic:spPr>
                          <a:xfrm>
                            <a:off x="274320" y="0"/>
                            <a:ext cx="30480" cy="6097"/>
                          </a:xfrm>
                          <a:prstGeom prst="rect">
                            <a:avLst/>
                          </a:prstGeom>
                        </pic:spPr>
                      </pic:pic>
                      <pic:pic xmlns:pic="http://schemas.openxmlformats.org/drawingml/2006/picture">
                        <pic:nvPicPr>
                          <pic:cNvPr id="4703" name="Picture 4703"/>
                          <pic:cNvPicPr/>
                        </pic:nvPicPr>
                        <pic:blipFill>
                          <a:blip r:embed="rId33"/>
                          <a:stretch>
                            <a:fillRect/>
                          </a:stretch>
                        </pic:blipFill>
                        <pic:spPr>
                          <a:xfrm>
                            <a:off x="304800" y="0"/>
                            <a:ext cx="30480" cy="6097"/>
                          </a:xfrm>
                          <a:prstGeom prst="rect">
                            <a:avLst/>
                          </a:prstGeom>
                        </pic:spPr>
                      </pic:pic>
                      <pic:pic xmlns:pic="http://schemas.openxmlformats.org/drawingml/2006/picture">
                        <pic:nvPicPr>
                          <pic:cNvPr id="4705" name="Picture 4705"/>
                          <pic:cNvPicPr/>
                        </pic:nvPicPr>
                        <pic:blipFill>
                          <a:blip r:embed="rId33"/>
                          <a:stretch>
                            <a:fillRect/>
                          </a:stretch>
                        </pic:blipFill>
                        <pic:spPr>
                          <a:xfrm>
                            <a:off x="335280" y="0"/>
                            <a:ext cx="30480" cy="6097"/>
                          </a:xfrm>
                          <a:prstGeom prst="rect">
                            <a:avLst/>
                          </a:prstGeom>
                        </pic:spPr>
                      </pic:pic>
                      <pic:pic xmlns:pic="http://schemas.openxmlformats.org/drawingml/2006/picture">
                        <pic:nvPicPr>
                          <pic:cNvPr id="4707" name="Picture 4707"/>
                          <pic:cNvPicPr/>
                        </pic:nvPicPr>
                        <pic:blipFill>
                          <a:blip r:embed="rId33"/>
                          <a:stretch>
                            <a:fillRect/>
                          </a:stretch>
                        </pic:blipFill>
                        <pic:spPr>
                          <a:xfrm>
                            <a:off x="365760" y="0"/>
                            <a:ext cx="30480" cy="6097"/>
                          </a:xfrm>
                          <a:prstGeom prst="rect">
                            <a:avLst/>
                          </a:prstGeom>
                        </pic:spPr>
                      </pic:pic>
                      <pic:pic xmlns:pic="http://schemas.openxmlformats.org/drawingml/2006/picture">
                        <pic:nvPicPr>
                          <pic:cNvPr id="4709" name="Picture 4709"/>
                          <pic:cNvPicPr/>
                        </pic:nvPicPr>
                        <pic:blipFill>
                          <a:blip r:embed="rId33"/>
                          <a:stretch>
                            <a:fillRect/>
                          </a:stretch>
                        </pic:blipFill>
                        <pic:spPr>
                          <a:xfrm>
                            <a:off x="396189" y="0"/>
                            <a:ext cx="30480" cy="6097"/>
                          </a:xfrm>
                          <a:prstGeom prst="rect">
                            <a:avLst/>
                          </a:prstGeom>
                        </pic:spPr>
                      </pic:pic>
                      <pic:pic xmlns:pic="http://schemas.openxmlformats.org/drawingml/2006/picture">
                        <pic:nvPicPr>
                          <pic:cNvPr id="4711" name="Picture 4711"/>
                          <pic:cNvPicPr/>
                        </pic:nvPicPr>
                        <pic:blipFill>
                          <a:blip r:embed="rId33"/>
                          <a:stretch>
                            <a:fillRect/>
                          </a:stretch>
                        </pic:blipFill>
                        <pic:spPr>
                          <a:xfrm>
                            <a:off x="426669" y="0"/>
                            <a:ext cx="30480" cy="6097"/>
                          </a:xfrm>
                          <a:prstGeom prst="rect">
                            <a:avLst/>
                          </a:prstGeom>
                        </pic:spPr>
                      </pic:pic>
                      <pic:pic xmlns:pic="http://schemas.openxmlformats.org/drawingml/2006/picture">
                        <pic:nvPicPr>
                          <pic:cNvPr id="4713" name="Picture 4713"/>
                          <pic:cNvPicPr/>
                        </pic:nvPicPr>
                        <pic:blipFill>
                          <a:blip r:embed="rId33"/>
                          <a:stretch>
                            <a:fillRect/>
                          </a:stretch>
                        </pic:blipFill>
                        <pic:spPr>
                          <a:xfrm>
                            <a:off x="457149" y="0"/>
                            <a:ext cx="30480" cy="6097"/>
                          </a:xfrm>
                          <a:prstGeom prst="rect">
                            <a:avLst/>
                          </a:prstGeom>
                        </pic:spPr>
                      </pic:pic>
                      <pic:pic xmlns:pic="http://schemas.openxmlformats.org/drawingml/2006/picture">
                        <pic:nvPicPr>
                          <pic:cNvPr id="4715" name="Picture 4715"/>
                          <pic:cNvPicPr/>
                        </pic:nvPicPr>
                        <pic:blipFill>
                          <a:blip r:embed="rId33"/>
                          <a:stretch>
                            <a:fillRect/>
                          </a:stretch>
                        </pic:blipFill>
                        <pic:spPr>
                          <a:xfrm>
                            <a:off x="487629" y="0"/>
                            <a:ext cx="30480" cy="6097"/>
                          </a:xfrm>
                          <a:prstGeom prst="rect">
                            <a:avLst/>
                          </a:prstGeom>
                        </pic:spPr>
                      </pic:pic>
                      <pic:pic xmlns:pic="http://schemas.openxmlformats.org/drawingml/2006/picture">
                        <pic:nvPicPr>
                          <pic:cNvPr id="4717" name="Picture 4717"/>
                          <pic:cNvPicPr/>
                        </pic:nvPicPr>
                        <pic:blipFill>
                          <a:blip r:embed="rId33"/>
                          <a:stretch>
                            <a:fillRect/>
                          </a:stretch>
                        </pic:blipFill>
                        <pic:spPr>
                          <a:xfrm>
                            <a:off x="518109" y="0"/>
                            <a:ext cx="30480" cy="6097"/>
                          </a:xfrm>
                          <a:prstGeom prst="rect">
                            <a:avLst/>
                          </a:prstGeom>
                        </pic:spPr>
                      </pic:pic>
                      <pic:pic xmlns:pic="http://schemas.openxmlformats.org/drawingml/2006/picture">
                        <pic:nvPicPr>
                          <pic:cNvPr id="4719" name="Picture 4719"/>
                          <pic:cNvPicPr/>
                        </pic:nvPicPr>
                        <pic:blipFill>
                          <a:blip r:embed="rId33"/>
                          <a:stretch>
                            <a:fillRect/>
                          </a:stretch>
                        </pic:blipFill>
                        <pic:spPr>
                          <a:xfrm>
                            <a:off x="548589" y="0"/>
                            <a:ext cx="30480" cy="6097"/>
                          </a:xfrm>
                          <a:prstGeom prst="rect">
                            <a:avLst/>
                          </a:prstGeom>
                        </pic:spPr>
                      </pic:pic>
                      <pic:pic xmlns:pic="http://schemas.openxmlformats.org/drawingml/2006/picture">
                        <pic:nvPicPr>
                          <pic:cNvPr id="4721" name="Picture 4721"/>
                          <pic:cNvPicPr/>
                        </pic:nvPicPr>
                        <pic:blipFill>
                          <a:blip r:embed="rId33"/>
                          <a:stretch>
                            <a:fillRect/>
                          </a:stretch>
                        </pic:blipFill>
                        <pic:spPr>
                          <a:xfrm>
                            <a:off x="579069" y="0"/>
                            <a:ext cx="30480" cy="6097"/>
                          </a:xfrm>
                          <a:prstGeom prst="rect">
                            <a:avLst/>
                          </a:prstGeom>
                        </pic:spPr>
                      </pic:pic>
                      <pic:pic xmlns:pic="http://schemas.openxmlformats.org/drawingml/2006/picture">
                        <pic:nvPicPr>
                          <pic:cNvPr id="4723" name="Picture 4723"/>
                          <pic:cNvPicPr/>
                        </pic:nvPicPr>
                        <pic:blipFill>
                          <a:blip r:embed="rId33"/>
                          <a:stretch>
                            <a:fillRect/>
                          </a:stretch>
                        </pic:blipFill>
                        <pic:spPr>
                          <a:xfrm>
                            <a:off x="609549" y="0"/>
                            <a:ext cx="30480" cy="6097"/>
                          </a:xfrm>
                          <a:prstGeom prst="rect">
                            <a:avLst/>
                          </a:prstGeom>
                        </pic:spPr>
                      </pic:pic>
                      <pic:pic xmlns:pic="http://schemas.openxmlformats.org/drawingml/2006/picture">
                        <pic:nvPicPr>
                          <pic:cNvPr id="4725" name="Picture 4725"/>
                          <pic:cNvPicPr/>
                        </pic:nvPicPr>
                        <pic:blipFill>
                          <a:blip r:embed="rId33"/>
                          <a:stretch>
                            <a:fillRect/>
                          </a:stretch>
                        </pic:blipFill>
                        <pic:spPr>
                          <a:xfrm>
                            <a:off x="640029" y="0"/>
                            <a:ext cx="30480" cy="6097"/>
                          </a:xfrm>
                          <a:prstGeom prst="rect">
                            <a:avLst/>
                          </a:prstGeom>
                        </pic:spPr>
                      </pic:pic>
                      <pic:pic xmlns:pic="http://schemas.openxmlformats.org/drawingml/2006/picture">
                        <pic:nvPicPr>
                          <pic:cNvPr id="4727" name="Picture 4727"/>
                          <pic:cNvPicPr/>
                        </pic:nvPicPr>
                        <pic:blipFill>
                          <a:blip r:embed="rId33"/>
                          <a:stretch>
                            <a:fillRect/>
                          </a:stretch>
                        </pic:blipFill>
                        <pic:spPr>
                          <a:xfrm>
                            <a:off x="670509" y="0"/>
                            <a:ext cx="30480" cy="6097"/>
                          </a:xfrm>
                          <a:prstGeom prst="rect">
                            <a:avLst/>
                          </a:prstGeom>
                        </pic:spPr>
                      </pic:pic>
                      <pic:pic xmlns:pic="http://schemas.openxmlformats.org/drawingml/2006/picture">
                        <pic:nvPicPr>
                          <pic:cNvPr id="4729" name="Picture 4729"/>
                          <pic:cNvPicPr/>
                        </pic:nvPicPr>
                        <pic:blipFill>
                          <a:blip r:embed="rId33"/>
                          <a:stretch>
                            <a:fillRect/>
                          </a:stretch>
                        </pic:blipFill>
                        <pic:spPr>
                          <a:xfrm>
                            <a:off x="700989" y="0"/>
                            <a:ext cx="30480" cy="6097"/>
                          </a:xfrm>
                          <a:prstGeom prst="rect">
                            <a:avLst/>
                          </a:prstGeom>
                        </pic:spPr>
                      </pic:pic>
                      <pic:pic xmlns:pic="http://schemas.openxmlformats.org/drawingml/2006/picture">
                        <pic:nvPicPr>
                          <pic:cNvPr id="4731" name="Picture 4731"/>
                          <pic:cNvPicPr/>
                        </pic:nvPicPr>
                        <pic:blipFill>
                          <a:blip r:embed="rId33"/>
                          <a:stretch>
                            <a:fillRect/>
                          </a:stretch>
                        </pic:blipFill>
                        <pic:spPr>
                          <a:xfrm>
                            <a:off x="731469" y="0"/>
                            <a:ext cx="30480" cy="6097"/>
                          </a:xfrm>
                          <a:prstGeom prst="rect">
                            <a:avLst/>
                          </a:prstGeom>
                        </pic:spPr>
                      </pic:pic>
                      <pic:pic xmlns:pic="http://schemas.openxmlformats.org/drawingml/2006/picture">
                        <pic:nvPicPr>
                          <pic:cNvPr id="4733" name="Picture 4733"/>
                          <pic:cNvPicPr/>
                        </pic:nvPicPr>
                        <pic:blipFill>
                          <a:blip r:embed="rId33"/>
                          <a:stretch>
                            <a:fillRect/>
                          </a:stretch>
                        </pic:blipFill>
                        <pic:spPr>
                          <a:xfrm>
                            <a:off x="761949" y="0"/>
                            <a:ext cx="30480" cy="6097"/>
                          </a:xfrm>
                          <a:prstGeom prst="rect">
                            <a:avLst/>
                          </a:prstGeom>
                        </pic:spPr>
                      </pic:pic>
                      <pic:pic xmlns:pic="http://schemas.openxmlformats.org/drawingml/2006/picture">
                        <pic:nvPicPr>
                          <pic:cNvPr id="4735" name="Picture 4735"/>
                          <pic:cNvPicPr/>
                        </pic:nvPicPr>
                        <pic:blipFill>
                          <a:blip r:embed="rId33"/>
                          <a:stretch>
                            <a:fillRect/>
                          </a:stretch>
                        </pic:blipFill>
                        <pic:spPr>
                          <a:xfrm>
                            <a:off x="792429" y="0"/>
                            <a:ext cx="30480" cy="6097"/>
                          </a:xfrm>
                          <a:prstGeom prst="rect">
                            <a:avLst/>
                          </a:prstGeom>
                        </pic:spPr>
                      </pic:pic>
                      <pic:pic xmlns:pic="http://schemas.openxmlformats.org/drawingml/2006/picture">
                        <pic:nvPicPr>
                          <pic:cNvPr id="4737" name="Picture 4737"/>
                          <pic:cNvPicPr/>
                        </pic:nvPicPr>
                        <pic:blipFill>
                          <a:blip r:embed="rId33"/>
                          <a:stretch>
                            <a:fillRect/>
                          </a:stretch>
                        </pic:blipFill>
                        <pic:spPr>
                          <a:xfrm>
                            <a:off x="822909" y="0"/>
                            <a:ext cx="30480" cy="6097"/>
                          </a:xfrm>
                          <a:prstGeom prst="rect">
                            <a:avLst/>
                          </a:prstGeom>
                        </pic:spPr>
                      </pic:pic>
                      <pic:pic xmlns:pic="http://schemas.openxmlformats.org/drawingml/2006/picture">
                        <pic:nvPicPr>
                          <pic:cNvPr id="4739" name="Picture 4739"/>
                          <pic:cNvPicPr/>
                        </pic:nvPicPr>
                        <pic:blipFill>
                          <a:blip r:embed="rId33"/>
                          <a:stretch>
                            <a:fillRect/>
                          </a:stretch>
                        </pic:blipFill>
                        <pic:spPr>
                          <a:xfrm>
                            <a:off x="853389" y="0"/>
                            <a:ext cx="30480" cy="6097"/>
                          </a:xfrm>
                          <a:prstGeom prst="rect">
                            <a:avLst/>
                          </a:prstGeom>
                        </pic:spPr>
                      </pic:pic>
                      <pic:pic xmlns:pic="http://schemas.openxmlformats.org/drawingml/2006/picture">
                        <pic:nvPicPr>
                          <pic:cNvPr id="4741" name="Picture 4741"/>
                          <pic:cNvPicPr/>
                        </pic:nvPicPr>
                        <pic:blipFill>
                          <a:blip r:embed="rId33"/>
                          <a:stretch>
                            <a:fillRect/>
                          </a:stretch>
                        </pic:blipFill>
                        <pic:spPr>
                          <a:xfrm>
                            <a:off x="883869" y="0"/>
                            <a:ext cx="30480" cy="6097"/>
                          </a:xfrm>
                          <a:prstGeom prst="rect">
                            <a:avLst/>
                          </a:prstGeom>
                        </pic:spPr>
                      </pic:pic>
                      <pic:pic xmlns:pic="http://schemas.openxmlformats.org/drawingml/2006/picture">
                        <pic:nvPicPr>
                          <pic:cNvPr id="4743" name="Picture 4743"/>
                          <pic:cNvPicPr/>
                        </pic:nvPicPr>
                        <pic:blipFill>
                          <a:blip r:embed="rId33"/>
                          <a:stretch>
                            <a:fillRect/>
                          </a:stretch>
                        </pic:blipFill>
                        <pic:spPr>
                          <a:xfrm>
                            <a:off x="914349" y="0"/>
                            <a:ext cx="30480" cy="6097"/>
                          </a:xfrm>
                          <a:prstGeom prst="rect">
                            <a:avLst/>
                          </a:prstGeom>
                        </pic:spPr>
                      </pic:pic>
                      <pic:pic xmlns:pic="http://schemas.openxmlformats.org/drawingml/2006/picture">
                        <pic:nvPicPr>
                          <pic:cNvPr id="4745" name="Picture 4745"/>
                          <pic:cNvPicPr/>
                        </pic:nvPicPr>
                        <pic:blipFill>
                          <a:blip r:embed="rId33"/>
                          <a:stretch>
                            <a:fillRect/>
                          </a:stretch>
                        </pic:blipFill>
                        <pic:spPr>
                          <a:xfrm>
                            <a:off x="944829" y="0"/>
                            <a:ext cx="30480" cy="6097"/>
                          </a:xfrm>
                          <a:prstGeom prst="rect">
                            <a:avLst/>
                          </a:prstGeom>
                        </pic:spPr>
                      </pic:pic>
                      <pic:pic xmlns:pic="http://schemas.openxmlformats.org/drawingml/2006/picture">
                        <pic:nvPicPr>
                          <pic:cNvPr id="4747" name="Picture 4747"/>
                          <pic:cNvPicPr/>
                        </pic:nvPicPr>
                        <pic:blipFill>
                          <a:blip r:embed="rId33"/>
                          <a:stretch>
                            <a:fillRect/>
                          </a:stretch>
                        </pic:blipFill>
                        <pic:spPr>
                          <a:xfrm>
                            <a:off x="975309" y="0"/>
                            <a:ext cx="30480" cy="6097"/>
                          </a:xfrm>
                          <a:prstGeom prst="rect">
                            <a:avLst/>
                          </a:prstGeom>
                        </pic:spPr>
                      </pic:pic>
                      <pic:pic xmlns:pic="http://schemas.openxmlformats.org/drawingml/2006/picture">
                        <pic:nvPicPr>
                          <pic:cNvPr id="4749" name="Picture 4749"/>
                          <pic:cNvPicPr/>
                        </pic:nvPicPr>
                        <pic:blipFill>
                          <a:blip r:embed="rId33"/>
                          <a:stretch>
                            <a:fillRect/>
                          </a:stretch>
                        </pic:blipFill>
                        <pic:spPr>
                          <a:xfrm>
                            <a:off x="1005789" y="0"/>
                            <a:ext cx="30480" cy="6097"/>
                          </a:xfrm>
                          <a:prstGeom prst="rect">
                            <a:avLst/>
                          </a:prstGeom>
                        </pic:spPr>
                      </pic:pic>
                      <pic:pic xmlns:pic="http://schemas.openxmlformats.org/drawingml/2006/picture">
                        <pic:nvPicPr>
                          <pic:cNvPr id="4751" name="Picture 4751"/>
                          <pic:cNvPicPr/>
                        </pic:nvPicPr>
                        <pic:blipFill>
                          <a:blip r:embed="rId33"/>
                          <a:stretch>
                            <a:fillRect/>
                          </a:stretch>
                        </pic:blipFill>
                        <pic:spPr>
                          <a:xfrm>
                            <a:off x="1036269" y="0"/>
                            <a:ext cx="30480" cy="6097"/>
                          </a:xfrm>
                          <a:prstGeom prst="rect">
                            <a:avLst/>
                          </a:prstGeom>
                        </pic:spPr>
                      </pic:pic>
                      <pic:pic xmlns:pic="http://schemas.openxmlformats.org/drawingml/2006/picture">
                        <pic:nvPicPr>
                          <pic:cNvPr id="4753" name="Picture 4753"/>
                          <pic:cNvPicPr/>
                        </pic:nvPicPr>
                        <pic:blipFill>
                          <a:blip r:embed="rId33"/>
                          <a:stretch>
                            <a:fillRect/>
                          </a:stretch>
                        </pic:blipFill>
                        <pic:spPr>
                          <a:xfrm>
                            <a:off x="1066749" y="0"/>
                            <a:ext cx="30480" cy="6097"/>
                          </a:xfrm>
                          <a:prstGeom prst="rect">
                            <a:avLst/>
                          </a:prstGeom>
                        </pic:spPr>
                      </pic:pic>
                      <pic:pic xmlns:pic="http://schemas.openxmlformats.org/drawingml/2006/picture">
                        <pic:nvPicPr>
                          <pic:cNvPr id="4755" name="Picture 4755"/>
                          <pic:cNvPicPr/>
                        </pic:nvPicPr>
                        <pic:blipFill>
                          <a:blip r:embed="rId33"/>
                          <a:stretch>
                            <a:fillRect/>
                          </a:stretch>
                        </pic:blipFill>
                        <pic:spPr>
                          <a:xfrm>
                            <a:off x="1097229" y="0"/>
                            <a:ext cx="30480" cy="6097"/>
                          </a:xfrm>
                          <a:prstGeom prst="rect">
                            <a:avLst/>
                          </a:prstGeom>
                        </pic:spPr>
                      </pic:pic>
                      <pic:pic xmlns:pic="http://schemas.openxmlformats.org/drawingml/2006/picture">
                        <pic:nvPicPr>
                          <pic:cNvPr id="4757" name="Picture 4757"/>
                          <pic:cNvPicPr/>
                        </pic:nvPicPr>
                        <pic:blipFill>
                          <a:blip r:embed="rId33"/>
                          <a:stretch>
                            <a:fillRect/>
                          </a:stretch>
                        </pic:blipFill>
                        <pic:spPr>
                          <a:xfrm>
                            <a:off x="1127709" y="0"/>
                            <a:ext cx="30480" cy="6097"/>
                          </a:xfrm>
                          <a:prstGeom prst="rect">
                            <a:avLst/>
                          </a:prstGeom>
                        </pic:spPr>
                      </pic:pic>
                      <pic:pic xmlns:pic="http://schemas.openxmlformats.org/drawingml/2006/picture">
                        <pic:nvPicPr>
                          <pic:cNvPr id="4759" name="Picture 4759"/>
                          <pic:cNvPicPr/>
                        </pic:nvPicPr>
                        <pic:blipFill>
                          <a:blip r:embed="rId33"/>
                          <a:stretch>
                            <a:fillRect/>
                          </a:stretch>
                        </pic:blipFill>
                        <pic:spPr>
                          <a:xfrm>
                            <a:off x="1158189" y="0"/>
                            <a:ext cx="30480" cy="6097"/>
                          </a:xfrm>
                          <a:prstGeom prst="rect">
                            <a:avLst/>
                          </a:prstGeom>
                        </pic:spPr>
                      </pic:pic>
                      <pic:pic xmlns:pic="http://schemas.openxmlformats.org/drawingml/2006/picture">
                        <pic:nvPicPr>
                          <pic:cNvPr id="4761" name="Picture 4761"/>
                          <pic:cNvPicPr/>
                        </pic:nvPicPr>
                        <pic:blipFill>
                          <a:blip r:embed="rId33"/>
                          <a:stretch>
                            <a:fillRect/>
                          </a:stretch>
                        </pic:blipFill>
                        <pic:spPr>
                          <a:xfrm>
                            <a:off x="1188669" y="0"/>
                            <a:ext cx="30480" cy="6097"/>
                          </a:xfrm>
                          <a:prstGeom prst="rect">
                            <a:avLst/>
                          </a:prstGeom>
                        </pic:spPr>
                      </pic:pic>
                      <pic:pic xmlns:pic="http://schemas.openxmlformats.org/drawingml/2006/picture">
                        <pic:nvPicPr>
                          <pic:cNvPr id="4763" name="Picture 4763"/>
                          <pic:cNvPicPr/>
                        </pic:nvPicPr>
                        <pic:blipFill>
                          <a:blip r:embed="rId33"/>
                          <a:stretch>
                            <a:fillRect/>
                          </a:stretch>
                        </pic:blipFill>
                        <pic:spPr>
                          <a:xfrm>
                            <a:off x="1219149" y="0"/>
                            <a:ext cx="30480" cy="6097"/>
                          </a:xfrm>
                          <a:prstGeom prst="rect">
                            <a:avLst/>
                          </a:prstGeom>
                        </pic:spPr>
                      </pic:pic>
                      <pic:pic xmlns:pic="http://schemas.openxmlformats.org/drawingml/2006/picture">
                        <pic:nvPicPr>
                          <pic:cNvPr id="4765" name="Picture 4765"/>
                          <pic:cNvPicPr/>
                        </pic:nvPicPr>
                        <pic:blipFill>
                          <a:blip r:embed="rId33"/>
                          <a:stretch>
                            <a:fillRect/>
                          </a:stretch>
                        </pic:blipFill>
                        <pic:spPr>
                          <a:xfrm>
                            <a:off x="1249629" y="0"/>
                            <a:ext cx="30480" cy="6097"/>
                          </a:xfrm>
                          <a:prstGeom prst="rect">
                            <a:avLst/>
                          </a:prstGeom>
                        </pic:spPr>
                      </pic:pic>
                      <pic:pic xmlns:pic="http://schemas.openxmlformats.org/drawingml/2006/picture">
                        <pic:nvPicPr>
                          <pic:cNvPr id="4767" name="Picture 4767"/>
                          <pic:cNvPicPr/>
                        </pic:nvPicPr>
                        <pic:blipFill>
                          <a:blip r:embed="rId33"/>
                          <a:stretch>
                            <a:fillRect/>
                          </a:stretch>
                        </pic:blipFill>
                        <pic:spPr>
                          <a:xfrm>
                            <a:off x="1280109" y="0"/>
                            <a:ext cx="30480" cy="6097"/>
                          </a:xfrm>
                          <a:prstGeom prst="rect">
                            <a:avLst/>
                          </a:prstGeom>
                        </pic:spPr>
                      </pic:pic>
                      <pic:pic xmlns:pic="http://schemas.openxmlformats.org/drawingml/2006/picture">
                        <pic:nvPicPr>
                          <pic:cNvPr id="4769" name="Picture 4769"/>
                          <pic:cNvPicPr/>
                        </pic:nvPicPr>
                        <pic:blipFill>
                          <a:blip r:embed="rId33"/>
                          <a:stretch>
                            <a:fillRect/>
                          </a:stretch>
                        </pic:blipFill>
                        <pic:spPr>
                          <a:xfrm>
                            <a:off x="1310589" y="0"/>
                            <a:ext cx="30480" cy="6097"/>
                          </a:xfrm>
                          <a:prstGeom prst="rect">
                            <a:avLst/>
                          </a:prstGeom>
                        </pic:spPr>
                      </pic:pic>
                      <pic:pic xmlns:pic="http://schemas.openxmlformats.org/drawingml/2006/picture">
                        <pic:nvPicPr>
                          <pic:cNvPr id="4771" name="Picture 4771"/>
                          <pic:cNvPicPr/>
                        </pic:nvPicPr>
                        <pic:blipFill>
                          <a:blip r:embed="rId33"/>
                          <a:stretch>
                            <a:fillRect/>
                          </a:stretch>
                        </pic:blipFill>
                        <pic:spPr>
                          <a:xfrm>
                            <a:off x="1341069" y="0"/>
                            <a:ext cx="30480" cy="6097"/>
                          </a:xfrm>
                          <a:prstGeom prst="rect">
                            <a:avLst/>
                          </a:prstGeom>
                        </pic:spPr>
                      </pic:pic>
                      <pic:pic xmlns:pic="http://schemas.openxmlformats.org/drawingml/2006/picture">
                        <pic:nvPicPr>
                          <pic:cNvPr id="4773" name="Picture 4773"/>
                          <pic:cNvPicPr/>
                        </pic:nvPicPr>
                        <pic:blipFill>
                          <a:blip r:embed="rId33"/>
                          <a:stretch>
                            <a:fillRect/>
                          </a:stretch>
                        </pic:blipFill>
                        <pic:spPr>
                          <a:xfrm>
                            <a:off x="1371549" y="0"/>
                            <a:ext cx="30785" cy="6097"/>
                          </a:xfrm>
                          <a:prstGeom prst="rect">
                            <a:avLst/>
                          </a:prstGeom>
                        </pic:spPr>
                      </pic:pic>
                      <pic:pic xmlns:pic="http://schemas.openxmlformats.org/drawingml/2006/picture">
                        <pic:nvPicPr>
                          <pic:cNvPr id="4775" name="Picture 4775"/>
                          <pic:cNvPicPr/>
                        </pic:nvPicPr>
                        <pic:blipFill>
                          <a:blip r:embed="rId33"/>
                          <a:stretch>
                            <a:fillRect/>
                          </a:stretch>
                        </pic:blipFill>
                        <pic:spPr>
                          <a:xfrm>
                            <a:off x="1402410" y="0"/>
                            <a:ext cx="30480" cy="6097"/>
                          </a:xfrm>
                          <a:prstGeom prst="rect">
                            <a:avLst/>
                          </a:prstGeom>
                        </pic:spPr>
                      </pic:pic>
                      <pic:pic xmlns:pic="http://schemas.openxmlformats.org/drawingml/2006/picture">
                        <pic:nvPicPr>
                          <pic:cNvPr id="4777" name="Picture 4777"/>
                          <pic:cNvPicPr/>
                        </pic:nvPicPr>
                        <pic:blipFill>
                          <a:blip r:embed="rId33"/>
                          <a:stretch>
                            <a:fillRect/>
                          </a:stretch>
                        </pic:blipFill>
                        <pic:spPr>
                          <a:xfrm>
                            <a:off x="1432890" y="0"/>
                            <a:ext cx="30480" cy="6097"/>
                          </a:xfrm>
                          <a:prstGeom prst="rect">
                            <a:avLst/>
                          </a:prstGeom>
                        </pic:spPr>
                      </pic:pic>
                      <pic:pic xmlns:pic="http://schemas.openxmlformats.org/drawingml/2006/picture">
                        <pic:nvPicPr>
                          <pic:cNvPr id="4779" name="Picture 4779"/>
                          <pic:cNvPicPr/>
                        </pic:nvPicPr>
                        <pic:blipFill>
                          <a:blip r:embed="rId33"/>
                          <a:stretch>
                            <a:fillRect/>
                          </a:stretch>
                        </pic:blipFill>
                        <pic:spPr>
                          <a:xfrm>
                            <a:off x="1463370" y="0"/>
                            <a:ext cx="30480" cy="6097"/>
                          </a:xfrm>
                          <a:prstGeom prst="rect">
                            <a:avLst/>
                          </a:prstGeom>
                        </pic:spPr>
                      </pic:pic>
                      <pic:pic xmlns:pic="http://schemas.openxmlformats.org/drawingml/2006/picture">
                        <pic:nvPicPr>
                          <pic:cNvPr id="4781" name="Picture 4781"/>
                          <pic:cNvPicPr/>
                        </pic:nvPicPr>
                        <pic:blipFill>
                          <a:blip r:embed="rId33"/>
                          <a:stretch>
                            <a:fillRect/>
                          </a:stretch>
                        </pic:blipFill>
                        <pic:spPr>
                          <a:xfrm>
                            <a:off x="1493850" y="0"/>
                            <a:ext cx="30480" cy="6097"/>
                          </a:xfrm>
                          <a:prstGeom prst="rect">
                            <a:avLst/>
                          </a:prstGeom>
                        </pic:spPr>
                      </pic:pic>
                      <pic:pic xmlns:pic="http://schemas.openxmlformats.org/drawingml/2006/picture">
                        <pic:nvPicPr>
                          <pic:cNvPr id="4783" name="Picture 4783"/>
                          <pic:cNvPicPr/>
                        </pic:nvPicPr>
                        <pic:blipFill>
                          <a:blip r:embed="rId33"/>
                          <a:stretch>
                            <a:fillRect/>
                          </a:stretch>
                        </pic:blipFill>
                        <pic:spPr>
                          <a:xfrm>
                            <a:off x="1524330" y="0"/>
                            <a:ext cx="30480" cy="6097"/>
                          </a:xfrm>
                          <a:prstGeom prst="rect">
                            <a:avLst/>
                          </a:prstGeom>
                        </pic:spPr>
                      </pic:pic>
                      <pic:pic xmlns:pic="http://schemas.openxmlformats.org/drawingml/2006/picture">
                        <pic:nvPicPr>
                          <pic:cNvPr id="4785" name="Picture 4785"/>
                          <pic:cNvPicPr/>
                        </pic:nvPicPr>
                        <pic:blipFill>
                          <a:blip r:embed="rId33"/>
                          <a:stretch>
                            <a:fillRect/>
                          </a:stretch>
                        </pic:blipFill>
                        <pic:spPr>
                          <a:xfrm>
                            <a:off x="1554810" y="0"/>
                            <a:ext cx="30480" cy="6097"/>
                          </a:xfrm>
                          <a:prstGeom prst="rect">
                            <a:avLst/>
                          </a:prstGeom>
                        </pic:spPr>
                      </pic:pic>
                      <pic:pic xmlns:pic="http://schemas.openxmlformats.org/drawingml/2006/picture">
                        <pic:nvPicPr>
                          <pic:cNvPr id="4787" name="Picture 4787"/>
                          <pic:cNvPicPr/>
                        </pic:nvPicPr>
                        <pic:blipFill>
                          <a:blip r:embed="rId33"/>
                          <a:stretch>
                            <a:fillRect/>
                          </a:stretch>
                        </pic:blipFill>
                        <pic:spPr>
                          <a:xfrm>
                            <a:off x="1585290" y="0"/>
                            <a:ext cx="30480" cy="6097"/>
                          </a:xfrm>
                          <a:prstGeom prst="rect">
                            <a:avLst/>
                          </a:prstGeom>
                        </pic:spPr>
                      </pic:pic>
                      <pic:pic xmlns:pic="http://schemas.openxmlformats.org/drawingml/2006/picture">
                        <pic:nvPicPr>
                          <pic:cNvPr id="4789" name="Picture 4789"/>
                          <pic:cNvPicPr/>
                        </pic:nvPicPr>
                        <pic:blipFill>
                          <a:blip r:embed="rId33"/>
                          <a:stretch>
                            <a:fillRect/>
                          </a:stretch>
                        </pic:blipFill>
                        <pic:spPr>
                          <a:xfrm>
                            <a:off x="1615770" y="0"/>
                            <a:ext cx="30480" cy="6097"/>
                          </a:xfrm>
                          <a:prstGeom prst="rect">
                            <a:avLst/>
                          </a:prstGeom>
                        </pic:spPr>
                      </pic:pic>
                      <pic:pic xmlns:pic="http://schemas.openxmlformats.org/drawingml/2006/picture">
                        <pic:nvPicPr>
                          <pic:cNvPr id="4791" name="Picture 4791"/>
                          <pic:cNvPicPr/>
                        </pic:nvPicPr>
                        <pic:blipFill>
                          <a:blip r:embed="rId33"/>
                          <a:stretch>
                            <a:fillRect/>
                          </a:stretch>
                        </pic:blipFill>
                        <pic:spPr>
                          <a:xfrm>
                            <a:off x="1646250" y="0"/>
                            <a:ext cx="30480" cy="6097"/>
                          </a:xfrm>
                          <a:prstGeom prst="rect">
                            <a:avLst/>
                          </a:prstGeom>
                        </pic:spPr>
                      </pic:pic>
                      <pic:pic xmlns:pic="http://schemas.openxmlformats.org/drawingml/2006/picture">
                        <pic:nvPicPr>
                          <pic:cNvPr id="4793" name="Picture 4793"/>
                          <pic:cNvPicPr/>
                        </pic:nvPicPr>
                        <pic:blipFill>
                          <a:blip r:embed="rId33"/>
                          <a:stretch>
                            <a:fillRect/>
                          </a:stretch>
                        </pic:blipFill>
                        <pic:spPr>
                          <a:xfrm>
                            <a:off x="1676730" y="0"/>
                            <a:ext cx="30480" cy="6097"/>
                          </a:xfrm>
                          <a:prstGeom prst="rect">
                            <a:avLst/>
                          </a:prstGeom>
                        </pic:spPr>
                      </pic:pic>
                      <pic:pic xmlns:pic="http://schemas.openxmlformats.org/drawingml/2006/picture">
                        <pic:nvPicPr>
                          <pic:cNvPr id="4795" name="Picture 4795"/>
                          <pic:cNvPicPr/>
                        </pic:nvPicPr>
                        <pic:blipFill>
                          <a:blip r:embed="rId33"/>
                          <a:stretch>
                            <a:fillRect/>
                          </a:stretch>
                        </pic:blipFill>
                        <pic:spPr>
                          <a:xfrm>
                            <a:off x="1707210" y="0"/>
                            <a:ext cx="30480" cy="6097"/>
                          </a:xfrm>
                          <a:prstGeom prst="rect">
                            <a:avLst/>
                          </a:prstGeom>
                        </pic:spPr>
                      </pic:pic>
                      <pic:pic xmlns:pic="http://schemas.openxmlformats.org/drawingml/2006/picture">
                        <pic:nvPicPr>
                          <pic:cNvPr id="4797" name="Picture 4797"/>
                          <pic:cNvPicPr/>
                        </pic:nvPicPr>
                        <pic:blipFill>
                          <a:blip r:embed="rId33"/>
                          <a:stretch>
                            <a:fillRect/>
                          </a:stretch>
                        </pic:blipFill>
                        <pic:spPr>
                          <a:xfrm>
                            <a:off x="1737690" y="0"/>
                            <a:ext cx="30480" cy="6097"/>
                          </a:xfrm>
                          <a:prstGeom prst="rect">
                            <a:avLst/>
                          </a:prstGeom>
                        </pic:spPr>
                      </pic:pic>
                      <pic:pic xmlns:pic="http://schemas.openxmlformats.org/drawingml/2006/picture">
                        <pic:nvPicPr>
                          <pic:cNvPr id="4799" name="Picture 4799"/>
                          <pic:cNvPicPr/>
                        </pic:nvPicPr>
                        <pic:blipFill>
                          <a:blip r:embed="rId33"/>
                          <a:stretch>
                            <a:fillRect/>
                          </a:stretch>
                        </pic:blipFill>
                        <pic:spPr>
                          <a:xfrm>
                            <a:off x="1768170" y="0"/>
                            <a:ext cx="30480" cy="6097"/>
                          </a:xfrm>
                          <a:prstGeom prst="rect">
                            <a:avLst/>
                          </a:prstGeom>
                        </pic:spPr>
                      </pic:pic>
                      <pic:pic xmlns:pic="http://schemas.openxmlformats.org/drawingml/2006/picture">
                        <pic:nvPicPr>
                          <pic:cNvPr id="4801" name="Picture 4801"/>
                          <pic:cNvPicPr/>
                        </pic:nvPicPr>
                        <pic:blipFill>
                          <a:blip r:embed="rId33"/>
                          <a:stretch>
                            <a:fillRect/>
                          </a:stretch>
                        </pic:blipFill>
                        <pic:spPr>
                          <a:xfrm>
                            <a:off x="1798650" y="0"/>
                            <a:ext cx="30480" cy="6097"/>
                          </a:xfrm>
                          <a:prstGeom prst="rect">
                            <a:avLst/>
                          </a:prstGeom>
                        </pic:spPr>
                      </pic:pic>
                      <pic:pic xmlns:pic="http://schemas.openxmlformats.org/drawingml/2006/picture">
                        <pic:nvPicPr>
                          <pic:cNvPr id="4803" name="Picture 4803"/>
                          <pic:cNvPicPr/>
                        </pic:nvPicPr>
                        <pic:blipFill>
                          <a:blip r:embed="rId33"/>
                          <a:stretch>
                            <a:fillRect/>
                          </a:stretch>
                        </pic:blipFill>
                        <pic:spPr>
                          <a:xfrm>
                            <a:off x="1829130" y="0"/>
                            <a:ext cx="30480" cy="6097"/>
                          </a:xfrm>
                          <a:prstGeom prst="rect">
                            <a:avLst/>
                          </a:prstGeom>
                        </pic:spPr>
                      </pic:pic>
                      <pic:pic xmlns:pic="http://schemas.openxmlformats.org/drawingml/2006/picture">
                        <pic:nvPicPr>
                          <pic:cNvPr id="4805" name="Picture 4805"/>
                          <pic:cNvPicPr/>
                        </pic:nvPicPr>
                        <pic:blipFill>
                          <a:blip r:embed="rId33"/>
                          <a:stretch>
                            <a:fillRect/>
                          </a:stretch>
                        </pic:blipFill>
                        <pic:spPr>
                          <a:xfrm>
                            <a:off x="1859610" y="0"/>
                            <a:ext cx="30480" cy="6097"/>
                          </a:xfrm>
                          <a:prstGeom prst="rect">
                            <a:avLst/>
                          </a:prstGeom>
                        </pic:spPr>
                      </pic:pic>
                      <pic:pic xmlns:pic="http://schemas.openxmlformats.org/drawingml/2006/picture">
                        <pic:nvPicPr>
                          <pic:cNvPr id="4807" name="Picture 4807"/>
                          <pic:cNvPicPr/>
                        </pic:nvPicPr>
                        <pic:blipFill>
                          <a:blip r:embed="rId33"/>
                          <a:stretch>
                            <a:fillRect/>
                          </a:stretch>
                        </pic:blipFill>
                        <pic:spPr>
                          <a:xfrm>
                            <a:off x="1890090" y="0"/>
                            <a:ext cx="30480" cy="6097"/>
                          </a:xfrm>
                          <a:prstGeom prst="rect">
                            <a:avLst/>
                          </a:prstGeom>
                        </pic:spPr>
                      </pic:pic>
                      <pic:pic xmlns:pic="http://schemas.openxmlformats.org/drawingml/2006/picture">
                        <pic:nvPicPr>
                          <pic:cNvPr id="4809" name="Picture 4809"/>
                          <pic:cNvPicPr/>
                        </pic:nvPicPr>
                        <pic:blipFill>
                          <a:blip r:embed="rId33"/>
                          <a:stretch>
                            <a:fillRect/>
                          </a:stretch>
                        </pic:blipFill>
                        <pic:spPr>
                          <a:xfrm>
                            <a:off x="1920570" y="0"/>
                            <a:ext cx="30480" cy="6097"/>
                          </a:xfrm>
                          <a:prstGeom prst="rect">
                            <a:avLst/>
                          </a:prstGeom>
                        </pic:spPr>
                      </pic:pic>
                      <pic:pic xmlns:pic="http://schemas.openxmlformats.org/drawingml/2006/picture">
                        <pic:nvPicPr>
                          <pic:cNvPr id="4811" name="Picture 4811"/>
                          <pic:cNvPicPr/>
                        </pic:nvPicPr>
                        <pic:blipFill>
                          <a:blip r:embed="rId33"/>
                          <a:stretch>
                            <a:fillRect/>
                          </a:stretch>
                        </pic:blipFill>
                        <pic:spPr>
                          <a:xfrm>
                            <a:off x="1951050" y="0"/>
                            <a:ext cx="30480" cy="6097"/>
                          </a:xfrm>
                          <a:prstGeom prst="rect">
                            <a:avLst/>
                          </a:prstGeom>
                        </pic:spPr>
                      </pic:pic>
                      <pic:pic xmlns:pic="http://schemas.openxmlformats.org/drawingml/2006/picture">
                        <pic:nvPicPr>
                          <pic:cNvPr id="4813" name="Picture 4813"/>
                          <pic:cNvPicPr/>
                        </pic:nvPicPr>
                        <pic:blipFill>
                          <a:blip r:embed="rId33"/>
                          <a:stretch>
                            <a:fillRect/>
                          </a:stretch>
                        </pic:blipFill>
                        <pic:spPr>
                          <a:xfrm>
                            <a:off x="1981530" y="0"/>
                            <a:ext cx="30480" cy="6097"/>
                          </a:xfrm>
                          <a:prstGeom prst="rect">
                            <a:avLst/>
                          </a:prstGeom>
                        </pic:spPr>
                      </pic:pic>
                      <pic:pic xmlns:pic="http://schemas.openxmlformats.org/drawingml/2006/picture">
                        <pic:nvPicPr>
                          <pic:cNvPr id="4815" name="Picture 4815"/>
                          <pic:cNvPicPr/>
                        </pic:nvPicPr>
                        <pic:blipFill>
                          <a:blip r:embed="rId33"/>
                          <a:stretch>
                            <a:fillRect/>
                          </a:stretch>
                        </pic:blipFill>
                        <pic:spPr>
                          <a:xfrm>
                            <a:off x="2012010" y="0"/>
                            <a:ext cx="30480" cy="6097"/>
                          </a:xfrm>
                          <a:prstGeom prst="rect">
                            <a:avLst/>
                          </a:prstGeom>
                        </pic:spPr>
                      </pic:pic>
                      <pic:pic xmlns:pic="http://schemas.openxmlformats.org/drawingml/2006/picture">
                        <pic:nvPicPr>
                          <pic:cNvPr id="4817" name="Picture 4817"/>
                          <pic:cNvPicPr/>
                        </pic:nvPicPr>
                        <pic:blipFill>
                          <a:blip r:embed="rId33"/>
                          <a:stretch>
                            <a:fillRect/>
                          </a:stretch>
                        </pic:blipFill>
                        <pic:spPr>
                          <a:xfrm>
                            <a:off x="2042490" y="0"/>
                            <a:ext cx="30480" cy="6097"/>
                          </a:xfrm>
                          <a:prstGeom prst="rect">
                            <a:avLst/>
                          </a:prstGeom>
                        </pic:spPr>
                      </pic:pic>
                      <pic:pic xmlns:pic="http://schemas.openxmlformats.org/drawingml/2006/picture">
                        <pic:nvPicPr>
                          <pic:cNvPr id="4819" name="Picture 4819"/>
                          <pic:cNvPicPr/>
                        </pic:nvPicPr>
                        <pic:blipFill>
                          <a:blip r:embed="rId33"/>
                          <a:stretch>
                            <a:fillRect/>
                          </a:stretch>
                        </pic:blipFill>
                        <pic:spPr>
                          <a:xfrm>
                            <a:off x="2072970" y="0"/>
                            <a:ext cx="30480" cy="6097"/>
                          </a:xfrm>
                          <a:prstGeom prst="rect">
                            <a:avLst/>
                          </a:prstGeom>
                        </pic:spPr>
                      </pic:pic>
                      <pic:pic xmlns:pic="http://schemas.openxmlformats.org/drawingml/2006/picture">
                        <pic:nvPicPr>
                          <pic:cNvPr id="4821" name="Picture 4821"/>
                          <pic:cNvPicPr/>
                        </pic:nvPicPr>
                        <pic:blipFill>
                          <a:blip r:embed="rId33"/>
                          <a:stretch>
                            <a:fillRect/>
                          </a:stretch>
                        </pic:blipFill>
                        <pic:spPr>
                          <a:xfrm>
                            <a:off x="2103450" y="0"/>
                            <a:ext cx="30480" cy="6097"/>
                          </a:xfrm>
                          <a:prstGeom prst="rect">
                            <a:avLst/>
                          </a:prstGeom>
                        </pic:spPr>
                      </pic:pic>
                      <pic:pic xmlns:pic="http://schemas.openxmlformats.org/drawingml/2006/picture">
                        <pic:nvPicPr>
                          <pic:cNvPr id="4823" name="Picture 4823"/>
                          <pic:cNvPicPr/>
                        </pic:nvPicPr>
                        <pic:blipFill>
                          <a:blip r:embed="rId33"/>
                          <a:stretch>
                            <a:fillRect/>
                          </a:stretch>
                        </pic:blipFill>
                        <pic:spPr>
                          <a:xfrm>
                            <a:off x="2133930" y="0"/>
                            <a:ext cx="30480" cy="6097"/>
                          </a:xfrm>
                          <a:prstGeom prst="rect">
                            <a:avLst/>
                          </a:prstGeom>
                        </pic:spPr>
                      </pic:pic>
                      <pic:pic xmlns:pic="http://schemas.openxmlformats.org/drawingml/2006/picture">
                        <pic:nvPicPr>
                          <pic:cNvPr id="4825" name="Picture 4825"/>
                          <pic:cNvPicPr/>
                        </pic:nvPicPr>
                        <pic:blipFill>
                          <a:blip r:embed="rId33"/>
                          <a:stretch>
                            <a:fillRect/>
                          </a:stretch>
                        </pic:blipFill>
                        <pic:spPr>
                          <a:xfrm>
                            <a:off x="2164410" y="0"/>
                            <a:ext cx="30480" cy="6097"/>
                          </a:xfrm>
                          <a:prstGeom prst="rect">
                            <a:avLst/>
                          </a:prstGeom>
                        </pic:spPr>
                      </pic:pic>
                      <pic:pic xmlns:pic="http://schemas.openxmlformats.org/drawingml/2006/picture">
                        <pic:nvPicPr>
                          <pic:cNvPr id="4827" name="Picture 4827"/>
                          <pic:cNvPicPr/>
                        </pic:nvPicPr>
                        <pic:blipFill>
                          <a:blip r:embed="rId33"/>
                          <a:stretch>
                            <a:fillRect/>
                          </a:stretch>
                        </pic:blipFill>
                        <pic:spPr>
                          <a:xfrm>
                            <a:off x="2194890" y="0"/>
                            <a:ext cx="30480" cy="6097"/>
                          </a:xfrm>
                          <a:prstGeom prst="rect">
                            <a:avLst/>
                          </a:prstGeom>
                        </pic:spPr>
                      </pic:pic>
                      <pic:pic xmlns:pic="http://schemas.openxmlformats.org/drawingml/2006/picture">
                        <pic:nvPicPr>
                          <pic:cNvPr id="4829" name="Picture 4829"/>
                          <pic:cNvPicPr/>
                        </pic:nvPicPr>
                        <pic:blipFill>
                          <a:blip r:embed="rId33"/>
                          <a:stretch>
                            <a:fillRect/>
                          </a:stretch>
                        </pic:blipFill>
                        <pic:spPr>
                          <a:xfrm>
                            <a:off x="2225370" y="0"/>
                            <a:ext cx="30480" cy="6097"/>
                          </a:xfrm>
                          <a:prstGeom prst="rect">
                            <a:avLst/>
                          </a:prstGeom>
                        </pic:spPr>
                      </pic:pic>
                      <pic:pic xmlns:pic="http://schemas.openxmlformats.org/drawingml/2006/picture">
                        <pic:nvPicPr>
                          <pic:cNvPr id="4831" name="Picture 4831"/>
                          <pic:cNvPicPr/>
                        </pic:nvPicPr>
                        <pic:blipFill>
                          <a:blip r:embed="rId33"/>
                          <a:stretch>
                            <a:fillRect/>
                          </a:stretch>
                        </pic:blipFill>
                        <pic:spPr>
                          <a:xfrm>
                            <a:off x="2255850" y="0"/>
                            <a:ext cx="30480" cy="6097"/>
                          </a:xfrm>
                          <a:prstGeom prst="rect">
                            <a:avLst/>
                          </a:prstGeom>
                        </pic:spPr>
                      </pic:pic>
                      <pic:pic xmlns:pic="http://schemas.openxmlformats.org/drawingml/2006/picture">
                        <pic:nvPicPr>
                          <pic:cNvPr id="4833" name="Picture 4833"/>
                          <pic:cNvPicPr/>
                        </pic:nvPicPr>
                        <pic:blipFill>
                          <a:blip r:embed="rId33"/>
                          <a:stretch>
                            <a:fillRect/>
                          </a:stretch>
                        </pic:blipFill>
                        <pic:spPr>
                          <a:xfrm>
                            <a:off x="2286330" y="0"/>
                            <a:ext cx="30480" cy="6097"/>
                          </a:xfrm>
                          <a:prstGeom prst="rect">
                            <a:avLst/>
                          </a:prstGeom>
                        </pic:spPr>
                      </pic:pic>
                      <pic:pic xmlns:pic="http://schemas.openxmlformats.org/drawingml/2006/picture">
                        <pic:nvPicPr>
                          <pic:cNvPr id="4835" name="Picture 4835"/>
                          <pic:cNvPicPr/>
                        </pic:nvPicPr>
                        <pic:blipFill>
                          <a:blip r:embed="rId33"/>
                          <a:stretch>
                            <a:fillRect/>
                          </a:stretch>
                        </pic:blipFill>
                        <pic:spPr>
                          <a:xfrm>
                            <a:off x="2316810" y="0"/>
                            <a:ext cx="30480" cy="6097"/>
                          </a:xfrm>
                          <a:prstGeom prst="rect">
                            <a:avLst/>
                          </a:prstGeom>
                        </pic:spPr>
                      </pic:pic>
                      <pic:pic xmlns:pic="http://schemas.openxmlformats.org/drawingml/2006/picture">
                        <pic:nvPicPr>
                          <pic:cNvPr id="4837" name="Picture 4837"/>
                          <pic:cNvPicPr/>
                        </pic:nvPicPr>
                        <pic:blipFill>
                          <a:blip r:embed="rId33"/>
                          <a:stretch>
                            <a:fillRect/>
                          </a:stretch>
                        </pic:blipFill>
                        <pic:spPr>
                          <a:xfrm>
                            <a:off x="2347290" y="0"/>
                            <a:ext cx="30480" cy="6097"/>
                          </a:xfrm>
                          <a:prstGeom prst="rect">
                            <a:avLst/>
                          </a:prstGeom>
                        </pic:spPr>
                      </pic:pic>
                      <pic:pic xmlns:pic="http://schemas.openxmlformats.org/drawingml/2006/picture">
                        <pic:nvPicPr>
                          <pic:cNvPr id="4839" name="Picture 4839"/>
                          <pic:cNvPicPr/>
                        </pic:nvPicPr>
                        <pic:blipFill>
                          <a:blip r:embed="rId33"/>
                          <a:stretch>
                            <a:fillRect/>
                          </a:stretch>
                        </pic:blipFill>
                        <pic:spPr>
                          <a:xfrm>
                            <a:off x="2377770" y="0"/>
                            <a:ext cx="30480" cy="6097"/>
                          </a:xfrm>
                          <a:prstGeom prst="rect">
                            <a:avLst/>
                          </a:prstGeom>
                        </pic:spPr>
                      </pic:pic>
                      <pic:pic xmlns:pic="http://schemas.openxmlformats.org/drawingml/2006/picture">
                        <pic:nvPicPr>
                          <pic:cNvPr id="4841" name="Picture 4841"/>
                          <pic:cNvPicPr/>
                        </pic:nvPicPr>
                        <pic:blipFill>
                          <a:blip r:embed="rId33"/>
                          <a:stretch>
                            <a:fillRect/>
                          </a:stretch>
                        </pic:blipFill>
                        <pic:spPr>
                          <a:xfrm>
                            <a:off x="2408250" y="0"/>
                            <a:ext cx="30480" cy="6097"/>
                          </a:xfrm>
                          <a:prstGeom prst="rect">
                            <a:avLst/>
                          </a:prstGeom>
                        </pic:spPr>
                      </pic:pic>
                      <pic:pic xmlns:pic="http://schemas.openxmlformats.org/drawingml/2006/picture">
                        <pic:nvPicPr>
                          <pic:cNvPr id="4843" name="Picture 4843"/>
                          <pic:cNvPicPr/>
                        </pic:nvPicPr>
                        <pic:blipFill>
                          <a:blip r:embed="rId33"/>
                          <a:stretch>
                            <a:fillRect/>
                          </a:stretch>
                        </pic:blipFill>
                        <pic:spPr>
                          <a:xfrm>
                            <a:off x="2438730" y="0"/>
                            <a:ext cx="30480" cy="6097"/>
                          </a:xfrm>
                          <a:prstGeom prst="rect">
                            <a:avLst/>
                          </a:prstGeom>
                        </pic:spPr>
                      </pic:pic>
                      <pic:pic xmlns:pic="http://schemas.openxmlformats.org/drawingml/2006/picture">
                        <pic:nvPicPr>
                          <pic:cNvPr id="4845" name="Picture 4845"/>
                          <pic:cNvPicPr/>
                        </pic:nvPicPr>
                        <pic:blipFill>
                          <a:blip r:embed="rId33"/>
                          <a:stretch>
                            <a:fillRect/>
                          </a:stretch>
                        </pic:blipFill>
                        <pic:spPr>
                          <a:xfrm>
                            <a:off x="2469210" y="0"/>
                            <a:ext cx="30480" cy="6097"/>
                          </a:xfrm>
                          <a:prstGeom prst="rect">
                            <a:avLst/>
                          </a:prstGeom>
                        </pic:spPr>
                      </pic:pic>
                      <pic:pic xmlns:pic="http://schemas.openxmlformats.org/drawingml/2006/picture">
                        <pic:nvPicPr>
                          <pic:cNvPr id="4847" name="Picture 4847"/>
                          <pic:cNvPicPr/>
                        </pic:nvPicPr>
                        <pic:blipFill>
                          <a:blip r:embed="rId33"/>
                          <a:stretch>
                            <a:fillRect/>
                          </a:stretch>
                        </pic:blipFill>
                        <pic:spPr>
                          <a:xfrm>
                            <a:off x="2499690" y="0"/>
                            <a:ext cx="30480" cy="6097"/>
                          </a:xfrm>
                          <a:prstGeom prst="rect">
                            <a:avLst/>
                          </a:prstGeom>
                        </pic:spPr>
                      </pic:pic>
                      <pic:pic xmlns:pic="http://schemas.openxmlformats.org/drawingml/2006/picture">
                        <pic:nvPicPr>
                          <pic:cNvPr id="4849" name="Picture 4849"/>
                          <pic:cNvPicPr/>
                        </pic:nvPicPr>
                        <pic:blipFill>
                          <a:blip r:embed="rId33"/>
                          <a:stretch>
                            <a:fillRect/>
                          </a:stretch>
                        </pic:blipFill>
                        <pic:spPr>
                          <a:xfrm>
                            <a:off x="2530170" y="0"/>
                            <a:ext cx="30480" cy="6097"/>
                          </a:xfrm>
                          <a:prstGeom prst="rect">
                            <a:avLst/>
                          </a:prstGeom>
                        </pic:spPr>
                      </pic:pic>
                      <pic:pic xmlns:pic="http://schemas.openxmlformats.org/drawingml/2006/picture">
                        <pic:nvPicPr>
                          <pic:cNvPr id="4851" name="Picture 4851"/>
                          <pic:cNvPicPr/>
                        </pic:nvPicPr>
                        <pic:blipFill>
                          <a:blip r:embed="rId33"/>
                          <a:stretch>
                            <a:fillRect/>
                          </a:stretch>
                        </pic:blipFill>
                        <pic:spPr>
                          <a:xfrm>
                            <a:off x="2560650" y="0"/>
                            <a:ext cx="30480" cy="6097"/>
                          </a:xfrm>
                          <a:prstGeom prst="rect">
                            <a:avLst/>
                          </a:prstGeom>
                        </pic:spPr>
                      </pic:pic>
                      <pic:pic xmlns:pic="http://schemas.openxmlformats.org/drawingml/2006/picture">
                        <pic:nvPicPr>
                          <pic:cNvPr id="4853" name="Picture 4853"/>
                          <pic:cNvPicPr/>
                        </pic:nvPicPr>
                        <pic:blipFill>
                          <a:blip r:embed="rId33"/>
                          <a:stretch>
                            <a:fillRect/>
                          </a:stretch>
                        </pic:blipFill>
                        <pic:spPr>
                          <a:xfrm>
                            <a:off x="2591130" y="0"/>
                            <a:ext cx="30480" cy="6097"/>
                          </a:xfrm>
                          <a:prstGeom prst="rect">
                            <a:avLst/>
                          </a:prstGeom>
                        </pic:spPr>
                      </pic:pic>
                      <pic:pic xmlns:pic="http://schemas.openxmlformats.org/drawingml/2006/picture">
                        <pic:nvPicPr>
                          <pic:cNvPr id="4855" name="Picture 4855"/>
                          <pic:cNvPicPr/>
                        </pic:nvPicPr>
                        <pic:blipFill>
                          <a:blip r:embed="rId33"/>
                          <a:stretch>
                            <a:fillRect/>
                          </a:stretch>
                        </pic:blipFill>
                        <pic:spPr>
                          <a:xfrm>
                            <a:off x="2621610" y="0"/>
                            <a:ext cx="30480" cy="6097"/>
                          </a:xfrm>
                          <a:prstGeom prst="rect">
                            <a:avLst/>
                          </a:prstGeom>
                        </pic:spPr>
                      </pic:pic>
                      <pic:pic xmlns:pic="http://schemas.openxmlformats.org/drawingml/2006/picture">
                        <pic:nvPicPr>
                          <pic:cNvPr id="4857" name="Picture 4857"/>
                          <pic:cNvPicPr/>
                        </pic:nvPicPr>
                        <pic:blipFill>
                          <a:blip r:embed="rId33"/>
                          <a:stretch>
                            <a:fillRect/>
                          </a:stretch>
                        </pic:blipFill>
                        <pic:spPr>
                          <a:xfrm>
                            <a:off x="2652090" y="0"/>
                            <a:ext cx="30480" cy="6097"/>
                          </a:xfrm>
                          <a:prstGeom prst="rect">
                            <a:avLst/>
                          </a:prstGeom>
                        </pic:spPr>
                      </pic:pic>
                      <pic:pic xmlns:pic="http://schemas.openxmlformats.org/drawingml/2006/picture">
                        <pic:nvPicPr>
                          <pic:cNvPr id="4859" name="Picture 4859"/>
                          <pic:cNvPicPr/>
                        </pic:nvPicPr>
                        <pic:blipFill>
                          <a:blip r:embed="rId33"/>
                          <a:stretch>
                            <a:fillRect/>
                          </a:stretch>
                        </pic:blipFill>
                        <pic:spPr>
                          <a:xfrm>
                            <a:off x="2682570" y="0"/>
                            <a:ext cx="30480" cy="6097"/>
                          </a:xfrm>
                          <a:prstGeom prst="rect">
                            <a:avLst/>
                          </a:prstGeom>
                        </pic:spPr>
                      </pic:pic>
                      <pic:pic xmlns:pic="http://schemas.openxmlformats.org/drawingml/2006/picture">
                        <pic:nvPicPr>
                          <pic:cNvPr id="4861" name="Picture 4861"/>
                          <pic:cNvPicPr/>
                        </pic:nvPicPr>
                        <pic:blipFill>
                          <a:blip r:embed="rId33"/>
                          <a:stretch>
                            <a:fillRect/>
                          </a:stretch>
                        </pic:blipFill>
                        <pic:spPr>
                          <a:xfrm>
                            <a:off x="2713050" y="0"/>
                            <a:ext cx="30480" cy="6097"/>
                          </a:xfrm>
                          <a:prstGeom prst="rect">
                            <a:avLst/>
                          </a:prstGeom>
                        </pic:spPr>
                      </pic:pic>
                      <pic:pic xmlns:pic="http://schemas.openxmlformats.org/drawingml/2006/picture">
                        <pic:nvPicPr>
                          <pic:cNvPr id="4863" name="Picture 4863"/>
                          <pic:cNvPicPr/>
                        </pic:nvPicPr>
                        <pic:blipFill>
                          <a:blip r:embed="rId33"/>
                          <a:stretch>
                            <a:fillRect/>
                          </a:stretch>
                        </pic:blipFill>
                        <pic:spPr>
                          <a:xfrm>
                            <a:off x="2743530" y="0"/>
                            <a:ext cx="30480" cy="6097"/>
                          </a:xfrm>
                          <a:prstGeom prst="rect">
                            <a:avLst/>
                          </a:prstGeom>
                        </pic:spPr>
                      </pic:pic>
                      <pic:pic xmlns:pic="http://schemas.openxmlformats.org/drawingml/2006/picture">
                        <pic:nvPicPr>
                          <pic:cNvPr id="4865" name="Picture 4865"/>
                          <pic:cNvPicPr/>
                        </pic:nvPicPr>
                        <pic:blipFill>
                          <a:blip r:embed="rId33"/>
                          <a:stretch>
                            <a:fillRect/>
                          </a:stretch>
                        </pic:blipFill>
                        <pic:spPr>
                          <a:xfrm>
                            <a:off x="2774010" y="0"/>
                            <a:ext cx="30480" cy="6097"/>
                          </a:xfrm>
                          <a:prstGeom prst="rect">
                            <a:avLst/>
                          </a:prstGeom>
                        </pic:spPr>
                      </pic:pic>
                      <pic:pic xmlns:pic="http://schemas.openxmlformats.org/drawingml/2006/picture">
                        <pic:nvPicPr>
                          <pic:cNvPr id="4867" name="Picture 4867"/>
                          <pic:cNvPicPr/>
                        </pic:nvPicPr>
                        <pic:blipFill>
                          <a:blip r:embed="rId33"/>
                          <a:stretch>
                            <a:fillRect/>
                          </a:stretch>
                        </pic:blipFill>
                        <pic:spPr>
                          <a:xfrm>
                            <a:off x="2804490" y="0"/>
                            <a:ext cx="30480" cy="6097"/>
                          </a:xfrm>
                          <a:prstGeom prst="rect">
                            <a:avLst/>
                          </a:prstGeom>
                        </pic:spPr>
                      </pic:pic>
                      <pic:pic xmlns:pic="http://schemas.openxmlformats.org/drawingml/2006/picture">
                        <pic:nvPicPr>
                          <pic:cNvPr id="4869" name="Picture 4869"/>
                          <pic:cNvPicPr/>
                        </pic:nvPicPr>
                        <pic:blipFill>
                          <a:blip r:embed="rId33"/>
                          <a:stretch>
                            <a:fillRect/>
                          </a:stretch>
                        </pic:blipFill>
                        <pic:spPr>
                          <a:xfrm>
                            <a:off x="2834970" y="0"/>
                            <a:ext cx="30480" cy="6097"/>
                          </a:xfrm>
                          <a:prstGeom prst="rect">
                            <a:avLst/>
                          </a:prstGeom>
                        </pic:spPr>
                      </pic:pic>
                      <pic:pic xmlns:pic="http://schemas.openxmlformats.org/drawingml/2006/picture">
                        <pic:nvPicPr>
                          <pic:cNvPr id="4871" name="Picture 4871"/>
                          <pic:cNvPicPr/>
                        </pic:nvPicPr>
                        <pic:blipFill>
                          <a:blip r:embed="rId33"/>
                          <a:stretch>
                            <a:fillRect/>
                          </a:stretch>
                        </pic:blipFill>
                        <pic:spPr>
                          <a:xfrm>
                            <a:off x="2865450" y="0"/>
                            <a:ext cx="30480" cy="6097"/>
                          </a:xfrm>
                          <a:prstGeom prst="rect">
                            <a:avLst/>
                          </a:prstGeom>
                        </pic:spPr>
                      </pic:pic>
                      <pic:pic xmlns:pic="http://schemas.openxmlformats.org/drawingml/2006/picture">
                        <pic:nvPicPr>
                          <pic:cNvPr id="4873" name="Picture 4873"/>
                          <pic:cNvPicPr/>
                        </pic:nvPicPr>
                        <pic:blipFill>
                          <a:blip r:embed="rId33"/>
                          <a:stretch>
                            <a:fillRect/>
                          </a:stretch>
                        </pic:blipFill>
                        <pic:spPr>
                          <a:xfrm>
                            <a:off x="2895930" y="0"/>
                            <a:ext cx="30785" cy="6097"/>
                          </a:xfrm>
                          <a:prstGeom prst="rect">
                            <a:avLst/>
                          </a:prstGeom>
                        </pic:spPr>
                      </pic:pic>
                      <pic:pic xmlns:pic="http://schemas.openxmlformats.org/drawingml/2006/picture">
                        <pic:nvPicPr>
                          <pic:cNvPr id="4875" name="Picture 4875"/>
                          <pic:cNvPicPr/>
                        </pic:nvPicPr>
                        <pic:blipFill>
                          <a:blip r:embed="rId33"/>
                          <a:stretch>
                            <a:fillRect/>
                          </a:stretch>
                        </pic:blipFill>
                        <pic:spPr>
                          <a:xfrm>
                            <a:off x="2926665" y="0"/>
                            <a:ext cx="30480" cy="6097"/>
                          </a:xfrm>
                          <a:prstGeom prst="rect">
                            <a:avLst/>
                          </a:prstGeom>
                        </pic:spPr>
                      </pic:pic>
                      <pic:pic xmlns:pic="http://schemas.openxmlformats.org/drawingml/2006/picture">
                        <pic:nvPicPr>
                          <pic:cNvPr id="4877" name="Picture 4877"/>
                          <pic:cNvPicPr/>
                        </pic:nvPicPr>
                        <pic:blipFill>
                          <a:blip r:embed="rId33"/>
                          <a:stretch>
                            <a:fillRect/>
                          </a:stretch>
                        </pic:blipFill>
                        <pic:spPr>
                          <a:xfrm>
                            <a:off x="2957144" y="0"/>
                            <a:ext cx="30480" cy="6097"/>
                          </a:xfrm>
                          <a:prstGeom prst="rect">
                            <a:avLst/>
                          </a:prstGeom>
                        </pic:spPr>
                      </pic:pic>
                      <pic:pic xmlns:pic="http://schemas.openxmlformats.org/drawingml/2006/picture">
                        <pic:nvPicPr>
                          <pic:cNvPr id="4879" name="Picture 4879"/>
                          <pic:cNvPicPr/>
                        </pic:nvPicPr>
                        <pic:blipFill>
                          <a:blip r:embed="rId33"/>
                          <a:stretch>
                            <a:fillRect/>
                          </a:stretch>
                        </pic:blipFill>
                        <pic:spPr>
                          <a:xfrm>
                            <a:off x="2987624" y="0"/>
                            <a:ext cx="30480" cy="6097"/>
                          </a:xfrm>
                          <a:prstGeom prst="rect">
                            <a:avLst/>
                          </a:prstGeom>
                        </pic:spPr>
                      </pic:pic>
                      <pic:pic xmlns:pic="http://schemas.openxmlformats.org/drawingml/2006/picture">
                        <pic:nvPicPr>
                          <pic:cNvPr id="4881" name="Picture 4881"/>
                          <pic:cNvPicPr/>
                        </pic:nvPicPr>
                        <pic:blipFill>
                          <a:blip r:embed="rId33"/>
                          <a:stretch>
                            <a:fillRect/>
                          </a:stretch>
                        </pic:blipFill>
                        <pic:spPr>
                          <a:xfrm>
                            <a:off x="3018104" y="0"/>
                            <a:ext cx="30480" cy="6097"/>
                          </a:xfrm>
                          <a:prstGeom prst="rect">
                            <a:avLst/>
                          </a:prstGeom>
                        </pic:spPr>
                      </pic:pic>
                      <pic:pic xmlns:pic="http://schemas.openxmlformats.org/drawingml/2006/picture">
                        <pic:nvPicPr>
                          <pic:cNvPr id="4883" name="Picture 4883"/>
                          <pic:cNvPicPr/>
                        </pic:nvPicPr>
                        <pic:blipFill>
                          <a:blip r:embed="rId33"/>
                          <a:stretch>
                            <a:fillRect/>
                          </a:stretch>
                        </pic:blipFill>
                        <pic:spPr>
                          <a:xfrm>
                            <a:off x="3048584" y="0"/>
                            <a:ext cx="30481" cy="6097"/>
                          </a:xfrm>
                          <a:prstGeom prst="rect">
                            <a:avLst/>
                          </a:prstGeom>
                        </pic:spPr>
                      </pic:pic>
                      <pic:pic xmlns:pic="http://schemas.openxmlformats.org/drawingml/2006/picture">
                        <pic:nvPicPr>
                          <pic:cNvPr id="4885" name="Picture 4885"/>
                          <pic:cNvPicPr/>
                        </pic:nvPicPr>
                        <pic:blipFill>
                          <a:blip r:embed="rId33"/>
                          <a:stretch>
                            <a:fillRect/>
                          </a:stretch>
                        </pic:blipFill>
                        <pic:spPr>
                          <a:xfrm>
                            <a:off x="3079065" y="0"/>
                            <a:ext cx="30480" cy="6097"/>
                          </a:xfrm>
                          <a:prstGeom prst="rect">
                            <a:avLst/>
                          </a:prstGeom>
                        </pic:spPr>
                      </pic:pic>
                      <pic:pic xmlns:pic="http://schemas.openxmlformats.org/drawingml/2006/picture">
                        <pic:nvPicPr>
                          <pic:cNvPr id="4887" name="Picture 4887"/>
                          <pic:cNvPicPr/>
                        </pic:nvPicPr>
                        <pic:blipFill>
                          <a:blip r:embed="rId33"/>
                          <a:stretch>
                            <a:fillRect/>
                          </a:stretch>
                        </pic:blipFill>
                        <pic:spPr>
                          <a:xfrm>
                            <a:off x="3109544" y="0"/>
                            <a:ext cx="30480" cy="6097"/>
                          </a:xfrm>
                          <a:prstGeom prst="rect">
                            <a:avLst/>
                          </a:prstGeom>
                        </pic:spPr>
                      </pic:pic>
                      <pic:pic xmlns:pic="http://schemas.openxmlformats.org/drawingml/2006/picture">
                        <pic:nvPicPr>
                          <pic:cNvPr id="4889" name="Picture 4889"/>
                          <pic:cNvPicPr/>
                        </pic:nvPicPr>
                        <pic:blipFill>
                          <a:blip r:embed="rId33"/>
                          <a:stretch>
                            <a:fillRect/>
                          </a:stretch>
                        </pic:blipFill>
                        <pic:spPr>
                          <a:xfrm>
                            <a:off x="3140024" y="0"/>
                            <a:ext cx="30480" cy="6097"/>
                          </a:xfrm>
                          <a:prstGeom prst="rect">
                            <a:avLst/>
                          </a:prstGeom>
                        </pic:spPr>
                      </pic:pic>
                      <pic:pic xmlns:pic="http://schemas.openxmlformats.org/drawingml/2006/picture">
                        <pic:nvPicPr>
                          <pic:cNvPr id="4891" name="Picture 4891"/>
                          <pic:cNvPicPr/>
                        </pic:nvPicPr>
                        <pic:blipFill>
                          <a:blip r:embed="rId33"/>
                          <a:stretch>
                            <a:fillRect/>
                          </a:stretch>
                        </pic:blipFill>
                        <pic:spPr>
                          <a:xfrm>
                            <a:off x="3170504" y="0"/>
                            <a:ext cx="30480" cy="6097"/>
                          </a:xfrm>
                          <a:prstGeom prst="rect">
                            <a:avLst/>
                          </a:prstGeom>
                        </pic:spPr>
                      </pic:pic>
                      <pic:pic xmlns:pic="http://schemas.openxmlformats.org/drawingml/2006/picture">
                        <pic:nvPicPr>
                          <pic:cNvPr id="4893" name="Picture 4893"/>
                          <pic:cNvPicPr/>
                        </pic:nvPicPr>
                        <pic:blipFill>
                          <a:blip r:embed="rId33"/>
                          <a:stretch>
                            <a:fillRect/>
                          </a:stretch>
                        </pic:blipFill>
                        <pic:spPr>
                          <a:xfrm>
                            <a:off x="3200984" y="0"/>
                            <a:ext cx="30480" cy="6097"/>
                          </a:xfrm>
                          <a:prstGeom prst="rect">
                            <a:avLst/>
                          </a:prstGeom>
                        </pic:spPr>
                      </pic:pic>
                      <pic:pic xmlns:pic="http://schemas.openxmlformats.org/drawingml/2006/picture">
                        <pic:nvPicPr>
                          <pic:cNvPr id="4895" name="Picture 4895"/>
                          <pic:cNvPicPr/>
                        </pic:nvPicPr>
                        <pic:blipFill>
                          <a:blip r:embed="rId33"/>
                          <a:stretch>
                            <a:fillRect/>
                          </a:stretch>
                        </pic:blipFill>
                        <pic:spPr>
                          <a:xfrm>
                            <a:off x="3231465" y="0"/>
                            <a:ext cx="30480" cy="6097"/>
                          </a:xfrm>
                          <a:prstGeom prst="rect">
                            <a:avLst/>
                          </a:prstGeom>
                        </pic:spPr>
                      </pic:pic>
                      <pic:pic xmlns:pic="http://schemas.openxmlformats.org/drawingml/2006/picture">
                        <pic:nvPicPr>
                          <pic:cNvPr id="4897" name="Picture 4897"/>
                          <pic:cNvPicPr/>
                        </pic:nvPicPr>
                        <pic:blipFill>
                          <a:blip r:embed="rId33"/>
                          <a:stretch>
                            <a:fillRect/>
                          </a:stretch>
                        </pic:blipFill>
                        <pic:spPr>
                          <a:xfrm>
                            <a:off x="3261944" y="0"/>
                            <a:ext cx="30480" cy="6097"/>
                          </a:xfrm>
                          <a:prstGeom prst="rect">
                            <a:avLst/>
                          </a:prstGeom>
                        </pic:spPr>
                      </pic:pic>
                      <pic:pic xmlns:pic="http://schemas.openxmlformats.org/drawingml/2006/picture">
                        <pic:nvPicPr>
                          <pic:cNvPr id="4899" name="Picture 4899"/>
                          <pic:cNvPicPr/>
                        </pic:nvPicPr>
                        <pic:blipFill>
                          <a:blip r:embed="rId33"/>
                          <a:stretch>
                            <a:fillRect/>
                          </a:stretch>
                        </pic:blipFill>
                        <pic:spPr>
                          <a:xfrm>
                            <a:off x="3292424" y="0"/>
                            <a:ext cx="30480" cy="6097"/>
                          </a:xfrm>
                          <a:prstGeom prst="rect">
                            <a:avLst/>
                          </a:prstGeom>
                        </pic:spPr>
                      </pic:pic>
                      <pic:pic xmlns:pic="http://schemas.openxmlformats.org/drawingml/2006/picture">
                        <pic:nvPicPr>
                          <pic:cNvPr id="4901" name="Picture 4901"/>
                          <pic:cNvPicPr/>
                        </pic:nvPicPr>
                        <pic:blipFill>
                          <a:blip r:embed="rId33"/>
                          <a:stretch>
                            <a:fillRect/>
                          </a:stretch>
                        </pic:blipFill>
                        <pic:spPr>
                          <a:xfrm>
                            <a:off x="3322904" y="0"/>
                            <a:ext cx="30480" cy="6097"/>
                          </a:xfrm>
                          <a:prstGeom prst="rect">
                            <a:avLst/>
                          </a:prstGeom>
                        </pic:spPr>
                      </pic:pic>
                      <pic:pic xmlns:pic="http://schemas.openxmlformats.org/drawingml/2006/picture">
                        <pic:nvPicPr>
                          <pic:cNvPr id="4903" name="Picture 4903"/>
                          <pic:cNvPicPr/>
                        </pic:nvPicPr>
                        <pic:blipFill>
                          <a:blip r:embed="rId33"/>
                          <a:stretch>
                            <a:fillRect/>
                          </a:stretch>
                        </pic:blipFill>
                        <pic:spPr>
                          <a:xfrm>
                            <a:off x="3353384" y="0"/>
                            <a:ext cx="30480" cy="6097"/>
                          </a:xfrm>
                          <a:prstGeom prst="rect">
                            <a:avLst/>
                          </a:prstGeom>
                        </pic:spPr>
                      </pic:pic>
                      <pic:pic xmlns:pic="http://schemas.openxmlformats.org/drawingml/2006/picture">
                        <pic:nvPicPr>
                          <pic:cNvPr id="4905" name="Picture 4905"/>
                          <pic:cNvPicPr/>
                        </pic:nvPicPr>
                        <pic:blipFill>
                          <a:blip r:embed="rId33"/>
                          <a:stretch>
                            <a:fillRect/>
                          </a:stretch>
                        </pic:blipFill>
                        <pic:spPr>
                          <a:xfrm>
                            <a:off x="3383865" y="0"/>
                            <a:ext cx="30480" cy="6097"/>
                          </a:xfrm>
                          <a:prstGeom prst="rect">
                            <a:avLst/>
                          </a:prstGeom>
                        </pic:spPr>
                      </pic:pic>
                      <pic:pic xmlns:pic="http://schemas.openxmlformats.org/drawingml/2006/picture">
                        <pic:nvPicPr>
                          <pic:cNvPr id="4907" name="Picture 4907"/>
                          <pic:cNvPicPr/>
                        </pic:nvPicPr>
                        <pic:blipFill>
                          <a:blip r:embed="rId33"/>
                          <a:stretch>
                            <a:fillRect/>
                          </a:stretch>
                        </pic:blipFill>
                        <pic:spPr>
                          <a:xfrm>
                            <a:off x="3414344" y="0"/>
                            <a:ext cx="30480" cy="6097"/>
                          </a:xfrm>
                          <a:prstGeom prst="rect">
                            <a:avLst/>
                          </a:prstGeom>
                        </pic:spPr>
                      </pic:pic>
                      <pic:pic xmlns:pic="http://schemas.openxmlformats.org/drawingml/2006/picture">
                        <pic:nvPicPr>
                          <pic:cNvPr id="4909" name="Picture 4909"/>
                          <pic:cNvPicPr/>
                        </pic:nvPicPr>
                        <pic:blipFill>
                          <a:blip r:embed="rId33"/>
                          <a:stretch>
                            <a:fillRect/>
                          </a:stretch>
                        </pic:blipFill>
                        <pic:spPr>
                          <a:xfrm>
                            <a:off x="3444824" y="0"/>
                            <a:ext cx="30480" cy="6097"/>
                          </a:xfrm>
                          <a:prstGeom prst="rect">
                            <a:avLst/>
                          </a:prstGeom>
                        </pic:spPr>
                      </pic:pic>
                      <pic:pic xmlns:pic="http://schemas.openxmlformats.org/drawingml/2006/picture">
                        <pic:nvPicPr>
                          <pic:cNvPr id="4911" name="Picture 4911"/>
                          <pic:cNvPicPr/>
                        </pic:nvPicPr>
                        <pic:blipFill>
                          <a:blip r:embed="rId33"/>
                          <a:stretch>
                            <a:fillRect/>
                          </a:stretch>
                        </pic:blipFill>
                        <pic:spPr>
                          <a:xfrm>
                            <a:off x="3475304" y="0"/>
                            <a:ext cx="30480" cy="6097"/>
                          </a:xfrm>
                          <a:prstGeom prst="rect">
                            <a:avLst/>
                          </a:prstGeom>
                        </pic:spPr>
                      </pic:pic>
                      <pic:pic xmlns:pic="http://schemas.openxmlformats.org/drawingml/2006/picture">
                        <pic:nvPicPr>
                          <pic:cNvPr id="4913" name="Picture 4913"/>
                          <pic:cNvPicPr/>
                        </pic:nvPicPr>
                        <pic:blipFill>
                          <a:blip r:embed="rId33"/>
                          <a:stretch>
                            <a:fillRect/>
                          </a:stretch>
                        </pic:blipFill>
                        <pic:spPr>
                          <a:xfrm>
                            <a:off x="3505784" y="0"/>
                            <a:ext cx="30481" cy="6097"/>
                          </a:xfrm>
                          <a:prstGeom prst="rect">
                            <a:avLst/>
                          </a:prstGeom>
                        </pic:spPr>
                      </pic:pic>
                      <pic:pic xmlns:pic="http://schemas.openxmlformats.org/drawingml/2006/picture">
                        <pic:nvPicPr>
                          <pic:cNvPr id="4915" name="Picture 4915"/>
                          <pic:cNvPicPr/>
                        </pic:nvPicPr>
                        <pic:blipFill>
                          <a:blip r:embed="rId33"/>
                          <a:stretch>
                            <a:fillRect/>
                          </a:stretch>
                        </pic:blipFill>
                        <pic:spPr>
                          <a:xfrm>
                            <a:off x="3536265" y="0"/>
                            <a:ext cx="30480" cy="6097"/>
                          </a:xfrm>
                          <a:prstGeom prst="rect">
                            <a:avLst/>
                          </a:prstGeom>
                        </pic:spPr>
                      </pic:pic>
                      <pic:pic xmlns:pic="http://schemas.openxmlformats.org/drawingml/2006/picture">
                        <pic:nvPicPr>
                          <pic:cNvPr id="4917" name="Picture 4917"/>
                          <pic:cNvPicPr/>
                        </pic:nvPicPr>
                        <pic:blipFill>
                          <a:blip r:embed="rId33"/>
                          <a:stretch>
                            <a:fillRect/>
                          </a:stretch>
                        </pic:blipFill>
                        <pic:spPr>
                          <a:xfrm>
                            <a:off x="3566744" y="0"/>
                            <a:ext cx="30480" cy="6097"/>
                          </a:xfrm>
                          <a:prstGeom prst="rect">
                            <a:avLst/>
                          </a:prstGeom>
                        </pic:spPr>
                      </pic:pic>
                      <pic:pic xmlns:pic="http://schemas.openxmlformats.org/drawingml/2006/picture">
                        <pic:nvPicPr>
                          <pic:cNvPr id="4919" name="Picture 4919"/>
                          <pic:cNvPicPr/>
                        </pic:nvPicPr>
                        <pic:blipFill>
                          <a:blip r:embed="rId33"/>
                          <a:stretch>
                            <a:fillRect/>
                          </a:stretch>
                        </pic:blipFill>
                        <pic:spPr>
                          <a:xfrm>
                            <a:off x="3597224" y="0"/>
                            <a:ext cx="30480" cy="6097"/>
                          </a:xfrm>
                          <a:prstGeom prst="rect">
                            <a:avLst/>
                          </a:prstGeom>
                        </pic:spPr>
                      </pic:pic>
                      <pic:pic xmlns:pic="http://schemas.openxmlformats.org/drawingml/2006/picture">
                        <pic:nvPicPr>
                          <pic:cNvPr id="4921" name="Picture 4921"/>
                          <pic:cNvPicPr/>
                        </pic:nvPicPr>
                        <pic:blipFill>
                          <a:blip r:embed="rId33"/>
                          <a:stretch>
                            <a:fillRect/>
                          </a:stretch>
                        </pic:blipFill>
                        <pic:spPr>
                          <a:xfrm>
                            <a:off x="3627704" y="0"/>
                            <a:ext cx="30480" cy="6097"/>
                          </a:xfrm>
                          <a:prstGeom prst="rect">
                            <a:avLst/>
                          </a:prstGeom>
                        </pic:spPr>
                      </pic:pic>
                      <pic:pic xmlns:pic="http://schemas.openxmlformats.org/drawingml/2006/picture">
                        <pic:nvPicPr>
                          <pic:cNvPr id="4923" name="Picture 4923"/>
                          <pic:cNvPicPr/>
                        </pic:nvPicPr>
                        <pic:blipFill>
                          <a:blip r:embed="rId33"/>
                          <a:stretch>
                            <a:fillRect/>
                          </a:stretch>
                        </pic:blipFill>
                        <pic:spPr>
                          <a:xfrm>
                            <a:off x="3658184" y="0"/>
                            <a:ext cx="30480" cy="6097"/>
                          </a:xfrm>
                          <a:prstGeom prst="rect">
                            <a:avLst/>
                          </a:prstGeom>
                        </pic:spPr>
                      </pic:pic>
                      <pic:pic xmlns:pic="http://schemas.openxmlformats.org/drawingml/2006/picture">
                        <pic:nvPicPr>
                          <pic:cNvPr id="4925" name="Picture 4925"/>
                          <pic:cNvPicPr/>
                        </pic:nvPicPr>
                        <pic:blipFill>
                          <a:blip r:embed="rId33"/>
                          <a:stretch>
                            <a:fillRect/>
                          </a:stretch>
                        </pic:blipFill>
                        <pic:spPr>
                          <a:xfrm>
                            <a:off x="3688665" y="0"/>
                            <a:ext cx="30480" cy="6097"/>
                          </a:xfrm>
                          <a:prstGeom prst="rect">
                            <a:avLst/>
                          </a:prstGeom>
                        </pic:spPr>
                      </pic:pic>
                      <pic:pic xmlns:pic="http://schemas.openxmlformats.org/drawingml/2006/picture">
                        <pic:nvPicPr>
                          <pic:cNvPr id="4927" name="Picture 4927"/>
                          <pic:cNvPicPr/>
                        </pic:nvPicPr>
                        <pic:blipFill>
                          <a:blip r:embed="rId33"/>
                          <a:stretch>
                            <a:fillRect/>
                          </a:stretch>
                        </pic:blipFill>
                        <pic:spPr>
                          <a:xfrm>
                            <a:off x="3719144" y="0"/>
                            <a:ext cx="30480" cy="6097"/>
                          </a:xfrm>
                          <a:prstGeom prst="rect">
                            <a:avLst/>
                          </a:prstGeom>
                        </pic:spPr>
                      </pic:pic>
                      <pic:pic xmlns:pic="http://schemas.openxmlformats.org/drawingml/2006/picture">
                        <pic:nvPicPr>
                          <pic:cNvPr id="4929" name="Picture 4929"/>
                          <pic:cNvPicPr/>
                        </pic:nvPicPr>
                        <pic:blipFill>
                          <a:blip r:embed="rId33"/>
                          <a:stretch>
                            <a:fillRect/>
                          </a:stretch>
                        </pic:blipFill>
                        <pic:spPr>
                          <a:xfrm>
                            <a:off x="3749624" y="0"/>
                            <a:ext cx="30480" cy="6097"/>
                          </a:xfrm>
                          <a:prstGeom prst="rect">
                            <a:avLst/>
                          </a:prstGeom>
                        </pic:spPr>
                      </pic:pic>
                      <pic:pic xmlns:pic="http://schemas.openxmlformats.org/drawingml/2006/picture">
                        <pic:nvPicPr>
                          <pic:cNvPr id="4931" name="Picture 4931"/>
                          <pic:cNvPicPr/>
                        </pic:nvPicPr>
                        <pic:blipFill>
                          <a:blip r:embed="rId33"/>
                          <a:stretch>
                            <a:fillRect/>
                          </a:stretch>
                        </pic:blipFill>
                        <pic:spPr>
                          <a:xfrm>
                            <a:off x="3780104" y="0"/>
                            <a:ext cx="30480" cy="6097"/>
                          </a:xfrm>
                          <a:prstGeom prst="rect">
                            <a:avLst/>
                          </a:prstGeom>
                        </pic:spPr>
                      </pic:pic>
                      <pic:pic xmlns:pic="http://schemas.openxmlformats.org/drawingml/2006/picture">
                        <pic:nvPicPr>
                          <pic:cNvPr id="4933" name="Picture 4933"/>
                          <pic:cNvPicPr/>
                        </pic:nvPicPr>
                        <pic:blipFill>
                          <a:blip r:embed="rId33"/>
                          <a:stretch>
                            <a:fillRect/>
                          </a:stretch>
                        </pic:blipFill>
                        <pic:spPr>
                          <a:xfrm>
                            <a:off x="3810584" y="0"/>
                            <a:ext cx="30480" cy="6097"/>
                          </a:xfrm>
                          <a:prstGeom prst="rect">
                            <a:avLst/>
                          </a:prstGeom>
                        </pic:spPr>
                      </pic:pic>
                      <pic:pic xmlns:pic="http://schemas.openxmlformats.org/drawingml/2006/picture">
                        <pic:nvPicPr>
                          <pic:cNvPr id="4935" name="Picture 4935"/>
                          <pic:cNvPicPr/>
                        </pic:nvPicPr>
                        <pic:blipFill>
                          <a:blip r:embed="rId33"/>
                          <a:stretch>
                            <a:fillRect/>
                          </a:stretch>
                        </pic:blipFill>
                        <pic:spPr>
                          <a:xfrm>
                            <a:off x="3841065" y="0"/>
                            <a:ext cx="30480" cy="6097"/>
                          </a:xfrm>
                          <a:prstGeom prst="rect">
                            <a:avLst/>
                          </a:prstGeom>
                        </pic:spPr>
                      </pic:pic>
                      <pic:pic xmlns:pic="http://schemas.openxmlformats.org/drawingml/2006/picture">
                        <pic:nvPicPr>
                          <pic:cNvPr id="4937" name="Picture 4937"/>
                          <pic:cNvPicPr/>
                        </pic:nvPicPr>
                        <pic:blipFill>
                          <a:blip r:embed="rId33"/>
                          <a:stretch>
                            <a:fillRect/>
                          </a:stretch>
                        </pic:blipFill>
                        <pic:spPr>
                          <a:xfrm>
                            <a:off x="3871544" y="0"/>
                            <a:ext cx="30480" cy="6097"/>
                          </a:xfrm>
                          <a:prstGeom prst="rect">
                            <a:avLst/>
                          </a:prstGeom>
                        </pic:spPr>
                      </pic:pic>
                      <pic:pic xmlns:pic="http://schemas.openxmlformats.org/drawingml/2006/picture">
                        <pic:nvPicPr>
                          <pic:cNvPr id="4939" name="Picture 4939"/>
                          <pic:cNvPicPr/>
                        </pic:nvPicPr>
                        <pic:blipFill>
                          <a:blip r:embed="rId33"/>
                          <a:stretch>
                            <a:fillRect/>
                          </a:stretch>
                        </pic:blipFill>
                        <pic:spPr>
                          <a:xfrm>
                            <a:off x="3902024" y="0"/>
                            <a:ext cx="30480" cy="6097"/>
                          </a:xfrm>
                          <a:prstGeom prst="rect">
                            <a:avLst/>
                          </a:prstGeom>
                        </pic:spPr>
                      </pic:pic>
                      <pic:pic xmlns:pic="http://schemas.openxmlformats.org/drawingml/2006/picture">
                        <pic:nvPicPr>
                          <pic:cNvPr id="4941" name="Picture 4941"/>
                          <pic:cNvPicPr/>
                        </pic:nvPicPr>
                        <pic:blipFill>
                          <a:blip r:embed="rId33"/>
                          <a:stretch>
                            <a:fillRect/>
                          </a:stretch>
                        </pic:blipFill>
                        <pic:spPr>
                          <a:xfrm>
                            <a:off x="3932504" y="0"/>
                            <a:ext cx="30480" cy="6097"/>
                          </a:xfrm>
                          <a:prstGeom prst="rect">
                            <a:avLst/>
                          </a:prstGeom>
                        </pic:spPr>
                      </pic:pic>
                      <pic:pic xmlns:pic="http://schemas.openxmlformats.org/drawingml/2006/picture">
                        <pic:nvPicPr>
                          <pic:cNvPr id="4943" name="Picture 4943"/>
                          <pic:cNvPicPr/>
                        </pic:nvPicPr>
                        <pic:blipFill>
                          <a:blip r:embed="rId33"/>
                          <a:stretch>
                            <a:fillRect/>
                          </a:stretch>
                        </pic:blipFill>
                        <pic:spPr>
                          <a:xfrm>
                            <a:off x="3962984" y="0"/>
                            <a:ext cx="30481" cy="6097"/>
                          </a:xfrm>
                          <a:prstGeom prst="rect">
                            <a:avLst/>
                          </a:prstGeom>
                        </pic:spPr>
                      </pic:pic>
                      <pic:pic xmlns:pic="http://schemas.openxmlformats.org/drawingml/2006/picture">
                        <pic:nvPicPr>
                          <pic:cNvPr id="4945" name="Picture 4945"/>
                          <pic:cNvPicPr/>
                        </pic:nvPicPr>
                        <pic:blipFill>
                          <a:blip r:embed="rId33"/>
                          <a:stretch>
                            <a:fillRect/>
                          </a:stretch>
                        </pic:blipFill>
                        <pic:spPr>
                          <a:xfrm>
                            <a:off x="3993465" y="0"/>
                            <a:ext cx="30480" cy="6097"/>
                          </a:xfrm>
                          <a:prstGeom prst="rect">
                            <a:avLst/>
                          </a:prstGeom>
                        </pic:spPr>
                      </pic:pic>
                      <pic:pic xmlns:pic="http://schemas.openxmlformats.org/drawingml/2006/picture">
                        <pic:nvPicPr>
                          <pic:cNvPr id="4947" name="Picture 4947"/>
                          <pic:cNvPicPr/>
                        </pic:nvPicPr>
                        <pic:blipFill>
                          <a:blip r:embed="rId33"/>
                          <a:stretch>
                            <a:fillRect/>
                          </a:stretch>
                        </pic:blipFill>
                        <pic:spPr>
                          <a:xfrm>
                            <a:off x="4023944" y="0"/>
                            <a:ext cx="30480" cy="6097"/>
                          </a:xfrm>
                          <a:prstGeom prst="rect">
                            <a:avLst/>
                          </a:prstGeom>
                        </pic:spPr>
                      </pic:pic>
                      <pic:pic xmlns:pic="http://schemas.openxmlformats.org/drawingml/2006/picture">
                        <pic:nvPicPr>
                          <pic:cNvPr id="4949" name="Picture 4949"/>
                          <pic:cNvPicPr/>
                        </pic:nvPicPr>
                        <pic:blipFill>
                          <a:blip r:embed="rId33"/>
                          <a:stretch>
                            <a:fillRect/>
                          </a:stretch>
                        </pic:blipFill>
                        <pic:spPr>
                          <a:xfrm>
                            <a:off x="4054424" y="0"/>
                            <a:ext cx="30480" cy="6097"/>
                          </a:xfrm>
                          <a:prstGeom prst="rect">
                            <a:avLst/>
                          </a:prstGeom>
                        </pic:spPr>
                      </pic:pic>
                      <pic:pic xmlns:pic="http://schemas.openxmlformats.org/drawingml/2006/picture">
                        <pic:nvPicPr>
                          <pic:cNvPr id="4951" name="Picture 4951"/>
                          <pic:cNvPicPr/>
                        </pic:nvPicPr>
                        <pic:blipFill>
                          <a:blip r:embed="rId33"/>
                          <a:stretch>
                            <a:fillRect/>
                          </a:stretch>
                        </pic:blipFill>
                        <pic:spPr>
                          <a:xfrm>
                            <a:off x="4084904" y="0"/>
                            <a:ext cx="30480" cy="6097"/>
                          </a:xfrm>
                          <a:prstGeom prst="rect">
                            <a:avLst/>
                          </a:prstGeom>
                        </pic:spPr>
                      </pic:pic>
                      <pic:pic xmlns:pic="http://schemas.openxmlformats.org/drawingml/2006/picture">
                        <pic:nvPicPr>
                          <pic:cNvPr id="4953" name="Picture 4953"/>
                          <pic:cNvPicPr/>
                        </pic:nvPicPr>
                        <pic:blipFill>
                          <a:blip r:embed="rId33"/>
                          <a:stretch>
                            <a:fillRect/>
                          </a:stretch>
                        </pic:blipFill>
                        <pic:spPr>
                          <a:xfrm>
                            <a:off x="4115384" y="0"/>
                            <a:ext cx="30480" cy="6097"/>
                          </a:xfrm>
                          <a:prstGeom prst="rect">
                            <a:avLst/>
                          </a:prstGeom>
                        </pic:spPr>
                      </pic:pic>
                      <pic:pic xmlns:pic="http://schemas.openxmlformats.org/drawingml/2006/picture">
                        <pic:nvPicPr>
                          <pic:cNvPr id="4955" name="Picture 4955"/>
                          <pic:cNvPicPr/>
                        </pic:nvPicPr>
                        <pic:blipFill>
                          <a:blip r:embed="rId33"/>
                          <a:stretch>
                            <a:fillRect/>
                          </a:stretch>
                        </pic:blipFill>
                        <pic:spPr>
                          <a:xfrm>
                            <a:off x="4145865" y="0"/>
                            <a:ext cx="30480" cy="6097"/>
                          </a:xfrm>
                          <a:prstGeom prst="rect">
                            <a:avLst/>
                          </a:prstGeom>
                        </pic:spPr>
                      </pic:pic>
                      <pic:pic xmlns:pic="http://schemas.openxmlformats.org/drawingml/2006/picture">
                        <pic:nvPicPr>
                          <pic:cNvPr id="4957" name="Picture 4957"/>
                          <pic:cNvPicPr/>
                        </pic:nvPicPr>
                        <pic:blipFill>
                          <a:blip r:embed="rId33"/>
                          <a:stretch>
                            <a:fillRect/>
                          </a:stretch>
                        </pic:blipFill>
                        <pic:spPr>
                          <a:xfrm>
                            <a:off x="4176344" y="0"/>
                            <a:ext cx="30480" cy="6097"/>
                          </a:xfrm>
                          <a:prstGeom prst="rect">
                            <a:avLst/>
                          </a:prstGeom>
                        </pic:spPr>
                      </pic:pic>
                      <pic:pic xmlns:pic="http://schemas.openxmlformats.org/drawingml/2006/picture">
                        <pic:nvPicPr>
                          <pic:cNvPr id="4959" name="Picture 4959"/>
                          <pic:cNvPicPr/>
                        </pic:nvPicPr>
                        <pic:blipFill>
                          <a:blip r:embed="rId33"/>
                          <a:stretch>
                            <a:fillRect/>
                          </a:stretch>
                        </pic:blipFill>
                        <pic:spPr>
                          <a:xfrm>
                            <a:off x="4206824" y="0"/>
                            <a:ext cx="30480" cy="6097"/>
                          </a:xfrm>
                          <a:prstGeom prst="rect">
                            <a:avLst/>
                          </a:prstGeom>
                        </pic:spPr>
                      </pic:pic>
                      <pic:pic xmlns:pic="http://schemas.openxmlformats.org/drawingml/2006/picture">
                        <pic:nvPicPr>
                          <pic:cNvPr id="4961" name="Picture 4961"/>
                          <pic:cNvPicPr/>
                        </pic:nvPicPr>
                        <pic:blipFill>
                          <a:blip r:embed="rId33"/>
                          <a:stretch>
                            <a:fillRect/>
                          </a:stretch>
                        </pic:blipFill>
                        <pic:spPr>
                          <a:xfrm>
                            <a:off x="4237304" y="0"/>
                            <a:ext cx="30480" cy="6097"/>
                          </a:xfrm>
                          <a:prstGeom prst="rect">
                            <a:avLst/>
                          </a:prstGeom>
                        </pic:spPr>
                      </pic:pic>
                      <pic:pic xmlns:pic="http://schemas.openxmlformats.org/drawingml/2006/picture">
                        <pic:nvPicPr>
                          <pic:cNvPr id="4963" name="Picture 4963"/>
                          <pic:cNvPicPr/>
                        </pic:nvPicPr>
                        <pic:blipFill>
                          <a:blip r:embed="rId33"/>
                          <a:stretch>
                            <a:fillRect/>
                          </a:stretch>
                        </pic:blipFill>
                        <pic:spPr>
                          <a:xfrm>
                            <a:off x="4267784" y="0"/>
                            <a:ext cx="30480" cy="6097"/>
                          </a:xfrm>
                          <a:prstGeom prst="rect">
                            <a:avLst/>
                          </a:prstGeom>
                        </pic:spPr>
                      </pic:pic>
                      <pic:pic xmlns:pic="http://schemas.openxmlformats.org/drawingml/2006/picture">
                        <pic:nvPicPr>
                          <pic:cNvPr id="4965" name="Picture 4965"/>
                          <pic:cNvPicPr/>
                        </pic:nvPicPr>
                        <pic:blipFill>
                          <a:blip r:embed="rId33"/>
                          <a:stretch>
                            <a:fillRect/>
                          </a:stretch>
                        </pic:blipFill>
                        <pic:spPr>
                          <a:xfrm>
                            <a:off x="4298265" y="0"/>
                            <a:ext cx="30480" cy="6097"/>
                          </a:xfrm>
                          <a:prstGeom prst="rect">
                            <a:avLst/>
                          </a:prstGeom>
                        </pic:spPr>
                      </pic:pic>
                      <pic:pic xmlns:pic="http://schemas.openxmlformats.org/drawingml/2006/picture">
                        <pic:nvPicPr>
                          <pic:cNvPr id="4967" name="Picture 4967"/>
                          <pic:cNvPicPr/>
                        </pic:nvPicPr>
                        <pic:blipFill>
                          <a:blip r:embed="rId33"/>
                          <a:stretch>
                            <a:fillRect/>
                          </a:stretch>
                        </pic:blipFill>
                        <pic:spPr>
                          <a:xfrm>
                            <a:off x="4328745" y="0"/>
                            <a:ext cx="30480" cy="6097"/>
                          </a:xfrm>
                          <a:prstGeom prst="rect">
                            <a:avLst/>
                          </a:prstGeom>
                        </pic:spPr>
                      </pic:pic>
                      <pic:pic xmlns:pic="http://schemas.openxmlformats.org/drawingml/2006/picture">
                        <pic:nvPicPr>
                          <pic:cNvPr id="4969" name="Picture 4969"/>
                          <pic:cNvPicPr/>
                        </pic:nvPicPr>
                        <pic:blipFill>
                          <a:blip r:embed="rId33"/>
                          <a:stretch>
                            <a:fillRect/>
                          </a:stretch>
                        </pic:blipFill>
                        <pic:spPr>
                          <a:xfrm>
                            <a:off x="4359224" y="0"/>
                            <a:ext cx="30480" cy="6097"/>
                          </a:xfrm>
                          <a:prstGeom prst="rect">
                            <a:avLst/>
                          </a:prstGeom>
                        </pic:spPr>
                      </pic:pic>
                      <pic:pic xmlns:pic="http://schemas.openxmlformats.org/drawingml/2006/picture">
                        <pic:nvPicPr>
                          <pic:cNvPr id="4971" name="Picture 4971"/>
                          <pic:cNvPicPr/>
                        </pic:nvPicPr>
                        <pic:blipFill>
                          <a:blip r:embed="rId33"/>
                          <a:stretch>
                            <a:fillRect/>
                          </a:stretch>
                        </pic:blipFill>
                        <pic:spPr>
                          <a:xfrm>
                            <a:off x="4389704" y="0"/>
                            <a:ext cx="30785" cy="6097"/>
                          </a:xfrm>
                          <a:prstGeom prst="rect">
                            <a:avLst/>
                          </a:prstGeom>
                        </pic:spPr>
                      </pic:pic>
                      <pic:pic xmlns:pic="http://schemas.openxmlformats.org/drawingml/2006/picture">
                        <pic:nvPicPr>
                          <pic:cNvPr id="4973" name="Picture 4973"/>
                          <pic:cNvPicPr/>
                        </pic:nvPicPr>
                        <pic:blipFill>
                          <a:blip r:embed="rId33"/>
                          <a:stretch>
                            <a:fillRect/>
                          </a:stretch>
                        </pic:blipFill>
                        <pic:spPr>
                          <a:xfrm>
                            <a:off x="4420565" y="0"/>
                            <a:ext cx="30480" cy="6097"/>
                          </a:xfrm>
                          <a:prstGeom prst="rect">
                            <a:avLst/>
                          </a:prstGeom>
                        </pic:spPr>
                      </pic:pic>
                      <pic:pic xmlns:pic="http://schemas.openxmlformats.org/drawingml/2006/picture">
                        <pic:nvPicPr>
                          <pic:cNvPr id="4975" name="Picture 4975"/>
                          <pic:cNvPicPr/>
                        </pic:nvPicPr>
                        <pic:blipFill>
                          <a:blip r:embed="rId33"/>
                          <a:stretch>
                            <a:fillRect/>
                          </a:stretch>
                        </pic:blipFill>
                        <pic:spPr>
                          <a:xfrm>
                            <a:off x="4451046" y="0"/>
                            <a:ext cx="30480" cy="6097"/>
                          </a:xfrm>
                          <a:prstGeom prst="rect">
                            <a:avLst/>
                          </a:prstGeom>
                        </pic:spPr>
                      </pic:pic>
                      <pic:pic xmlns:pic="http://schemas.openxmlformats.org/drawingml/2006/picture">
                        <pic:nvPicPr>
                          <pic:cNvPr id="4977" name="Picture 4977"/>
                          <pic:cNvPicPr/>
                        </pic:nvPicPr>
                        <pic:blipFill>
                          <a:blip r:embed="rId33"/>
                          <a:stretch>
                            <a:fillRect/>
                          </a:stretch>
                        </pic:blipFill>
                        <pic:spPr>
                          <a:xfrm>
                            <a:off x="4481526" y="0"/>
                            <a:ext cx="30480" cy="6097"/>
                          </a:xfrm>
                          <a:prstGeom prst="rect">
                            <a:avLst/>
                          </a:prstGeom>
                        </pic:spPr>
                      </pic:pic>
                      <pic:pic xmlns:pic="http://schemas.openxmlformats.org/drawingml/2006/picture">
                        <pic:nvPicPr>
                          <pic:cNvPr id="4979" name="Picture 4979"/>
                          <pic:cNvPicPr/>
                        </pic:nvPicPr>
                        <pic:blipFill>
                          <a:blip r:embed="rId33"/>
                          <a:stretch>
                            <a:fillRect/>
                          </a:stretch>
                        </pic:blipFill>
                        <pic:spPr>
                          <a:xfrm>
                            <a:off x="4512005" y="0"/>
                            <a:ext cx="30480" cy="6097"/>
                          </a:xfrm>
                          <a:prstGeom prst="rect">
                            <a:avLst/>
                          </a:prstGeom>
                        </pic:spPr>
                      </pic:pic>
                      <pic:pic xmlns:pic="http://schemas.openxmlformats.org/drawingml/2006/picture">
                        <pic:nvPicPr>
                          <pic:cNvPr id="4981" name="Picture 4981"/>
                          <pic:cNvPicPr/>
                        </pic:nvPicPr>
                        <pic:blipFill>
                          <a:blip r:embed="rId33"/>
                          <a:stretch>
                            <a:fillRect/>
                          </a:stretch>
                        </pic:blipFill>
                        <pic:spPr>
                          <a:xfrm>
                            <a:off x="4542485" y="0"/>
                            <a:ext cx="30480" cy="6097"/>
                          </a:xfrm>
                          <a:prstGeom prst="rect">
                            <a:avLst/>
                          </a:prstGeom>
                        </pic:spPr>
                      </pic:pic>
                      <pic:pic xmlns:pic="http://schemas.openxmlformats.org/drawingml/2006/picture">
                        <pic:nvPicPr>
                          <pic:cNvPr id="4983" name="Picture 4983"/>
                          <pic:cNvPicPr/>
                        </pic:nvPicPr>
                        <pic:blipFill>
                          <a:blip r:embed="rId33"/>
                          <a:stretch>
                            <a:fillRect/>
                          </a:stretch>
                        </pic:blipFill>
                        <pic:spPr>
                          <a:xfrm>
                            <a:off x="4572965" y="0"/>
                            <a:ext cx="30480" cy="6097"/>
                          </a:xfrm>
                          <a:prstGeom prst="rect">
                            <a:avLst/>
                          </a:prstGeom>
                        </pic:spPr>
                      </pic:pic>
                      <pic:pic xmlns:pic="http://schemas.openxmlformats.org/drawingml/2006/picture">
                        <pic:nvPicPr>
                          <pic:cNvPr id="4985" name="Picture 4985"/>
                          <pic:cNvPicPr/>
                        </pic:nvPicPr>
                        <pic:blipFill>
                          <a:blip r:embed="rId33"/>
                          <a:stretch>
                            <a:fillRect/>
                          </a:stretch>
                        </pic:blipFill>
                        <pic:spPr>
                          <a:xfrm>
                            <a:off x="4603446" y="0"/>
                            <a:ext cx="30480" cy="6097"/>
                          </a:xfrm>
                          <a:prstGeom prst="rect">
                            <a:avLst/>
                          </a:prstGeom>
                        </pic:spPr>
                      </pic:pic>
                      <pic:pic xmlns:pic="http://schemas.openxmlformats.org/drawingml/2006/picture">
                        <pic:nvPicPr>
                          <pic:cNvPr id="4987" name="Picture 4987"/>
                          <pic:cNvPicPr/>
                        </pic:nvPicPr>
                        <pic:blipFill>
                          <a:blip r:embed="rId33"/>
                          <a:stretch>
                            <a:fillRect/>
                          </a:stretch>
                        </pic:blipFill>
                        <pic:spPr>
                          <a:xfrm>
                            <a:off x="4633926" y="0"/>
                            <a:ext cx="30480" cy="6097"/>
                          </a:xfrm>
                          <a:prstGeom prst="rect">
                            <a:avLst/>
                          </a:prstGeom>
                        </pic:spPr>
                      </pic:pic>
                      <pic:pic xmlns:pic="http://schemas.openxmlformats.org/drawingml/2006/picture">
                        <pic:nvPicPr>
                          <pic:cNvPr id="4989" name="Picture 4989"/>
                          <pic:cNvPicPr/>
                        </pic:nvPicPr>
                        <pic:blipFill>
                          <a:blip r:embed="rId33"/>
                          <a:stretch>
                            <a:fillRect/>
                          </a:stretch>
                        </pic:blipFill>
                        <pic:spPr>
                          <a:xfrm>
                            <a:off x="4664405" y="0"/>
                            <a:ext cx="30480" cy="6097"/>
                          </a:xfrm>
                          <a:prstGeom prst="rect">
                            <a:avLst/>
                          </a:prstGeom>
                        </pic:spPr>
                      </pic:pic>
                      <pic:pic xmlns:pic="http://schemas.openxmlformats.org/drawingml/2006/picture">
                        <pic:nvPicPr>
                          <pic:cNvPr id="4991" name="Picture 4991"/>
                          <pic:cNvPicPr/>
                        </pic:nvPicPr>
                        <pic:blipFill>
                          <a:blip r:embed="rId33"/>
                          <a:stretch>
                            <a:fillRect/>
                          </a:stretch>
                        </pic:blipFill>
                        <pic:spPr>
                          <a:xfrm>
                            <a:off x="4694885" y="0"/>
                            <a:ext cx="30480" cy="6097"/>
                          </a:xfrm>
                          <a:prstGeom prst="rect">
                            <a:avLst/>
                          </a:prstGeom>
                        </pic:spPr>
                      </pic:pic>
                      <pic:pic xmlns:pic="http://schemas.openxmlformats.org/drawingml/2006/picture">
                        <pic:nvPicPr>
                          <pic:cNvPr id="4993" name="Picture 4993"/>
                          <pic:cNvPicPr/>
                        </pic:nvPicPr>
                        <pic:blipFill>
                          <a:blip r:embed="rId33"/>
                          <a:stretch>
                            <a:fillRect/>
                          </a:stretch>
                        </pic:blipFill>
                        <pic:spPr>
                          <a:xfrm>
                            <a:off x="4725365" y="0"/>
                            <a:ext cx="30480" cy="6097"/>
                          </a:xfrm>
                          <a:prstGeom prst="rect">
                            <a:avLst/>
                          </a:prstGeom>
                        </pic:spPr>
                      </pic:pic>
                      <pic:pic xmlns:pic="http://schemas.openxmlformats.org/drawingml/2006/picture">
                        <pic:nvPicPr>
                          <pic:cNvPr id="4995" name="Picture 4995"/>
                          <pic:cNvPicPr/>
                        </pic:nvPicPr>
                        <pic:blipFill>
                          <a:blip r:embed="rId33"/>
                          <a:stretch>
                            <a:fillRect/>
                          </a:stretch>
                        </pic:blipFill>
                        <pic:spPr>
                          <a:xfrm>
                            <a:off x="4755846" y="0"/>
                            <a:ext cx="30480" cy="6097"/>
                          </a:xfrm>
                          <a:prstGeom prst="rect">
                            <a:avLst/>
                          </a:prstGeom>
                        </pic:spPr>
                      </pic:pic>
                      <pic:pic xmlns:pic="http://schemas.openxmlformats.org/drawingml/2006/picture">
                        <pic:nvPicPr>
                          <pic:cNvPr id="4997" name="Picture 4997"/>
                          <pic:cNvPicPr/>
                        </pic:nvPicPr>
                        <pic:blipFill>
                          <a:blip r:embed="rId33"/>
                          <a:stretch>
                            <a:fillRect/>
                          </a:stretch>
                        </pic:blipFill>
                        <pic:spPr>
                          <a:xfrm>
                            <a:off x="4786326" y="0"/>
                            <a:ext cx="30480" cy="6097"/>
                          </a:xfrm>
                          <a:prstGeom prst="rect">
                            <a:avLst/>
                          </a:prstGeom>
                        </pic:spPr>
                      </pic:pic>
                      <pic:pic xmlns:pic="http://schemas.openxmlformats.org/drawingml/2006/picture">
                        <pic:nvPicPr>
                          <pic:cNvPr id="4999" name="Picture 4999"/>
                          <pic:cNvPicPr/>
                        </pic:nvPicPr>
                        <pic:blipFill>
                          <a:blip r:embed="rId33"/>
                          <a:stretch>
                            <a:fillRect/>
                          </a:stretch>
                        </pic:blipFill>
                        <pic:spPr>
                          <a:xfrm>
                            <a:off x="4816805" y="0"/>
                            <a:ext cx="30480" cy="6097"/>
                          </a:xfrm>
                          <a:prstGeom prst="rect">
                            <a:avLst/>
                          </a:prstGeom>
                        </pic:spPr>
                      </pic:pic>
                      <pic:pic xmlns:pic="http://schemas.openxmlformats.org/drawingml/2006/picture">
                        <pic:nvPicPr>
                          <pic:cNvPr id="5001" name="Picture 5001"/>
                          <pic:cNvPicPr/>
                        </pic:nvPicPr>
                        <pic:blipFill>
                          <a:blip r:embed="rId33"/>
                          <a:stretch>
                            <a:fillRect/>
                          </a:stretch>
                        </pic:blipFill>
                        <pic:spPr>
                          <a:xfrm>
                            <a:off x="4847285" y="0"/>
                            <a:ext cx="30480" cy="6097"/>
                          </a:xfrm>
                          <a:prstGeom prst="rect">
                            <a:avLst/>
                          </a:prstGeom>
                        </pic:spPr>
                      </pic:pic>
                      <pic:pic xmlns:pic="http://schemas.openxmlformats.org/drawingml/2006/picture">
                        <pic:nvPicPr>
                          <pic:cNvPr id="5003" name="Picture 5003"/>
                          <pic:cNvPicPr/>
                        </pic:nvPicPr>
                        <pic:blipFill>
                          <a:blip r:embed="rId33"/>
                          <a:stretch>
                            <a:fillRect/>
                          </a:stretch>
                        </pic:blipFill>
                        <pic:spPr>
                          <a:xfrm>
                            <a:off x="4877765" y="0"/>
                            <a:ext cx="30480" cy="6097"/>
                          </a:xfrm>
                          <a:prstGeom prst="rect">
                            <a:avLst/>
                          </a:prstGeom>
                        </pic:spPr>
                      </pic:pic>
                      <pic:pic xmlns:pic="http://schemas.openxmlformats.org/drawingml/2006/picture">
                        <pic:nvPicPr>
                          <pic:cNvPr id="5005" name="Picture 5005"/>
                          <pic:cNvPicPr/>
                        </pic:nvPicPr>
                        <pic:blipFill>
                          <a:blip r:embed="rId33"/>
                          <a:stretch>
                            <a:fillRect/>
                          </a:stretch>
                        </pic:blipFill>
                        <pic:spPr>
                          <a:xfrm>
                            <a:off x="4908246" y="0"/>
                            <a:ext cx="30480" cy="6097"/>
                          </a:xfrm>
                          <a:prstGeom prst="rect">
                            <a:avLst/>
                          </a:prstGeom>
                        </pic:spPr>
                      </pic:pic>
                      <pic:pic xmlns:pic="http://schemas.openxmlformats.org/drawingml/2006/picture">
                        <pic:nvPicPr>
                          <pic:cNvPr id="5007" name="Picture 5007"/>
                          <pic:cNvPicPr/>
                        </pic:nvPicPr>
                        <pic:blipFill>
                          <a:blip r:embed="rId33"/>
                          <a:stretch>
                            <a:fillRect/>
                          </a:stretch>
                        </pic:blipFill>
                        <pic:spPr>
                          <a:xfrm>
                            <a:off x="4938726" y="0"/>
                            <a:ext cx="30480" cy="6097"/>
                          </a:xfrm>
                          <a:prstGeom prst="rect">
                            <a:avLst/>
                          </a:prstGeom>
                        </pic:spPr>
                      </pic:pic>
                      <pic:pic xmlns:pic="http://schemas.openxmlformats.org/drawingml/2006/picture">
                        <pic:nvPicPr>
                          <pic:cNvPr id="5009" name="Picture 5009"/>
                          <pic:cNvPicPr/>
                        </pic:nvPicPr>
                        <pic:blipFill>
                          <a:blip r:embed="rId33"/>
                          <a:stretch>
                            <a:fillRect/>
                          </a:stretch>
                        </pic:blipFill>
                        <pic:spPr>
                          <a:xfrm>
                            <a:off x="4969205" y="0"/>
                            <a:ext cx="30480" cy="6097"/>
                          </a:xfrm>
                          <a:prstGeom prst="rect">
                            <a:avLst/>
                          </a:prstGeom>
                        </pic:spPr>
                      </pic:pic>
                      <pic:pic xmlns:pic="http://schemas.openxmlformats.org/drawingml/2006/picture">
                        <pic:nvPicPr>
                          <pic:cNvPr id="5011" name="Picture 5011"/>
                          <pic:cNvPicPr/>
                        </pic:nvPicPr>
                        <pic:blipFill>
                          <a:blip r:embed="rId33"/>
                          <a:stretch>
                            <a:fillRect/>
                          </a:stretch>
                        </pic:blipFill>
                        <pic:spPr>
                          <a:xfrm>
                            <a:off x="4999685" y="0"/>
                            <a:ext cx="30480" cy="6097"/>
                          </a:xfrm>
                          <a:prstGeom prst="rect">
                            <a:avLst/>
                          </a:prstGeom>
                        </pic:spPr>
                      </pic:pic>
                      <pic:pic xmlns:pic="http://schemas.openxmlformats.org/drawingml/2006/picture">
                        <pic:nvPicPr>
                          <pic:cNvPr id="5013" name="Picture 5013"/>
                          <pic:cNvPicPr/>
                        </pic:nvPicPr>
                        <pic:blipFill>
                          <a:blip r:embed="rId33"/>
                          <a:stretch>
                            <a:fillRect/>
                          </a:stretch>
                        </pic:blipFill>
                        <pic:spPr>
                          <a:xfrm>
                            <a:off x="5030165" y="0"/>
                            <a:ext cx="30480" cy="6097"/>
                          </a:xfrm>
                          <a:prstGeom prst="rect">
                            <a:avLst/>
                          </a:prstGeom>
                        </pic:spPr>
                      </pic:pic>
                      <pic:pic xmlns:pic="http://schemas.openxmlformats.org/drawingml/2006/picture">
                        <pic:nvPicPr>
                          <pic:cNvPr id="5015" name="Picture 5015"/>
                          <pic:cNvPicPr/>
                        </pic:nvPicPr>
                        <pic:blipFill>
                          <a:blip r:embed="rId33"/>
                          <a:stretch>
                            <a:fillRect/>
                          </a:stretch>
                        </pic:blipFill>
                        <pic:spPr>
                          <a:xfrm>
                            <a:off x="5060646" y="0"/>
                            <a:ext cx="30480" cy="6097"/>
                          </a:xfrm>
                          <a:prstGeom prst="rect">
                            <a:avLst/>
                          </a:prstGeom>
                        </pic:spPr>
                      </pic:pic>
                      <pic:pic xmlns:pic="http://schemas.openxmlformats.org/drawingml/2006/picture">
                        <pic:nvPicPr>
                          <pic:cNvPr id="5017" name="Picture 5017"/>
                          <pic:cNvPicPr/>
                        </pic:nvPicPr>
                        <pic:blipFill>
                          <a:blip r:embed="rId33"/>
                          <a:stretch>
                            <a:fillRect/>
                          </a:stretch>
                        </pic:blipFill>
                        <pic:spPr>
                          <a:xfrm>
                            <a:off x="5091126" y="0"/>
                            <a:ext cx="30480" cy="6097"/>
                          </a:xfrm>
                          <a:prstGeom prst="rect">
                            <a:avLst/>
                          </a:prstGeom>
                        </pic:spPr>
                      </pic:pic>
                      <pic:pic xmlns:pic="http://schemas.openxmlformats.org/drawingml/2006/picture">
                        <pic:nvPicPr>
                          <pic:cNvPr id="5019" name="Picture 5019"/>
                          <pic:cNvPicPr/>
                        </pic:nvPicPr>
                        <pic:blipFill>
                          <a:blip r:embed="rId33"/>
                          <a:stretch>
                            <a:fillRect/>
                          </a:stretch>
                        </pic:blipFill>
                        <pic:spPr>
                          <a:xfrm>
                            <a:off x="5121605" y="0"/>
                            <a:ext cx="30480" cy="6097"/>
                          </a:xfrm>
                          <a:prstGeom prst="rect">
                            <a:avLst/>
                          </a:prstGeom>
                        </pic:spPr>
                      </pic:pic>
                      <pic:pic xmlns:pic="http://schemas.openxmlformats.org/drawingml/2006/picture">
                        <pic:nvPicPr>
                          <pic:cNvPr id="5021" name="Picture 5021"/>
                          <pic:cNvPicPr/>
                        </pic:nvPicPr>
                        <pic:blipFill>
                          <a:blip r:embed="rId33"/>
                          <a:stretch>
                            <a:fillRect/>
                          </a:stretch>
                        </pic:blipFill>
                        <pic:spPr>
                          <a:xfrm>
                            <a:off x="5152085" y="0"/>
                            <a:ext cx="30480" cy="6097"/>
                          </a:xfrm>
                          <a:prstGeom prst="rect">
                            <a:avLst/>
                          </a:prstGeom>
                        </pic:spPr>
                      </pic:pic>
                      <pic:pic xmlns:pic="http://schemas.openxmlformats.org/drawingml/2006/picture">
                        <pic:nvPicPr>
                          <pic:cNvPr id="5023" name="Picture 5023"/>
                          <pic:cNvPicPr/>
                        </pic:nvPicPr>
                        <pic:blipFill>
                          <a:blip r:embed="rId33"/>
                          <a:stretch>
                            <a:fillRect/>
                          </a:stretch>
                        </pic:blipFill>
                        <pic:spPr>
                          <a:xfrm>
                            <a:off x="5182565" y="0"/>
                            <a:ext cx="30480" cy="6097"/>
                          </a:xfrm>
                          <a:prstGeom prst="rect">
                            <a:avLst/>
                          </a:prstGeom>
                        </pic:spPr>
                      </pic:pic>
                      <pic:pic xmlns:pic="http://schemas.openxmlformats.org/drawingml/2006/picture">
                        <pic:nvPicPr>
                          <pic:cNvPr id="5025" name="Picture 5025"/>
                          <pic:cNvPicPr/>
                        </pic:nvPicPr>
                        <pic:blipFill>
                          <a:blip r:embed="rId33"/>
                          <a:stretch>
                            <a:fillRect/>
                          </a:stretch>
                        </pic:blipFill>
                        <pic:spPr>
                          <a:xfrm>
                            <a:off x="5213046" y="0"/>
                            <a:ext cx="30480" cy="6097"/>
                          </a:xfrm>
                          <a:prstGeom prst="rect">
                            <a:avLst/>
                          </a:prstGeom>
                        </pic:spPr>
                      </pic:pic>
                      <pic:pic xmlns:pic="http://schemas.openxmlformats.org/drawingml/2006/picture">
                        <pic:nvPicPr>
                          <pic:cNvPr id="5027" name="Picture 5027"/>
                          <pic:cNvPicPr/>
                        </pic:nvPicPr>
                        <pic:blipFill>
                          <a:blip r:embed="rId33"/>
                          <a:stretch>
                            <a:fillRect/>
                          </a:stretch>
                        </pic:blipFill>
                        <pic:spPr>
                          <a:xfrm>
                            <a:off x="5243526" y="0"/>
                            <a:ext cx="30480" cy="6097"/>
                          </a:xfrm>
                          <a:prstGeom prst="rect">
                            <a:avLst/>
                          </a:prstGeom>
                        </pic:spPr>
                      </pic:pic>
                      <pic:pic xmlns:pic="http://schemas.openxmlformats.org/drawingml/2006/picture">
                        <pic:nvPicPr>
                          <pic:cNvPr id="5029" name="Picture 5029"/>
                          <pic:cNvPicPr/>
                        </pic:nvPicPr>
                        <pic:blipFill>
                          <a:blip r:embed="rId33"/>
                          <a:stretch>
                            <a:fillRect/>
                          </a:stretch>
                        </pic:blipFill>
                        <pic:spPr>
                          <a:xfrm>
                            <a:off x="5274005" y="0"/>
                            <a:ext cx="30480" cy="6097"/>
                          </a:xfrm>
                          <a:prstGeom prst="rect">
                            <a:avLst/>
                          </a:prstGeom>
                        </pic:spPr>
                      </pic:pic>
                      <pic:pic xmlns:pic="http://schemas.openxmlformats.org/drawingml/2006/picture">
                        <pic:nvPicPr>
                          <pic:cNvPr id="5031" name="Picture 5031"/>
                          <pic:cNvPicPr/>
                        </pic:nvPicPr>
                        <pic:blipFill>
                          <a:blip r:embed="rId33"/>
                          <a:stretch>
                            <a:fillRect/>
                          </a:stretch>
                        </pic:blipFill>
                        <pic:spPr>
                          <a:xfrm>
                            <a:off x="5304485" y="0"/>
                            <a:ext cx="30480" cy="6097"/>
                          </a:xfrm>
                          <a:prstGeom prst="rect">
                            <a:avLst/>
                          </a:prstGeom>
                        </pic:spPr>
                      </pic:pic>
                      <pic:pic xmlns:pic="http://schemas.openxmlformats.org/drawingml/2006/picture">
                        <pic:nvPicPr>
                          <pic:cNvPr id="5033" name="Picture 5033"/>
                          <pic:cNvPicPr/>
                        </pic:nvPicPr>
                        <pic:blipFill>
                          <a:blip r:embed="rId33"/>
                          <a:stretch>
                            <a:fillRect/>
                          </a:stretch>
                        </pic:blipFill>
                        <pic:spPr>
                          <a:xfrm>
                            <a:off x="5334965" y="0"/>
                            <a:ext cx="30480" cy="6097"/>
                          </a:xfrm>
                          <a:prstGeom prst="rect">
                            <a:avLst/>
                          </a:prstGeom>
                        </pic:spPr>
                      </pic:pic>
                      <pic:pic xmlns:pic="http://schemas.openxmlformats.org/drawingml/2006/picture">
                        <pic:nvPicPr>
                          <pic:cNvPr id="5035" name="Picture 5035"/>
                          <pic:cNvPicPr/>
                        </pic:nvPicPr>
                        <pic:blipFill>
                          <a:blip r:embed="rId33"/>
                          <a:stretch>
                            <a:fillRect/>
                          </a:stretch>
                        </pic:blipFill>
                        <pic:spPr>
                          <a:xfrm>
                            <a:off x="5365446" y="0"/>
                            <a:ext cx="30480" cy="6097"/>
                          </a:xfrm>
                          <a:prstGeom prst="rect">
                            <a:avLst/>
                          </a:prstGeom>
                        </pic:spPr>
                      </pic:pic>
                      <pic:pic xmlns:pic="http://schemas.openxmlformats.org/drawingml/2006/picture">
                        <pic:nvPicPr>
                          <pic:cNvPr id="5037" name="Picture 5037"/>
                          <pic:cNvPicPr/>
                        </pic:nvPicPr>
                        <pic:blipFill>
                          <a:blip r:embed="rId33"/>
                          <a:stretch>
                            <a:fillRect/>
                          </a:stretch>
                        </pic:blipFill>
                        <pic:spPr>
                          <a:xfrm>
                            <a:off x="5395926" y="0"/>
                            <a:ext cx="30480" cy="6097"/>
                          </a:xfrm>
                          <a:prstGeom prst="rect">
                            <a:avLst/>
                          </a:prstGeom>
                        </pic:spPr>
                      </pic:pic>
                      <pic:pic xmlns:pic="http://schemas.openxmlformats.org/drawingml/2006/picture">
                        <pic:nvPicPr>
                          <pic:cNvPr id="5039" name="Picture 5039"/>
                          <pic:cNvPicPr/>
                        </pic:nvPicPr>
                        <pic:blipFill>
                          <a:blip r:embed="rId33"/>
                          <a:stretch>
                            <a:fillRect/>
                          </a:stretch>
                        </pic:blipFill>
                        <pic:spPr>
                          <a:xfrm>
                            <a:off x="5426405" y="0"/>
                            <a:ext cx="30480" cy="6097"/>
                          </a:xfrm>
                          <a:prstGeom prst="rect">
                            <a:avLst/>
                          </a:prstGeom>
                        </pic:spPr>
                      </pic:pic>
                      <pic:pic xmlns:pic="http://schemas.openxmlformats.org/drawingml/2006/picture">
                        <pic:nvPicPr>
                          <pic:cNvPr id="5041" name="Picture 5041"/>
                          <pic:cNvPicPr/>
                        </pic:nvPicPr>
                        <pic:blipFill>
                          <a:blip r:embed="rId33"/>
                          <a:stretch>
                            <a:fillRect/>
                          </a:stretch>
                        </pic:blipFill>
                        <pic:spPr>
                          <a:xfrm>
                            <a:off x="5456885" y="0"/>
                            <a:ext cx="30480" cy="6097"/>
                          </a:xfrm>
                          <a:prstGeom prst="rect">
                            <a:avLst/>
                          </a:prstGeom>
                        </pic:spPr>
                      </pic:pic>
                      <pic:pic xmlns:pic="http://schemas.openxmlformats.org/drawingml/2006/picture">
                        <pic:nvPicPr>
                          <pic:cNvPr id="5043" name="Picture 5043"/>
                          <pic:cNvPicPr/>
                        </pic:nvPicPr>
                        <pic:blipFill>
                          <a:blip r:embed="rId33"/>
                          <a:stretch>
                            <a:fillRect/>
                          </a:stretch>
                        </pic:blipFill>
                        <pic:spPr>
                          <a:xfrm>
                            <a:off x="5487365" y="0"/>
                            <a:ext cx="30480" cy="6097"/>
                          </a:xfrm>
                          <a:prstGeom prst="rect">
                            <a:avLst/>
                          </a:prstGeom>
                        </pic:spPr>
                      </pic:pic>
                      <pic:pic xmlns:pic="http://schemas.openxmlformats.org/drawingml/2006/picture">
                        <pic:nvPicPr>
                          <pic:cNvPr id="5045" name="Picture 5045"/>
                          <pic:cNvPicPr/>
                        </pic:nvPicPr>
                        <pic:blipFill>
                          <a:blip r:embed="rId33"/>
                          <a:stretch>
                            <a:fillRect/>
                          </a:stretch>
                        </pic:blipFill>
                        <pic:spPr>
                          <a:xfrm>
                            <a:off x="5517846" y="0"/>
                            <a:ext cx="30480" cy="6097"/>
                          </a:xfrm>
                          <a:prstGeom prst="rect">
                            <a:avLst/>
                          </a:prstGeom>
                        </pic:spPr>
                      </pic:pic>
                      <pic:pic xmlns:pic="http://schemas.openxmlformats.org/drawingml/2006/picture">
                        <pic:nvPicPr>
                          <pic:cNvPr id="5047" name="Picture 5047"/>
                          <pic:cNvPicPr/>
                        </pic:nvPicPr>
                        <pic:blipFill>
                          <a:blip r:embed="rId33"/>
                          <a:stretch>
                            <a:fillRect/>
                          </a:stretch>
                        </pic:blipFill>
                        <pic:spPr>
                          <a:xfrm>
                            <a:off x="5548326" y="0"/>
                            <a:ext cx="30480" cy="6097"/>
                          </a:xfrm>
                          <a:prstGeom prst="rect">
                            <a:avLst/>
                          </a:prstGeom>
                        </pic:spPr>
                      </pic:pic>
                      <pic:pic xmlns:pic="http://schemas.openxmlformats.org/drawingml/2006/picture">
                        <pic:nvPicPr>
                          <pic:cNvPr id="5049" name="Picture 5049"/>
                          <pic:cNvPicPr/>
                        </pic:nvPicPr>
                        <pic:blipFill>
                          <a:blip r:embed="rId33"/>
                          <a:stretch>
                            <a:fillRect/>
                          </a:stretch>
                        </pic:blipFill>
                        <pic:spPr>
                          <a:xfrm>
                            <a:off x="5578805" y="0"/>
                            <a:ext cx="30480" cy="6097"/>
                          </a:xfrm>
                          <a:prstGeom prst="rect">
                            <a:avLst/>
                          </a:prstGeom>
                        </pic:spPr>
                      </pic:pic>
                      <pic:pic xmlns:pic="http://schemas.openxmlformats.org/drawingml/2006/picture">
                        <pic:nvPicPr>
                          <pic:cNvPr id="5051" name="Picture 5051"/>
                          <pic:cNvPicPr/>
                        </pic:nvPicPr>
                        <pic:blipFill>
                          <a:blip r:embed="rId33"/>
                          <a:stretch>
                            <a:fillRect/>
                          </a:stretch>
                        </pic:blipFill>
                        <pic:spPr>
                          <a:xfrm>
                            <a:off x="5609285" y="0"/>
                            <a:ext cx="30480" cy="6097"/>
                          </a:xfrm>
                          <a:prstGeom prst="rect">
                            <a:avLst/>
                          </a:prstGeom>
                        </pic:spPr>
                      </pic:pic>
                      <pic:pic xmlns:pic="http://schemas.openxmlformats.org/drawingml/2006/picture">
                        <pic:nvPicPr>
                          <pic:cNvPr id="5053" name="Picture 5053"/>
                          <pic:cNvPicPr/>
                        </pic:nvPicPr>
                        <pic:blipFill>
                          <a:blip r:embed="rId33"/>
                          <a:stretch>
                            <a:fillRect/>
                          </a:stretch>
                        </pic:blipFill>
                        <pic:spPr>
                          <a:xfrm>
                            <a:off x="5639766" y="0"/>
                            <a:ext cx="30480" cy="6097"/>
                          </a:xfrm>
                          <a:prstGeom prst="rect">
                            <a:avLst/>
                          </a:prstGeom>
                        </pic:spPr>
                      </pic:pic>
                      <pic:pic xmlns:pic="http://schemas.openxmlformats.org/drawingml/2006/picture">
                        <pic:nvPicPr>
                          <pic:cNvPr id="5055" name="Picture 5055"/>
                          <pic:cNvPicPr/>
                        </pic:nvPicPr>
                        <pic:blipFill>
                          <a:blip r:embed="rId33"/>
                          <a:stretch>
                            <a:fillRect/>
                          </a:stretch>
                        </pic:blipFill>
                        <pic:spPr>
                          <a:xfrm>
                            <a:off x="5670245" y="0"/>
                            <a:ext cx="30480" cy="6097"/>
                          </a:xfrm>
                          <a:prstGeom prst="rect">
                            <a:avLst/>
                          </a:prstGeom>
                        </pic:spPr>
                      </pic:pic>
                      <pic:pic xmlns:pic="http://schemas.openxmlformats.org/drawingml/2006/picture">
                        <pic:nvPicPr>
                          <pic:cNvPr id="5057" name="Picture 5057"/>
                          <pic:cNvPicPr/>
                        </pic:nvPicPr>
                        <pic:blipFill>
                          <a:blip r:embed="rId33"/>
                          <a:stretch>
                            <a:fillRect/>
                          </a:stretch>
                        </pic:blipFill>
                        <pic:spPr>
                          <a:xfrm>
                            <a:off x="5700726" y="0"/>
                            <a:ext cx="30480" cy="6097"/>
                          </a:xfrm>
                          <a:prstGeom prst="rect">
                            <a:avLst/>
                          </a:prstGeom>
                        </pic:spPr>
                      </pic:pic>
                      <pic:pic xmlns:pic="http://schemas.openxmlformats.org/drawingml/2006/picture">
                        <pic:nvPicPr>
                          <pic:cNvPr id="5059" name="Picture 5059"/>
                          <pic:cNvPicPr/>
                        </pic:nvPicPr>
                        <pic:blipFill>
                          <a:blip r:embed="rId33"/>
                          <a:stretch>
                            <a:fillRect/>
                          </a:stretch>
                        </pic:blipFill>
                        <pic:spPr>
                          <a:xfrm>
                            <a:off x="5731206" y="0"/>
                            <a:ext cx="30480" cy="6097"/>
                          </a:xfrm>
                          <a:prstGeom prst="rect">
                            <a:avLst/>
                          </a:prstGeom>
                        </pic:spPr>
                      </pic:pic>
                      <pic:pic xmlns:pic="http://schemas.openxmlformats.org/drawingml/2006/picture">
                        <pic:nvPicPr>
                          <pic:cNvPr id="5061" name="Picture 5061"/>
                          <pic:cNvPicPr/>
                        </pic:nvPicPr>
                        <pic:blipFill>
                          <a:blip r:embed="rId33"/>
                          <a:stretch>
                            <a:fillRect/>
                          </a:stretch>
                        </pic:blipFill>
                        <pic:spPr>
                          <a:xfrm>
                            <a:off x="5761685" y="0"/>
                            <a:ext cx="30480" cy="6097"/>
                          </a:xfrm>
                          <a:prstGeom prst="rect">
                            <a:avLst/>
                          </a:prstGeom>
                        </pic:spPr>
                      </pic:pic>
                      <pic:pic xmlns:pic="http://schemas.openxmlformats.org/drawingml/2006/picture">
                        <pic:nvPicPr>
                          <pic:cNvPr id="5063" name="Picture 5063"/>
                          <pic:cNvPicPr/>
                        </pic:nvPicPr>
                        <pic:blipFill>
                          <a:blip r:embed="rId34"/>
                          <a:stretch>
                            <a:fillRect/>
                          </a:stretch>
                        </pic:blipFill>
                        <pic:spPr>
                          <a:xfrm>
                            <a:off x="5792166" y="0"/>
                            <a:ext cx="4572" cy="6097"/>
                          </a:xfrm>
                          <a:prstGeom prst="rect">
                            <a:avLst/>
                          </a:prstGeom>
                        </pic:spPr>
                      </pic:pic>
                    </wpg:wgp>
                  </a:graphicData>
                </a:graphic>
              </wp:inline>
            </w:drawing>
          </mc:Choice>
          <mc:Fallback>
            <w:pict>
              <v:group w14:anchorId="218AD65D" id="Group 69260"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">
                <v:shape id="Picture 4683"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">
                  <v:imagedata r:id="rId35" o:title=""/>
                </v:shape>
                <v:shape id="Picture 4685"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">
                  <v:imagedata r:id="rId35" o:title=""/>
                </v:shape>
                <v:shape id="Picture 4687"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">
                  <v:imagedata r:id="rId35" o:title=""/>
                </v:shape>
                <v:shape id="Picture 4689"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">
                  <v:imagedata r:id="rId35" o:title=""/>
                </v:shape>
                <v:shape id="Picture 4691"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">
                  <v:imagedata r:id="rId35" o:title=""/>
                </v:shape>
                <v:shape id="Picture 4693"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">
                  <v:imagedata r:id="rId35" o:title=""/>
                </v:shape>
                <v:shape id="Picture 4695"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">
                  <v:imagedata r:id="rId35" o:title=""/>
                </v:shape>
                <v:shape id="Picture 4697"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">
                  <v:imagedata r:id="rId35" o:title=""/>
                </v:shape>
                <v:shape id="Picture 4699"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">
                  <v:imagedata r:id="rId35" o:title=""/>
                </v:shape>
                <v:shape id="Picture 4701"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">
                  <v:imagedata r:id="rId35" o:title=""/>
                </v:shape>
                <v:shape id="Picture 4703"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">
                  <v:imagedata r:id="rId35" o:title=""/>
                </v:shape>
                <v:shape id="Picture 4705"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">
                  <v:imagedata r:id="rId35" o:title=""/>
                </v:shape>
                <v:shape id="Picture 4707"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">
                  <v:imagedata r:id="rId35" o:title=""/>
                </v:shape>
                <v:shape id="Picture 4709"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">
                  <v:imagedata r:id="rId35" o:title=""/>
                </v:shape>
                <v:shape id="Picture 4711"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">
                  <v:imagedata r:id="rId35" o:title=""/>
                </v:shape>
                <v:shape id="Picture 4713"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">
                  <v:imagedata r:id="rId35" o:title=""/>
                </v:shape>
                <v:shape id="Picture 4715"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">
                  <v:imagedata r:id="rId35" o:title=""/>
                </v:shape>
                <v:shape id="Picture 4717"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">
                  <v:imagedata r:id="rId35" o:title=""/>
                </v:shape>
                <v:shape id="Picture 4719"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">
                  <v:imagedata r:id="rId35" o:title=""/>
                </v:shape>
                <v:shape id="Picture 4721"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">
                  <v:imagedata r:id="rId35" o:title=""/>
                </v:shape>
                <v:shape id="Picture 4723"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">
                  <v:imagedata r:id="rId35" o:title=""/>
                </v:shape>
                <v:shape id="Picture 4725"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">
                  <v:imagedata r:id="rId35" o:title=""/>
                </v:shape>
                <v:shape id="Picture 4727"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">
                  <v:imagedata r:id="rId35" o:title=""/>
                </v:shape>
                <v:shape id="Picture 4729"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">
                  <v:imagedata r:id="rId35" o:title=""/>
                </v:shape>
                <v:shape id="Picture 4731"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">
                  <v:imagedata r:id="rId35" o:title=""/>
                </v:shape>
                <v:shape id="Picture 4733"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">
                  <v:imagedata r:id="rId35" o:title=""/>
                </v:shape>
                <v:shape id="Picture 4735"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">
                  <v:imagedata r:id="rId35" o:title=""/>
                </v:shape>
                <v:shape id="Picture 4737"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">
                  <v:imagedata r:id="rId35" o:title=""/>
                </v:shape>
                <v:shape id="Picture 4739"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">
                  <v:imagedata r:id="rId35" o:title=""/>
                </v:shape>
                <v:shape id="Picture 4741"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">
                  <v:imagedata r:id="rId35" o:title=""/>
                </v:shape>
                <v:shape id="Picture 4743"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">
                  <v:imagedata r:id="rId35" o:title=""/>
                </v:shape>
                <v:shape id="Picture 4745"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">
                  <v:imagedata r:id="rId35" o:title=""/>
                </v:shape>
                <v:shape id="Picture 4747"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">
                  <v:imagedata r:id="rId35" o:title=""/>
                </v:shape>
                <v:shape id="Picture 4749"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">
                  <v:imagedata r:id="rId35" o:title=""/>
                </v:shape>
                <v:shape id="Picture 4751"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">
                  <v:imagedata r:id="rId35" o:title=""/>
                </v:shape>
                <v:shape id="Picture 4753"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">
                  <v:imagedata r:id="rId35" o:title=""/>
                </v:shape>
                <v:shape id="Picture 4755"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">
                  <v:imagedata r:id="rId35" o:title=""/>
                </v:shape>
                <v:shape id="Picture 4757"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">
                  <v:imagedata r:id="rId35" o:title=""/>
                </v:shape>
                <v:shape id="Picture 4759"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">
                  <v:imagedata r:id="rId35" o:title=""/>
                </v:shape>
                <v:shape id="Picture 4761"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">
                  <v:imagedata r:id="rId35" o:title=""/>
                </v:shape>
                <v:shape id="Picture 4763"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">
                  <v:imagedata r:id="rId35" o:title=""/>
                </v:shape>
                <v:shape id="Picture 4765"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">
                  <v:imagedata r:id="rId35" o:title=""/>
                </v:shape>
                <v:shape id="Picture 4767"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">
                  <v:imagedata r:id="rId35" o:title=""/>
                </v:shape>
                <v:shape id="Picture 4769"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">
                  <v:imagedata r:id="rId35" o:title=""/>
                </v:shape>
                <v:shape id="Picture 4771"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">
                  <v:imagedata r:id="rId35" o:title=""/>
                </v:shape>
                <v:shape id="Picture 4773"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">
                  <v:imagedata r:id="rId35" o:title=""/>
                </v:shape>
                <v:shape id="Picture 4775"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">
                  <v:imagedata r:id="rId35" o:title=""/>
                </v:shape>
                <v:shape id="Picture 4777"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">
                  <v:imagedata r:id="rId35" o:title=""/>
                </v:shape>
                <v:shape id="Picture 4779"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">
                  <v:imagedata r:id="rId35" o:title=""/>
                </v:shape>
                <v:shape id="Picture 4781"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">
                  <v:imagedata r:id="rId35" o:title=""/>
                </v:shape>
                <v:shape id="Picture 4783"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">
                  <v:imagedata r:id="rId35" o:title=""/>
                </v:shape>
                <v:shape id="Picture 4785"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">
                  <v:imagedata r:id="rId35" o:title=""/>
                </v:shape>
                <v:shape id="Picture 4787"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">
                  <v:imagedata r:id="rId35" o:title=""/>
                </v:shape>
                <v:shape id="Picture 4789"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">
                  <v:imagedata r:id="rId35" o:title=""/>
                </v:shape>
                <v:shape id="Picture 4791"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">
                  <v:imagedata r:id="rId35" o:title=""/>
                </v:shape>
                <v:shape id="Picture 4793"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">
                  <v:imagedata r:id="rId35" o:title=""/>
                </v:shape>
                <v:shape id="Picture 4795"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">
                  <v:imagedata r:id="rId35" o:title=""/>
                </v:shape>
                <v:shape id="Picture 4797"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">
                  <v:imagedata r:id="rId35" o:title=""/>
                </v:shape>
                <v:shape id="Picture 4799"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">
                  <v:imagedata r:id="rId35" o:title=""/>
                </v:shape>
                <v:shape id="Picture 4801"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">
                  <v:imagedata r:id="rId35" o:title=""/>
                </v:shape>
                <v:shape id="Picture 4803"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">
                  <v:imagedata r:id="rId35" o:title=""/>
                </v:shape>
                <v:shape id="Picture 4805"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">
                  <v:imagedata r:id="rId35" o:title=""/>
                </v:shape>
                <v:shape id="Picture 4807"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">
                  <v:imagedata r:id="rId35" o:title=""/>
                </v:shape>
                <v:shape id="Picture 4809"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">
                  <v:imagedata r:id="rId35" o:title=""/>
                </v:shape>
                <v:shape id="Picture 4811"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">
                  <v:imagedata r:id="rId35" o:title=""/>
                </v:shape>
                <v:shape id="Picture 4813"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">
                  <v:imagedata r:id="rId35" o:title=""/>
                </v:shape>
                <v:shape id="Picture 4815"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">
                  <v:imagedata r:id="rId35" o:title=""/>
                </v:shape>
                <v:shape id="Picture 4817"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">
                  <v:imagedata r:id="rId35" o:title=""/>
                </v:shape>
                <v:shape id="Picture 4819"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">
                  <v:imagedata r:id="rId35" o:title=""/>
                </v:shape>
                <v:shape id="Picture 4821"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">
                  <v:imagedata r:id="rId35" o:title=""/>
                </v:shape>
                <v:shape id="Picture 4823"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">
                  <v:imagedata r:id="rId35" o:title=""/>
                </v:shape>
                <v:shape id="Picture 4825"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">
                  <v:imagedata r:id="rId35" o:title=""/>
                </v:shape>
                <v:shape id="Picture 4827"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">
                  <v:imagedata r:id="rId35" o:title=""/>
                </v:shape>
                <v:shape id="Picture 4829"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">
                  <v:imagedata r:id="rId35" o:title=""/>
                </v:shape>
                <v:shape id="Picture 4831"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">
                  <v:imagedata r:id="rId35" o:title=""/>
                </v:shape>
                <v:shape id="Picture 4833"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">
                  <v:imagedata r:id="rId35" o:title=""/>
                </v:shape>
                <v:shape id="Picture 4835"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">
                  <v:imagedata r:id="rId35" o:title=""/>
                </v:shape>
                <v:shape id="Picture 4837"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">
                  <v:imagedata r:id="rId35" o:title=""/>
                </v:shape>
                <v:shape id="Picture 4839"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">
                  <v:imagedata r:id="rId35" o:title=""/>
                </v:shape>
                <v:shape id="Picture 4841"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">
                  <v:imagedata r:id="rId35" o:title=""/>
                </v:shape>
                <v:shape id="Picture 4843"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">
                  <v:imagedata r:id="rId35" o:title=""/>
                </v:shape>
                <v:shape id="Picture 4845"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">
                  <v:imagedata r:id="rId35" o:title=""/>
                </v:shape>
                <v:shape id="Picture 4847"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">
                  <v:imagedata r:id="rId35" o:title=""/>
                </v:shape>
                <v:shape id="Picture 4849"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">
                  <v:imagedata r:id="rId35" o:title=""/>
                </v:shape>
                <v:shape id="Picture 4851"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">
                  <v:imagedata r:id="rId35" o:title=""/>
                </v:shape>
                <v:shape id="Picture 4853"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">
                  <v:imagedata r:id="rId35" o:title=""/>
                </v:shape>
                <v:shape id="Picture 4855"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">
                  <v:imagedata r:id="rId35" o:title=""/>
                </v:shape>
                <v:shape id="Picture 4857"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">
                  <v:imagedata r:id="rId35" o:title=""/>
                </v:shape>
                <v:shape id="Picture 4859"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">
                  <v:imagedata r:id="rId35" o:title=""/>
                </v:shape>
                <v:shape id="Picture 4861"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">
                  <v:imagedata r:id="rId35" o:title=""/>
                </v:shape>
                <v:shape id="Picture 4863"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">
                  <v:imagedata r:id="rId35" o:title=""/>
                </v:shape>
                <v:shape id="Picture 4865"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">
                  <v:imagedata r:id="rId35" o:title=""/>
                </v:shape>
                <v:shape id="Picture 4867"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">
                  <v:imagedata r:id="rId35" o:title=""/>
                </v:shape>
                <v:shape id="Picture 4869"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">
                  <v:imagedata r:id="rId35" o:title=""/>
                </v:shape>
                <v:shape id="Picture 4871"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">
                  <v:imagedata r:id="rId35" o:title=""/>
                </v:shape>
                <v:shape id="Picture 4873"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">
                  <v:imagedata r:id="rId35" o:title=""/>
                </v:shape>
                <v:shape id="Picture 4875"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">
                  <v:imagedata r:id="rId35" o:title=""/>
                </v:shape>
                <v:shape id="Picture 4877"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">
                  <v:imagedata r:id="rId35" o:title=""/>
                </v:shape>
                <v:shape id="Picture 4879"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">
                  <v:imagedata r:id="rId35" o:title=""/>
                </v:shape>
                <v:shape id="Picture 4881"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">
                  <v:imagedata r:id="rId35" o:title=""/>
                </v:shape>
                <v:shape id="Picture 4883"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">
                  <v:imagedata r:id="rId35" o:title=""/>
                </v:shape>
                <v:shape id="Picture 4885"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">
                  <v:imagedata r:id="rId35" o:title=""/>
                </v:shape>
                <v:shape id="Picture 4887"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">
                  <v:imagedata r:id="rId35" o:title=""/>
                </v:shape>
                <v:shape id="Picture 4889"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">
                  <v:imagedata r:id="rId35" o:title=""/>
                </v:shape>
                <v:shape id="Picture 4891"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">
                  <v:imagedata r:id="rId35" o:title=""/>
                </v:shape>
                <v:shape id="Picture 4893"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">
                  <v:imagedata r:id="rId35" o:title=""/>
                </v:shape>
                <v:shape id="Picture 4895"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">
                  <v:imagedata r:id="rId35" o:title=""/>
                </v:shape>
                <v:shape id="Picture 4897"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">
                  <v:imagedata r:id="rId35" o:title=""/>
                </v:shape>
                <v:shape id="Picture 4899"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">
                  <v:imagedata r:id="rId35" o:title=""/>
                </v:shape>
                <v:shape id="Picture 4901"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">
                  <v:imagedata r:id="rId35" o:title=""/>
                </v:shape>
                <v:shape id="Picture 4903"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">
                  <v:imagedata r:id="rId35" o:title=""/>
                </v:shape>
                <v:shape id="Picture 4905"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">
                  <v:imagedata r:id="rId35" o:title=""/>
                </v:shape>
                <v:shape id="Picture 4907"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">
                  <v:imagedata r:id="rId35" o:title=""/>
                </v:shape>
                <v:shape id="Picture 4909"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">
                  <v:imagedata r:id="rId35" o:title=""/>
                </v:shape>
                <v:shape id="Picture 4911"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">
                  <v:imagedata r:id="rId35" o:title=""/>
                </v:shape>
                <v:shape id="Picture 4913"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">
                  <v:imagedata r:id="rId35" o:title=""/>
                </v:shape>
                <v:shape id="Picture 4915"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">
                  <v:imagedata r:id="rId35" o:title=""/>
                </v:shape>
                <v:shape id="Picture 4917"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">
                  <v:imagedata r:id="rId35" o:title=""/>
                </v:shape>
                <v:shape id="Picture 4919"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">
                  <v:imagedata r:id="rId35" o:title=""/>
                </v:shape>
                <v:shape id="Picture 4921"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">
                  <v:imagedata r:id="rId35" o:title=""/>
                </v:shape>
                <v:shape id="Picture 4923"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">
                  <v:imagedata r:id="rId35" o:title=""/>
                </v:shape>
                <v:shape id="Picture 4925"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">
                  <v:imagedata r:id="rId35" o:title=""/>
                </v:shape>
                <v:shape id="Picture 4927"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">
                  <v:imagedata r:id="rId35" o:title=""/>
                </v:shape>
                <v:shape id="Picture 4929"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">
                  <v:imagedata r:id="rId35" o:title=""/>
                </v:shape>
                <v:shape id="Picture 4931"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">
                  <v:imagedata r:id="rId35" o:title=""/>
                </v:shape>
                <v:shape id="Picture 4933"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">
                  <v:imagedata r:id="rId35" o:title=""/>
                </v:shape>
                <v:shape id="Picture 4935"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">
                  <v:imagedata r:id="rId35" o:title=""/>
                </v:shape>
                <v:shape id="Picture 4937"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">
                  <v:imagedata r:id="rId35" o:title=""/>
                </v:shape>
                <v:shape id="Picture 4939"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">
                  <v:imagedata r:id="rId35" o:title=""/>
                </v:shape>
                <v:shape id="Picture 4941"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">
                  <v:imagedata r:id="rId35" o:title=""/>
                </v:shape>
                <v:shape id="Picture 4943"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">
                  <v:imagedata r:id="rId35" o:title=""/>
                </v:shape>
                <v:shape id="Picture 4945"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">
                  <v:imagedata r:id="rId35" o:title=""/>
                </v:shape>
                <v:shape id="Picture 4947"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">
                  <v:imagedata r:id="rId35" o:title=""/>
                </v:shape>
                <v:shape id="Picture 4949"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">
                  <v:imagedata r:id="rId35" o:title=""/>
                </v:shape>
                <v:shape id="Picture 4951"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">
                  <v:imagedata r:id="rId35" o:title=""/>
                </v:shape>
                <v:shape id="Picture 4953"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">
                  <v:imagedata r:id="rId35" o:title=""/>
                </v:shape>
                <v:shape id="Picture 4955"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">
                  <v:imagedata r:id="rId35" o:title=""/>
                </v:shape>
                <v:shape id="Picture 4957"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">
                  <v:imagedata r:id="rId35" o:title=""/>
                </v:shape>
                <v:shape id="Picture 4959"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">
                  <v:imagedata r:id="rId35" o:title=""/>
                </v:shape>
                <v:shape id="Picture 4961"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">
                  <v:imagedata r:id="rId35" o:title=""/>
                </v:shape>
                <v:shape id="Picture 4963"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">
                  <v:imagedata r:id="rId35" o:title=""/>
                </v:shape>
                <v:shape id="Picture 4965"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">
                  <v:imagedata r:id="rId35" o:title=""/>
                </v:shape>
                <v:shape id="Picture 4967"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">
                  <v:imagedata r:id="rId35" o:title=""/>
                </v:shape>
                <v:shape id="Picture 4969"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">
                  <v:imagedata r:id="rId35" o:title=""/>
                </v:shape>
                <v:shape id="Picture 4971"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">
                  <v:imagedata r:id="rId35" o:title=""/>
                </v:shape>
                <v:shape id="Picture 4973"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">
                  <v:imagedata r:id="rId35" o:title=""/>
                </v:shape>
                <v:shape id="Picture 4975"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">
                  <v:imagedata r:id="rId35" o:title=""/>
                </v:shape>
                <v:shape id="Picture 4977"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">
                  <v:imagedata r:id="rId35" o:title=""/>
                </v:shape>
                <v:shape id="Picture 4979"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">
                  <v:imagedata r:id="rId35" o:title=""/>
                </v:shape>
                <v:shape id="Picture 4981"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">
                  <v:imagedata r:id="rId35" o:title=""/>
                </v:shape>
                <v:shape id="Picture 4983"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">
                  <v:imagedata r:id="rId35" o:title=""/>
                </v:shape>
                <v:shape id="Picture 4985"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">
                  <v:imagedata r:id="rId35" o:title=""/>
                </v:shape>
                <v:shape id="Picture 4987"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">
                  <v:imagedata r:id="rId35" o:title=""/>
                </v:shape>
                <v:shape id="Picture 4989"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">
                  <v:imagedata r:id="rId35" o:title=""/>
                </v:shape>
                <v:shape id="Picture 4991"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">
                  <v:imagedata r:id="rId35" o:title=""/>
                </v:shape>
                <v:shape id="Picture 4993"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">
                  <v:imagedata r:id="rId35" o:title=""/>
                </v:shape>
                <v:shape id="Picture 4995"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">
                  <v:imagedata r:id="rId35" o:title=""/>
                </v:shape>
                <v:shape id="Picture 4997"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">
                  <v:imagedata r:id="rId35" o:title=""/>
                </v:shape>
                <v:shape id="Picture 4999"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">
                  <v:imagedata r:id="rId35" o:title=""/>
                </v:shape>
                <v:shape id="Picture 5001"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">
                  <v:imagedata r:id="rId35" o:title=""/>
                </v:shape>
                <v:shape id="Picture 5003"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">
                  <v:imagedata r:id="rId35" o:title=""/>
                </v:shape>
                <v:shape id="Picture 5005"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">
                  <v:imagedata r:id="rId35" o:title=""/>
                </v:shape>
                <v:shape id="Picture 5007"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">
                  <v:imagedata r:id="rId35" o:title=""/>
                </v:shape>
                <v:shape id="Picture 5009"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">
                  <v:imagedata r:id="rId35" o:title=""/>
                </v:shape>
                <v:shape id="Picture 5011"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">
                  <v:imagedata r:id="rId35" o:title=""/>
                </v:shape>
                <v:shape id="Picture 5013"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">
                  <v:imagedata r:id="rId35" o:title=""/>
                </v:shape>
                <v:shape id="Picture 5015"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">
                  <v:imagedata r:id="rId35" o:title=""/>
                </v:shape>
                <v:shape id="Picture 5017"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">
                  <v:imagedata r:id="rId35" o:title=""/>
                </v:shape>
                <v:shape id="Picture 5019"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">
                  <v:imagedata r:id="rId35" o:title=""/>
                </v:shape>
                <v:shape id="Picture 5021"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">
                  <v:imagedata r:id="rId35" o:title=""/>
                </v:shape>
                <v:shape id="Picture 5023"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">
                  <v:imagedata r:id="rId35" o:title=""/>
                </v:shape>
                <v:shape id="Picture 5025"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">
                  <v:imagedata r:id="rId35" o:title=""/>
                </v:shape>
                <v:shape id="Picture 5027"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">
                  <v:imagedata r:id="rId35" o:title=""/>
                </v:shape>
                <v:shape id="Picture 5029"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">
                  <v:imagedata r:id="rId35" o:title=""/>
                </v:shape>
                <v:shape id="Picture 5031"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">
                  <v:imagedata r:id="rId35" o:title=""/>
                </v:shape>
                <v:shape id="Picture 5033"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">
                  <v:imagedata r:id="rId35" o:title=""/>
                </v:shape>
                <v:shape id="Picture 5035"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">
                  <v:imagedata r:id="rId35" o:title=""/>
                </v:shape>
                <v:shape id="Picture 5037"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">
                  <v:imagedata r:id="rId35" o:title=""/>
                </v:shape>
                <v:shape id="Picture 5039"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">
                  <v:imagedata r:id="rId35" o:title=""/>
                </v:shape>
                <v:shape id="Picture 5041"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">
                  <v:imagedata r:id="rId35" o:title=""/>
                </v:shape>
                <v:shape id="Picture 5043"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">
                  <v:imagedata r:id="rId35" o:title=""/>
                </v:shape>
                <v:shape id="Picture 5045"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">
                  <v:imagedata r:id="rId35" o:title=""/>
                </v:shape>
                <v:shape id="Picture 5047"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">
                  <v:imagedata r:id="rId35" o:title=""/>
                </v:shape>
                <v:shape id="Picture 5049"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">
                  <v:imagedata r:id="rId35" o:title=""/>
                </v:shape>
                <v:shape id="Picture 5051"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">
                  <v:imagedata r:id="rId35" o:title=""/>
                </v:shape>
                <v:shape id="Picture 5053"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">
                  <v:imagedata r:id="rId35" o:title=""/>
                </v:shape>
                <v:shape id="Picture 5055"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">
                  <v:imagedata r:id="rId35" o:title=""/>
                </v:shape>
                <v:shape id="Picture 5057"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">
                  <v:imagedata r:id="rId35" o:title=""/>
                </v:shape>
                <v:shape id="Picture 5059"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">
                  <v:imagedata r:id="rId35" o:title=""/>
                </v:shape>
                <v:shape id="Picture 5061"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">
                  <v:imagedata r:id="rId35" o:title=""/>
                </v:shape>
                <v:shape id="Picture 5063"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">
                  <v:imagedata r:id="rId36" o:title=""/>
                </v:shape>
                <w10:anchorlock/>
              </v:group>
            </w:pict>
          </mc:Fallback>
        </mc:AlternateContent>
      </w:r>
    </w:p>
    <w:p w14:paraId="7C60183C" w14:textId="77777777" w:rsidR="0090432E" w:rsidRDefault="004A30B3">
      <w:pPr>
        <w:spacing w:after="265"/>
        <w:ind w:left="-5" w:right="0"/>
      </w:pPr>
      <w:r>
        <w:t xml:space="preserve">Ein Beispiel für eine Entscheidungsmatrix findet sich in Kapitel 4.2 (Architekturdesign). </w:t>
      </w:r>
    </w:p>
    <w:p w14:paraId="0D8EB46E" w14:textId="77777777" w:rsidR="0090432E" w:rsidRDefault="004A30B3" w:rsidP="00E65E51">
      <w:pPr>
        <w:pStyle w:val="Heading2"/>
        <w:ind w:left="0" w:firstLine="0"/>
      </w:pPr>
      <w:bookmarkStart w:id="121" w:name="_Toc129267888"/>
      <w:r>
        <w:t xml:space="preserve">3.4 </w:t>
      </w:r>
      <w:r>
        <w:tab/>
        <w:t>Anwendungsfälle</w:t>
      </w:r>
      <w:bookmarkEnd w:id="121"/>
      <w:r>
        <w:t xml:space="preserve"> </w:t>
      </w:r>
    </w:p>
    <w:p w14:paraId="36AC9DED" w14:textId="77777777" w:rsidR="0090432E" w:rsidRDefault="004A30B3">
      <w:pPr>
        <w:numPr>
          <w:ilvl w:val="0"/>
          <w:numId w:val="3"/>
        </w:numPr>
        <w:ind w:right="0" w:hanging="360"/>
      </w:pPr>
      <w:r>
        <w:t xml:space="preserve">Welche Anwendungsfälle soll das Projekt abdecken? </w:t>
      </w:r>
    </w:p>
    <w:p w14:paraId="17336F42" w14:textId="77777777" w:rsidR="0090432E" w:rsidRDefault="004A30B3">
      <w:pPr>
        <w:numPr>
          <w:ilvl w:val="0"/>
          <w:numId w:val="3"/>
        </w:numPr>
        <w:ind w:right="0" w:hanging="360"/>
      </w:pPr>
      <w:r>
        <w:t xml:space="preserve">Einer oder mehrere interessante (!) Anwendungsfälle könnten exemplarisch durch ein Aktivitätsdiagramm oder eine EPK detailliert beschrieben werden. </w:t>
      </w:r>
    </w:p>
    <w:p w14:paraId="2B3FE881" w14:textId="77777777" w:rsidR="0090432E" w:rsidRDefault="004A30B3">
      <w:pPr>
        <w:spacing w:after="23" w:line="259" w:lineRule="auto"/>
        <w:ind w:left="-29" w:right="-26" w:firstLine="0"/>
        <w:jc w:val="left"/>
      </w:pPr>
      <w:r>
        <w:rPr>
          <w:rFonts w:ascii="Calibri" w:eastAsia="Calibri" w:hAnsi="Calibri" w:cs="Calibri"/>
          <w:noProof/>
        </w:rPr>
        <mc:AlternateContent>
          <mc:Choice Requires="wpg">
            <w:drawing>
              <wp:inline distT="0" distB="0" distL="0" distR="0" wp14:anchorId="1BAD1053" wp14:editId="59580948">
                <wp:extent cx="5796738" cy="6096"/>
                <wp:effectExtent l="0" t="0" r="0" b="0"/>
                <wp:docPr id="69268" name="Group 69268"/>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5091" name="Picture 5091"/>
                          <pic:cNvPicPr/>
                        </pic:nvPicPr>
                        <pic:blipFill>
                          <a:blip r:embed="rId33"/>
                          <a:stretch>
                            <a:fillRect/>
                          </a:stretch>
                        </pic:blipFill>
                        <pic:spPr>
                          <a:xfrm>
                            <a:off x="0" y="0"/>
                            <a:ext cx="30480" cy="6096"/>
                          </a:xfrm>
                          <a:prstGeom prst="rect">
                            <a:avLst/>
                          </a:prstGeom>
                        </pic:spPr>
                      </pic:pic>
                      <pic:pic xmlns:pic="http://schemas.openxmlformats.org/drawingml/2006/picture">
                        <pic:nvPicPr>
                          <pic:cNvPr id="5093" name="Picture 5093"/>
                          <pic:cNvPicPr/>
                        </pic:nvPicPr>
                        <pic:blipFill>
                          <a:blip r:embed="rId33"/>
                          <a:stretch>
                            <a:fillRect/>
                          </a:stretch>
                        </pic:blipFill>
                        <pic:spPr>
                          <a:xfrm>
                            <a:off x="30480" y="0"/>
                            <a:ext cx="30480" cy="6096"/>
                          </a:xfrm>
                          <a:prstGeom prst="rect">
                            <a:avLst/>
                          </a:prstGeom>
                        </pic:spPr>
                      </pic:pic>
                      <pic:pic xmlns:pic="http://schemas.openxmlformats.org/drawingml/2006/picture">
                        <pic:nvPicPr>
                          <pic:cNvPr id="5095" name="Picture 5095"/>
                          <pic:cNvPicPr/>
                        </pic:nvPicPr>
                        <pic:blipFill>
                          <a:blip r:embed="rId33"/>
                          <a:stretch>
                            <a:fillRect/>
                          </a:stretch>
                        </pic:blipFill>
                        <pic:spPr>
                          <a:xfrm>
                            <a:off x="60960" y="0"/>
                            <a:ext cx="30480" cy="6096"/>
                          </a:xfrm>
                          <a:prstGeom prst="rect">
                            <a:avLst/>
                          </a:prstGeom>
                        </pic:spPr>
                      </pic:pic>
                      <pic:pic xmlns:pic="http://schemas.openxmlformats.org/drawingml/2006/picture">
                        <pic:nvPicPr>
                          <pic:cNvPr id="5097" name="Picture 5097"/>
                          <pic:cNvPicPr/>
                        </pic:nvPicPr>
                        <pic:blipFill>
                          <a:blip r:embed="rId33"/>
                          <a:stretch>
                            <a:fillRect/>
                          </a:stretch>
                        </pic:blipFill>
                        <pic:spPr>
                          <a:xfrm>
                            <a:off x="91440" y="0"/>
                            <a:ext cx="30480" cy="6096"/>
                          </a:xfrm>
                          <a:prstGeom prst="rect">
                            <a:avLst/>
                          </a:prstGeom>
                        </pic:spPr>
                      </pic:pic>
                      <pic:pic xmlns:pic="http://schemas.openxmlformats.org/drawingml/2006/picture">
                        <pic:nvPicPr>
                          <pic:cNvPr id="5099" name="Picture 5099"/>
                          <pic:cNvPicPr/>
                        </pic:nvPicPr>
                        <pic:blipFill>
                          <a:blip r:embed="rId33"/>
                          <a:stretch>
                            <a:fillRect/>
                          </a:stretch>
                        </pic:blipFill>
                        <pic:spPr>
                          <a:xfrm>
                            <a:off x="121920" y="0"/>
                            <a:ext cx="30480" cy="6096"/>
                          </a:xfrm>
                          <a:prstGeom prst="rect">
                            <a:avLst/>
                          </a:prstGeom>
                        </pic:spPr>
                      </pic:pic>
                      <pic:pic xmlns:pic="http://schemas.openxmlformats.org/drawingml/2006/picture">
                        <pic:nvPicPr>
                          <pic:cNvPr id="5101" name="Picture 5101"/>
                          <pic:cNvPicPr/>
                        </pic:nvPicPr>
                        <pic:blipFill>
                          <a:blip r:embed="rId33"/>
                          <a:stretch>
                            <a:fillRect/>
                          </a:stretch>
                        </pic:blipFill>
                        <pic:spPr>
                          <a:xfrm>
                            <a:off x="152400" y="0"/>
                            <a:ext cx="30480" cy="6096"/>
                          </a:xfrm>
                          <a:prstGeom prst="rect">
                            <a:avLst/>
                          </a:prstGeom>
                        </pic:spPr>
                      </pic:pic>
                      <pic:pic xmlns:pic="http://schemas.openxmlformats.org/drawingml/2006/picture">
                        <pic:nvPicPr>
                          <pic:cNvPr id="5103" name="Picture 5103"/>
                          <pic:cNvPicPr/>
                        </pic:nvPicPr>
                        <pic:blipFill>
                          <a:blip r:embed="rId33"/>
                          <a:stretch>
                            <a:fillRect/>
                          </a:stretch>
                        </pic:blipFill>
                        <pic:spPr>
                          <a:xfrm>
                            <a:off x="182880" y="0"/>
                            <a:ext cx="30480" cy="6096"/>
                          </a:xfrm>
                          <a:prstGeom prst="rect">
                            <a:avLst/>
                          </a:prstGeom>
                        </pic:spPr>
                      </pic:pic>
                      <pic:pic xmlns:pic="http://schemas.openxmlformats.org/drawingml/2006/picture">
                        <pic:nvPicPr>
                          <pic:cNvPr id="5105" name="Picture 5105"/>
                          <pic:cNvPicPr/>
                        </pic:nvPicPr>
                        <pic:blipFill>
                          <a:blip r:embed="rId33"/>
                          <a:stretch>
                            <a:fillRect/>
                          </a:stretch>
                        </pic:blipFill>
                        <pic:spPr>
                          <a:xfrm>
                            <a:off x="213360" y="0"/>
                            <a:ext cx="30480" cy="6096"/>
                          </a:xfrm>
                          <a:prstGeom prst="rect">
                            <a:avLst/>
                          </a:prstGeom>
                        </pic:spPr>
                      </pic:pic>
                      <pic:pic xmlns:pic="http://schemas.openxmlformats.org/drawingml/2006/picture">
                        <pic:nvPicPr>
                          <pic:cNvPr id="5107" name="Picture 5107"/>
                          <pic:cNvPicPr/>
                        </pic:nvPicPr>
                        <pic:blipFill>
                          <a:blip r:embed="rId33"/>
                          <a:stretch>
                            <a:fillRect/>
                          </a:stretch>
                        </pic:blipFill>
                        <pic:spPr>
                          <a:xfrm>
                            <a:off x="243840" y="0"/>
                            <a:ext cx="30480" cy="6096"/>
                          </a:xfrm>
                          <a:prstGeom prst="rect">
                            <a:avLst/>
                          </a:prstGeom>
                        </pic:spPr>
                      </pic:pic>
                      <pic:pic xmlns:pic="http://schemas.openxmlformats.org/drawingml/2006/picture">
                        <pic:nvPicPr>
                          <pic:cNvPr id="5109" name="Picture 5109"/>
                          <pic:cNvPicPr/>
                        </pic:nvPicPr>
                        <pic:blipFill>
                          <a:blip r:embed="rId33"/>
                          <a:stretch>
                            <a:fillRect/>
                          </a:stretch>
                        </pic:blipFill>
                        <pic:spPr>
                          <a:xfrm>
                            <a:off x="274320" y="0"/>
                            <a:ext cx="30480" cy="6096"/>
                          </a:xfrm>
                          <a:prstGeom prst="rect">
                            <a:avLst/>
                          </a:prstGeom>
                        </pic:spPr>
                      </pic:pic>
                      <pic:pic xmlns:pic="http://schemas.openxmlformats.org/drawingml/2006/picture">
                        <pic:nvPicPr>
                          <pic:cNvPr id="5111" name="Picture 5111"/>
                          <pic:cNvPicPr/>
                        </pic:nvPicPr>
                        <pic:blipFill>
                          <a:blip r:embed="rId33"/>
                          <a:stretch>
                            <a:fillRect/>
                          </a:stretch>
                        </pic:blipFill>
                        <pic:spPr>
                          <a:xfrm>
                            <a:off x="304800" y="0"/>
                            <a:ext cx="30480" cy="6096"/>
                          </a:xfrm>
                          <a:prstGeom prst="rect">
                            <a:avLst/>
                          </a:prstGeom>
                        </pic:spPr>
                      </pic:pic>
                      <pic:pic xmlns:pic="http://schemas.openxmlformats.org/drawingml/2006/picture">
                        <pic:nvPicPr>
                          <pic:cNvPr id="5113" name="Picture 5113"/>
                          <pic:cNvPicPr/>
                        </pic:nvPicPr>
                        <pic:blipFill>
                          <a:blip r:embed="rId33"/>
                          <a:stretch>
                            <a:fillRect/>
                          </a:stretch>
                        </pic:blipFill>
                        <pic:spPr>
                          <a:xfrm>
                            <a:off x="335280" y="0"/>
                            <a:ext cx="30480" cy="6096"/>
                          </a:xfrm>
                          <a:prstGeom prst="rect">
                            <a:avLst/>
                          </a:prstGeom>
                        </pic:spPr>
                      </pic:pic>
                      <pic:pic xmlns:pic="http://schemas.openxmlformats.org/drawingml/2006/picture">
                        <pic:nvPicPr>
                          <pic:cNvPr id="5115" name="Picture 5115"/>
                          <pic:cNvPicPr/>
                        </pic:nvPicPr>
                        <pic:blipFill>
                          <a:blip r:embed="rId33"/>
                          <a:stretch>
                            <a:fillRect/>
                          </a:stretch>
                        </pic:blipFill>
                        <pic:spPr>
                          <a:xfrm>
                            <a:off x="365760" y="0"/>
                            <a:ext cx="30480" cy="6096"/>
                          </a:xfrm>
                          <a:prstGeom prst="rect">
                            <a:avLst/>
                          </a:prstGeom>
                        </pic:spPr>
                      </pic:pic>
                      <pic:pic xmlns:pic="http://schemas.openxmlformats.org/drawingml/2006/picture">
                        <pic:nvPicPr>
                          <pic:cNvPr id="5117" name="Picture 5117"/>
                          <pic:cNvPicPr/>
                        </pic:nvPicPr>
                        <pic:blipFill>
                          <a:blip r:embed="rId33"/>
                          <a:stretch>
                            <a:fillRect/>
                          </a:stretch>
                        </pic:blipFill>
                        <pic:spPr>
                          <a:xfrm>
                            <a:off x="396189" y="0"/>
                            <a:ext cx="30480" cy="6096"/>
                          </a:xfrm>
                          <a:prstGeom prst="rect">
                            <a:avLst/>
                          </a:prstGeom>
                        </pic:spPr>
                      </pic:pic>
                      <pic:pic xmlns:pic="http://schemas.openxmlformats.org/drawingml/2006/picture">
                        <pic:nvPicPr>
                          <pic:cNvPr id="5119" name="Picture 5119"/>
                          <pic:cNvPicPr/>
                        </pic:nvPicPr>
                        <pic:blipFill>
                          <a:blip r:embed="rId33"/>
                          <a:stretch>
                            <a:fillRect/>
                          </a:stretch>
                        </pic:blipFill>
                        <pic:spPr>
                          <a:xfrm>
                            <a:off x="426669" y="0"/>
                            <a:ext cx="30480" cy="6096"/>
                          </a:xfrm>
                          <a:prstGeom prst="rect">
                            <a:avLst/>
                          </a:prstGeom>
                        </pic:spPr>
                      </pic:pic>
                      <pic:pic xmlns:pic="http://schemas.openxmlformats.org/drawingml/2006/picture">
                        <pic:nvPicPr>
                          <pic:cNvPr id="5121" name="Picture 5121"/>
                          <pic:cNvPicPr/>
                        </pic:nvPicPr>
                        <pic:blipFill>
                          <a:blip r:embed="rId33"/>
                          <a:stretch>
                            <a:fillRect/>
                          </a:stretch>
                        </pic:blipFill>
                        <pic:spPr>
                          <a:xfrm>
                            <a:off x="457149" y="0"/>
                            <a:ext cx="30480" cy="6096"/>
                          </a:xfrm>
                          <a:prstGeom prst="rect">
                            <a:avLst/>
                          </a:prstGeom>
                        </pic:spPr>
                      </pic:pic>
                      <pic:pic xmlns:pic="http://schemas.openxmlformats.org/drawingml/2006/picture">
                        <pic:nvPicPr>
                          <pic:cNvPr id="5123" name="Picture 5123"/>
                          <pic:cNvPicPr/>
                        </pic:nvPicPr>
                        <pic:blipFill>
                          <a:blip r:embed="rId33"/>
                          <a:stretch>
                            <a:fillRect/>
                          </a:stretch>
                        </pic:blipFill>
                        <pic:spPr>
                          <a:xfrm>
                            <a:off x="487629" y="0"/>
                            <a:ext cx="30480" cy="6096"/>
                          </a:xfrm>
                          <a:prstGeom prst="rect">
                            <a:avLst/>
                          </a:prstGeom>
                        </pic:spPr>
                      </pic:pic>
                      <pic:pic xmlns:pic="http://schemas.openxmlformats.org/drawingml/2006/picture">
                        <pic:nvPicPr>
                          <pic:cNvPr id="5125" name="Picture 5125"/>
                          <pic:cNvPicPr/>
                        </pic:nvPicPr>
                        <pic:blipFill>
                          <a:blip r:embed="rId33"/>
                          <a:stretch>
                            <a:fillRect/>
                          </a:stretch>
                        </pic:blipFill>
                        <pic:spPr>
                          <a:xfrm>
                            <a:off x="518109" y="0"/>
                            <a:ext cx="30480" cy="6096"/>
                          </a:xfrm>
                          <a:prstGeom prst="rect">
                            <a:avLst/>
                          </a:prstGeom>
                        </pic:spPr>
                      </pic:pic>
                      <pic:pic xmlns:pic="http://schemas.openxmlformats.org/drawingml/2006/picture">
                        <pic:nvPicPr>
                          <pic:cNvPr id="5127" name="Picture 5127"/>
                          <pic:cNvPicPr/>
                        </pic:nvPicPr>
                        <pic:blipFill>
                          <a:blip r:embed="rId33"/>
                          <a:stretch>
                            <a:fillRect/>
                          </a:stretch>
                        </pic:blipFill>
                        <pic:spPr>
                          <a:xfrm>
                            <a:off x="548589" y="0"/>
                            <a:ext cx="30480" cy="6096"/>
                          </a:xfrm>
                          <a:prstGeom prst="rect">
                            <a:avLst/>
                          </a:prstGeom>
                        </pic:spPr>
                      </pic:pic>
                      <pic:pic xmlns:pic="http://schemas.openxmlformats.org/drawingml/2006/picture">
                        <pic:nvPicPr>
                          <pic:cNvPr id="5129" name="Picture 5129"/>
                          <pic:cNvPicPr/>
                        </pic:nvPicPr>
                        <pic:blipFill>
                          <a:blip r:embed="rId33"/>
                          <a:stretch>
                            <a:fillRect/>
                          </a:stretch>
                        </pic:blipFill>
                        <pic:spPr>
                          <a:xfrm>
                            <a:off x="579069" y="0"/>
                            <a:ext cx="30480" cy="6096"/>
                          </a:xfrm>
                          <a:prstGeom prst="rect">
                            <a:avLst/>
                          </a:prstGeom>
                        </pic:spPr>
                      </pic:pic>
                      <pic:pic xmlns:pic="http://schemas.openxmlformats.org/drawingml/2006/picture">
                        <pic:nvPicPr>
                          <pic:cNvPr id="5131" name="Picture 5131"/>
                          <pic:cNvPicPr/>
                        </pic:nvPicPr>
                        <pic:blipFill>
                          <a:blip r:embed="rId33"/>
                          <a:stretch>
                            <a:fillRect/>
                          </a:stretch>
                        </pic:blipFill>
                        <pic:spPr>
                          <a:xfrm>
                            <a:off x="609549" y="0"/>
                            <a:ext cx="30480" cy="6096"/>
                          </a:xfrm>
                          <a:prstGeom prst="rect">
                            <a:avLst/>
                          </a:prstGeom>
                        </pic:spPr>
                      </pic:pic>
                      <pic:pic xmlns:pic="http://schemas.openxmlformats.org/drawingml/2006/picture">
                        <pic:nvPicPr>
                          <pic:cNvPr id="5133" name="Picture 5133"/>
                          <pic:cNvPicPr/>
                        </pic:nvPicPr>
                        <pic:blipFill>
                          <a:blip r:embed="rId33"/>
                          <a:stretch>
                            <a:fillRect/>
                          </a:stretch>
                        </pic:blipFill>
                        <pic:spPr>
                          <a:xfrm>
                            <a:off x="640029" y="0"/>
                            <a:ext cx="30480" cy="6096"/>
                          </a:xfrm>
                          <a:prstGeom prst="rect">
                            <a:avLst/>
                          </a:prstGeom>
                        </pic:spPr>
                      </pic:pic>
                      <pic:pic xmlns:pic="http://schemas.openxmlformats.org/drawingml/2006/picture">
                        <pic:nvPicPr>
                          <pic:cNvPr id="5135" name="Picture 5135"/>
                          <pic:cNvPicPr/>
                        </pic:nvPicPr>
                        <pic:blipFill>
                          <a:blip r:embed="rId33"/>
                          <a:stretch>
                            <a:fillRect/>
                          </a:stretch>
                        </pic:blipFill>
                        <pic:spPr>
                          <a:xfrm>
                            <a:off x="670509" y="0"/>
                            <a:ext cx="30480" cy="6096"/>
                          </a:xfrm>
                          <a:prstGeom prst="rect">
                            <a:avLst/>
                          </a:prstGeom>
                        </pic:spPr>
                      </pic:pic>
                      <pic:pic xmlns:pic="http://schemas.openxmlformats.org/drawingml/2006/picture">
                        <pic:nvPicPr>
                          <pic:cNvPr id="5137" name="Picture 5137"/>
                          <pic:cNvPicPr/>
                        </pic:nvPicPr>
                        <pic:blipFill>
                          <a:blip r:embed="rId33"/>
                          <a:stretch>
                            <a:fillRect/>
                          </a:stretch>
                        </pic:blipFill>
                        <pic:spPr>
                          <a:xfrm>
                            <a:off x="700989" y="0"/>
                            <a:ext cx="30480" cy="6096"/>
                          </a:xfrm>
                          <a:prstGeom prst="rect">
                            <a:avLst/>
                          </a:prstGeom>
                        </pic:spPr>
                      </pic:pic>
                      <pic:pic xmlns:pic="http://schemas.openxmlformats.org/drawingml/2006/picture">
                        <pic:nvPicPr>
                          <pic:cNvPr id="5139" name="Picture 5139"/>
                          <pic:cNvPicPr/>
                        </pic:nvPicPr>
                        <pic:blipFill>
                          <a:blip r:embed="rId33"/>
                          <a:stretch>
                            <a:fillRect/>
                          </a:stretch>
                        </pic:blipFill>
                        <pic:spPr>
                          <a:xfrm>
                            <a:off x="731469" y="0"/>
                            <a:ext cx="30480" cy="6096"/>
                          </a:xfrm>
                          <a:prstGeom prst="rect">
                            <a:avLst/>
                          </a:prstGeom>
                        </pic:spPr>
                      </pic:pic>
                      <pic:pic xmlns:pic="http://schemas.openxmlformats.org/drawingml/2006/picture">
                        <pic:nvPicPr>
                          <pic:cNvPr id="5141" name="Picture 5141"/>
                          <pic:cNvPicPr/>
                        </pic:nvPicPr>
                        <pic:blipFill>
                          <a:blip r:embed="rId33"/>
                          <a:stretch>
                            <a:fillRect/>
                          </a:stretch>
                        </pic:blipFill>
                        <pic:spPr>
                          <a:xfrm>
                            <a:off x="761949" y="0"/>
                            <a:ext cx="30480" cy="6096"/>
                          </a:xfrm>
                          <a:prstGeom prst="rect">
                            <a:avLst/>
                          </a:prstGeom>
                        </pic:spPr>
                      </pic:pic>
                      <pic:pic xmlns:pic="http://schemas.openxmlformats.org/drawingml/2006/picture">
                        <pic:nvPicPr>
                          <pic:cNvPr id="5143" name="Picture 5143"/>
                          <pic:cNvPicPr/>
                        </pic:nvPicPr>
                        <pic:blipFill>
                          <a:blip r:embed="rId33"/>
                          <a:stretch>
                            <a:fillRect/>
                          </a:stretch>
                        </pic:blipFill>
                        <pic:spPr>
                          <a:xfrm>
                            <a:off x="792429" y="0"/>
                            <a:ext cx="30480" cy="6096"/>
                          </a:xfrm>
                          <a:prstGeom prst="rect">
                            <a:avLst/>
                          </a:prstGeom>
                        </pic:spPr>
                      </pic:pic>
                      <pic:pic xmlns:pic="http://schemas.openxmlformats.org/drawingml/2006/picture">
                        <pic:nvPicPr>
                          <pic:cNvPr id="5145" name="Picture 5145"/>
                          <pic:cNvPicPr/>
                        </pic:nvPicPr>
                        <pic:blipFill>
                          <a:blip r:embed="rId33"/>
                          <a:stretch>
                            <a:fillRect/>
                          </a:stretch>
                        </pic:blipFill>
                        <pic:spPr>
                          <a:xfrm>
                            <a:off x="822909" y="0"/>
                            <a:ext cx="30480" cy="6096"/>
                          </a:xfrm>
                          <a:prstGeom prst="rect">
                            <a:avLst/>
                          </a:prstGeom>
                        </pic:spPr>
                      </pic:pic>
                      <pic:pic xmlns:pic="http://schemas.openxmlformats.org/drawingml/2006/picture">
                        <pic:nvPicPr>
                          <pic:cNvPr id="5147" name="Picture 5147"/>
                          <pic:cNvPicPr/>
                        </pic:nvPicPr>
                        <pic:blipFill>
                          <a:blip r:embed="rId33"/>
                          <a:stretch>
                            <a:fillRect/>
                          </a:stretch>
                        </pic:blipFill>
                        <pic:spPr>
                          <a:xfrm>
                            <a:off x="853389" y="0"/>
                            <a:ext cx="30480" cy="6096"/>
                          </a:xfrm>
                          <a:prstGeom prst="rect">
                            <a:avLst/>
                          </a:prstGeom>
                        </pic:spPr>
                      </pic:pic>
                      <pic:pic xmlns:pic="http://schemas.openxmlformats.org/drawingml/2006/picture">
                        <pic:nvPicPr>
                          <pic:cNvPr id="5149" name="Picture 5149"/>
                          <pic:cNvPicPr/>
                        </pic:nvPicPr>
                        <pic:blipFill>
                          <a:blip r:embed="rId33"/>
                          <a:stretch>
                            <a:fillRect/>
                          </a:stretch>
                        </pic:blipFill>
                        <pic:spPr>
                          <a:xfrm>
                            <a:off x="883869" y="0"/>
                            <a:ext cx="30480" cy="6096"/>
                          </a:xfrm>
                          <a:prstGeom prst="rect">
                            <a:avLst/>
                          </a:prstGeom>
                        </pic:spPr>
                      </pic:pic>
                      <pic:pic xmlns:pic="http://schemas.openxmlformats.org/drawingml/2006/picture">
                        <pic:nvPicPr>
                          <pic:cNvPr id="5151" name="Picture 5151"/>
                          <pic:cNvPicPr/>
                        </pic:nvPicPr>
                        <pic:blipFill>
                          <a:blip r:embed="rId33"/>
                          <a:stretch>
                            <a:fillRect/>
                          </a:stretch>
                        </pic:blipFill>
                        <pic:spPr>
                          <a:xfrm>
                            <a:off x="914349" y="0"/>
                            <a:ext cx="30480" cy="6096"/>
                          </a:xfrm>
                          <a:prstGeom prst="rect">
                            <a:avLst/>
                          </a:prstGeom>
                        </pic:spPr>
                      </pic:pic>
                      <pic:pic xmlns:pic="http://schemas.openxmlformats.org/drawingml/2006/picture">
                        <pic:nvPicPr>
                          <pic:cNvPr id="5153" name="Picture 5153"/>
                          <pic:cNvPicPr/>
                        </pic:nvPicPr>
                        <pic:blipFill>
                          <a:blip r:embed="rId33"/>
                          <a:stretch>
                            <a:fillRect/>
                          </a:stretch>
                        </pic:blipFill>
                        <pic:spPr>
                          <a:xfrm>
                            <a:off x="944829" y="0"/>
                            <a:ext cx="30480" cy="6096"/>
                          </a:xfrm>
                          <a:prstGeom prst="rect">
                            <a:avLst/>
                          </a:prstGeom>
                        </pic:spPr>
                      </pic:pic>
                      <pic:pic xmlns:pic="http://schemas.openxmlformats.org/drawingml/2006/picture">
                        <pic:nvPicPr>
                          <pic:cNvPr id="5155" name="Picture 5155"/>
                          <pic:cNvPicPr/>
                        </pic:nvPicPr>
                        <pic:blipFill>
                          <a:blip r:embed="rId33"/>
                          <a:stretch>
                            <a:fillRect/>
                          </a:stretch>
                        </pic:blipFill>
                        <pic:spPr>
                          <a:xfrm>
                            <a:off x="975309" y="0"/>
                            <a:ext cx="30480" cy="6096"/>
                          </a:xfrm>
                          <a:prstGeom prst="rect">
                            <a:avLst/>
                          </a:prstGeom>
                        </pic:spPr>
                      </pic:pic>
                      <pic:pic xmlns:pic="http://schemas.openxmlformats.org/drawingml/2006/picture">
                        <pic:nvPicPr>
                          <pic:cNvPr id="5157" name="Picture 5157"/>
                          <pic:cNvPicPr/>
                        </pic:nvPicPr>
                        <pic:blipFill>
                          <a:blip r:embed="rId33"/>
                          <a:stretch>
                            <a:fillRect/>
                          </a:stretch>
                        </pic:blipFill>
                        <pic:spPr>
                          <a:xfrm>
                            <a:off x="1005789" y="0"/>
                            <a:ext cx="30480" cy="6096"/>
                          </a:xfrm>
                          <a:prstGeom prst="rect">
                            <a:avLst/>
                          </a:prstGeom>
                        </pic:spPr>
                      </pic:pic>
                      <pic:pic xmlns:pic="http://schemas.openxmlformats.org/drawingml/2006/picture">
                        <pic:nvPicPr>
                          <pic:cNvPr id="5159" name="Picture 5159"/>
                          <pic:cNvPicPr/>
                        </pic:nvPicPr>
                        <pic:blipFill>
                          <a:blip r:embed="rId33"/>
                          <a:stretch>
                            <a:fillRect/>
                          </a:stretch>
                        </pic:blipFill>
                        <pic:spPr>
                          <a:xfrm>
                            <a:off x="1036269" y="0"/>
                            <a:ext cx="30480" cy="6096"/>
                          </a:xfrm>
                          <a:prstGeom prst="rect">
                            <a:avLst/>
                          </a:prstGeom>
                        </pic:spPr>
                      </pic:pic>
                      <pic:pic xmlns:pic="http://schemas.openxmlformats.org/drawingml/2006/picture">
                        <pic:nvPicPr>
                          <pic:cNvPr id="5161" name="Picture 5161"/>
                          <pic:cNvPicPr/>
                        </pic:nvPicPr>
                        <pic:blipFill>
                          <a:blip r:embed="rId33"/>
                          <a:stretch>
                            <a:fillRect/>
                          </a:stretch>
                        </pic:blipFill>
                        <pic:spPr>
                          <a:xfrm>
                            <a:off x="1066749" y="0"/>
                            <a:ext cx="30480" cy="6096"/>
                          </a:xfrm>
                          <a:prstGeom prst="rect">
                            <a:avLst/>
                          </a:prstGeom>
                        </pic:spPr>
                      </pic:pic>
                      <pic:pic xmlns:pic="http://schemas.openxmlformats.org/drawingml/2006/picture">
                        <pic:nvPicPr>
                          <pic:cNvPr id="5163" name="Picture 5163"/>
                          <pic:cNvPicPr/>
                        </pic:nvPicPr>
                        <pic:blipFill>
                          <a:blip r:embed="rId33"/>
                          <a:stretch>
                            <a:fillRect/>
                          </a:stretch>
                        </pic:blipFill>
                        <pic:spPr>
                          <a:xfrm>
                            <a:off x="1097229" y="0"/>
                            <a:ext cx="30480" cy="6096"/>
                          </a:xfrm>
                          <a:prstGeom prst="rect">
                            <a:avLst/>
                          </a:prstGeom>
                        </pic:spPr>
                      </pic:pic>
                      <pic:pic xmlns:pic="http://schemas.openxmlformats.org/drawingml/2006/picture">
                        <pic:nvPicPr>
                          <pic:cNvPr id="5165" name="Picture 5165"/>
                          <pic:cNvPicPr/>
                        </pic:nvPicPr>
                        <pic:blipFill>
                          <a:blip r:embed="rId33"/>
                          <a:stretch>
                            <a:fillRect/>
                          </a:stretch>
                        </pic:blipFill>
                        <pic:spPr>
                          <a:xfrm>
                            <a:off x="1127709" y="0"/>
                            <a:ext cx="30480" cy="6096"/>
                          </a:xfrm>
                          <a:prstGeom prst="rect">
                            <a:avLst/>
                          </a:prstGeom>
                        </pic:spPr>
                      </pic:pic>
                      <pic:pic xmlns:pic="http://schemas.openxmlformats.org/drawingml/2006/picture">
                        <pic:nvPicPr>
                          <pic:cNvPr id="5167" name="Picture 5167"/>
                          <pic:cNvPicPr/>
                        </pic:nvPicPr>
                        <pic:blipFill>
                          <a:blip r:embed="rId33"/>
                          <a:stretch>
                            <a:fillRect/>
                          </a:stretch>
                        </pic:blipFill>
                        <pic:spPr>
                          <a:xfrm>
                            <a:off x="1158189" y="0"/>
                            <a:ext cx="30480" cy="6096"/>
                          </a:xfrm>
                          <a:prstGeom prst="rect">
                            <a:avLst/>
                          </a:prstGeom>
                        </pic:spPr>
                      </pic:pic>
                      <pic:pic xmlns:pic="http://schemas.openxmlformats.org/drawingml/2006/picture">
                        <pic:nvPicPr>
                          <pic:cNvPr id="5169" name="Picture 5169"/>
                          <pic:cNvPicPr/>
                        </pic:nvPicPr>
                        <pic:blipFill>
                          <a:blip r:embed="rId33"/>
                          <a:stretch>
                            <a:fillRect/>
                          </a:stretch>
                        </pic:blipFill>
                        <pic:spPr>
                          <a:xfrm>
                            <a:off x="1188669" y="0"/>
                            <a:ext cx="30480" cy="6096"/>
                          </a:xfrm>
                          <a:prstGeom prst="rect">
                            <a:avLst/>
                          </a:prstGeom>
                        </pic:spPr>
                      </pic:pic>
                      <pic:pic xmlns:pic="http://schemas.openxmlformats.org/drawingml/2006/picture">
                        <pic:nvPicPr>
                          <pic:cNvPr id="5171" name="Picture 5171"/>
                          <pic:cNvPicPr/>
                        </pic:nvPicPr>
                        <pic:blipFill>
                          <a:blip r:embed="rId33"/>
                          <a:stretch>
                            <a:fillRect/>
                          </a:stretch>
                        </pic:blipFill>
                        <pic:spPr>
                          <a:xfrm>
                            <a:off x="1219149" y="0"/>
                            <a:ext cx="30480" cy="6096"/>
                          </a:xfrm>
                          <a:prstGeom prst="rect">
                            <a:avLst/>
                          </a:prstGeom>
                        </pic:spPr>
                      </pic:pic>
                      <pic:pic xmlns:pic="http://schemas.openxmlformats.org/drawingml/2006/picture">
                        <pic:nvPicPr>
                          <pic:cNvPr id="5173" name="Picture 5173"/>
                          <pic:cNvPicPr/>
                        </pic:nvPicPr>
                        <pic:blipFill>
                          <a:blip r:embed="rId33"/>
                          <a:stretch>
                            <a:fillRect/>
                          </a:stretch>
                        </pic:blipFill>
                        <pic:spPr>
                          <a:xfrm>
                            <a:off x="1249629" y="0"/>
                            <a:ext cx="30480" cy="6096"/>
                          </a:xfrm>
                          <a:prstGeom prst="rect">
                            <a:avLst/>
                          </a:prstGeom>
                        </pic:spPr>
                      </pic:pic>
                      <pic:pic xmlns:pic="http://schemas.openxmlformats.org/drawingml/2006/picture">
                        <pic:nvPicPr>
                          <pic:cNvPr id="5175" name="Picture 5175"/>
                          <pic:cNvPicPr/>
                        </pic:nvPicPr>
                        <pic:blipFill>
                          <a:blip r:embed="rId33"/>
                          <a:stretch>
                            <a:fillRect/>
                          </a:stretch>
                        </pic:blipFill>
                        <pic:spPr>
                          <a:xfrm>
                            <a:off x="1280109" y="0"/>
                            <a:ext cx="30480" cy="6096"/>
                          </a:xfrm>
                          <a:prstGeom prst="rect">
                            <a:avLst/>
                          </a:prstGeom>
                        </pic:spPr>
                      </pic:pic>
                      <pic:pic xmlns:pic="http://schemas.openxmlformats.org/drawingml/2006/picture">
                        <pic:nvPicPr>
                          <pic:cNvPr id="5177" name="Picture 5177"/>
                          <pic:cNvPicPr/>
                        </pic:nvPicPr>
                        <pic:blipFill>
                          <a:blip r:embed="rId33"/>
                          <a:stretch>
                            <a:fillRect/>
                          </a:stretch>
                        </pic:blipFill>
                        <pic:spPr>
                          <a:xfrm>
                            <a:off x="1310589" y="0"/>
                            <a:ext cx="30480" cy="6096"/>
                          </a:xfrm>
                          <a:prstGeom prst="rect">
                            <a:avLst/>
                          </a:prstGeom>
                        </pic:spPr>
                      </pic:pic>
                      <pic:pic xmlns:pic="http://schemas.openxmlformats.org/drawingml/2006/picture">
                        <pic:nvPicPr>
                          <pic:cNvPr id="5179" name="Picture 5179"/>
                          <pic:cNvPicPr/>
                        </pic:nvPicPr>
                        <pic:blipFill>
                          <a:blip r:embed="rId33"/>
                          <a:stretch>
                            <a:fillRect/>
                          </a:stretch>
                        </pic:blipFill>
                        <pic:spPr>
                          <a:xfrm>
                            <a:off x="1341069" y="0"/>
                            <a:ext cx="30480" cy="6096"/>
                          </a:xfrm>
                          <a:prstGeom prst="rect">
                            <a:avLst/>
                          </a:prstGeom>
                        </pic:spPr>
                      </pic:pic>
                      <pic:pic xmlns:pic="http://schemas.openxmlformats.org/drawingml/2006/picture">
                        <pic:nvPicPr>
                          <pic:cNvPr id="5181" name="Picture 5181"/>
                          <pic:cNvPicPr/>
                        </pic:nvPicPr>
                        <pic:blipFill>
                          <a:blip r:embed="rId33"/>
                          <a:stretch>
                            <a:fillRect/>
                          </a:stretch>
                        </pic:blipFill>
                        <pic:spPr>
                          <a:xfrm>
                            <a:off x="1371549" y="0"/>
                            <a:ext cx="30785" cy="6096"/>
                          </a:xfrm>
                          <a:prstGeom prst="rect">
                            <a:avLst/>
                          </a:prstGeom>
                        </pic:spPr>
                      </pic:pic>
                      <pic:pic xmlns:pic="http://schemas.openxmlformats.org/drawingml/2006/picture">
                        <pic:nvPicPr>
                          <pic:cNvPr id="5183" name="Picture 5183"/>
                          <pic:cNvPicPr/>
                        </pic:nvPicPr>
                        <pic:blipFill>
                          <a:blip r:embed="rId33"/>
                          <a:stretch>
                            <a:fillRect/>
                          </a:stretch>
                        </pic:blipFill>
                        <pic:spPr>
                          <a:xfrm>
                            <a:off x="1402410" y="0"/>
                            <a:ext cx="30480" cy="6096"/>
                          </a:xfrm>
                          <a:prstGeom prst="rect">
                            <a:avLst/>
                          </a:prstGeom>
                        </pic:spPr>
                      </pic:pic>
                      <pic:pic xmlns:pic="http://schemas.openxmlformats.org/drawingml/2006/picture">
                        <pic:nvPicPr>
                          <pic:cNvPr id="5185" name="Picture 5185"/>
                          <pic:cNvPicPr/>
                        </pic:nvPicPr>
                        <pic:blipFill>
                          <a:blip r:embed="rId33"/>
                          <a:stretch>
                            <a:fillRect/>
                          </a:stretch>
                        </pic:blipFill>
                        <pic:spPr>
                          <a:xfrm>
                            <a:off x="1432890" y="0"/>
                            <a:ext cx="30480" cy="6096"/>
                          </a:xfrm>
                          <a:prstGeom prst="rect">
                            <a:avLst/>
                          </a:prstGeom>
                        </pic:spPr>
                      </pic:pic>
                      <pic:pic xmlns:pic="http://schemas.openxmlformats.org/drawingml/2006/picture">
                        <pic:nvPicPr>
                          <pic:cNvPr id="5187" name="Picture 5187"/>
                          <pic:cNvPicPr/>
                        </pic:nvPicPr>
                        <pic:blipFill>
                          <a:blip r:embed="rId33"/>
                          <a:stretch>
                            <a:fillRect/>
                          </a:stretch>
                        </pic:blipFill>
                        <pic:spPr>
                          <a:xfrm>
                            <a:off x="1463370" y="0"/>
                            <a:ext cx="30480" cy="6096"/>
                          </a:xfrm>
                          <a:prstGeom prst="rect">
                            <a:avLst/>
                          </a:prstGeom>
                        </pic:spPr>
                      </pic:pic>
                      <pic:pic xmlns:pic="http://schemas.openxmlformats.org/drawingml/2006/picture">
                        <pic:nvPicPr>
                          <pic:cNvPr id="5189" name="Picture 5189"/>
                          <pic:cNvPicPr/>
                        </pic:nvPicPr>
                        <pic:blipFill>
                          <a:blip r:embed="rId33"/>
                          <a:stretch>
                            <a:fillRect/>
                          </a:stretch>
                        </pic:blipFill>
                        <pic:spPr>
                          <a:xfrm>
                            <a:off x="1493850" y="0"/>
                            <a:ext cx="30480" cy="6096"/>
                          </a:xfrm>
                          <a:prstGeom prst="rect">
                            <a:avLst/>
                          </a:prstGeom>
                        </pic:spPr>
                      </pic:pic>
                      <pic:pic xmlns:pic="http://schemas.openxmlformats.org/drawingml/2006/picture">
                        <pic:nvPicPr>
                          <pic:cNvPr id="5191" name="Picture 5191"/>
                          <pic:cNvPicPr/>
                        </pic:nvPicPr>
                        <pic:blipFill>
                          <a:blip r:embed="rId33"/>
                          <a:stretch>
                            <a:fillRect/>
                          </a:stretch>
                        </pic:blipFill>
                        <pic:spPr>
                          <a:xfrm>
                            <a:off x="1524330" y="0"/>
                            <a:ext cx="30480" cy="6096"/>
                          </a:xfrm>
                          <a:prstGeom prst="rect">
                            <a:avLst/>
                          </a:prstGeom>
                        </pic:spPr>
                      </pic:pic>
                      <pic:pic xmlns:pic="http://schemas.openxmlformats.org/drawingml/2006/picture">
                        <pic:nvPicPr>
                          <pic:cNvPr id="5193" name="Picture 5193"/>
                          <pic:cNvPicPr/>
                        </pic:nvPicPr>
                        <pic:blipFill>
                          <a:blip r:embed="rId33"/>
                          <a:stretch>
                            <a:fillRect/>
                          </a:stretch>
                        </pic:blipFill>
                        <pic:spPr>
                          <a:xfrm>
                            <a:off x="1554810" y="0"/>
                            <a:ext cx="30480" cy="6096"/>
                          </a:xfrm>
                          <a:prstGeom prst="rect">
                            <a:avLst/>
                          </a:prstGeom>
                        </pic:spPr>
                      </pic:pic>
                      <pic:pic xmlns:pic="http://schemas.openxmlformats.org/drawingml/2006/picture">
                        <pic:nvPicPr>
                          <pic:cNvPr id="5195" name="Picture 5195"/>
                          <pic:cNvPicPr/>
                        </pic:nvPicPr>
                        <pic:blipFill>
                          <a:blip r:embed="rId33"/>
                          <a:stretch>
                            <a:fillRect/>
                          </a:stretch>
                        </pic:blipFill>
                        <pic:spPr>
                          <a:xfrm>
                            <a:off x="1585290" y="0"/>
                            <a:ext cx="30480" cy="6096"/>
                          </a:xfrm>
                          <a:prstGeom prst="rect">
                            <a:avLst/>
                          </a:prstGeom>
                        </pic:spPr>
                      </pic:pic>
                      <pic:pic xmlns:pic="http://schemas.openxmlformats.org/drawingml/2006/picture">
                        <pic:nvPicPr>
                          <pic:cNvPr id="5197" name="Picture 5197"/>
                          <pic:cNvPicPr/>
                        </pic:nvPicPr>
                        <pic:blipFill>
                          <a:blip r:embed="rId33"/>
                          <a:stretch>
                            <a:fillRect/>
                          </a:stretch>
                        </pic:blipFill>
                        <pic:spPr>
                          <a:xfrm>
                            <a:off x="1615770" y="0"/>
                            <a:ext cx="30480" cy="6096"/>
                          </a:xfrm>
                          <a:prstGeom prst="rect">
                            <a:avLst/>
                          </a:prstGeom>
                        </pic:spPr>
                      </pic:pic>
                      <pic:pic xmlns:pic="http://schemas.openxmlformats.org/drawingml/2006/picture">
                        <pic:nvPicPr>
                          <pic:cNvPr id="5199" name="Picture 5199"/>
                          <pic:cNvPicPr/>
                        </pic:nvPicPr>
                        <pic:blipFill>
                          <a:blip r:embed="rId33"/>
                          <a:stretch>
                            <a:fillRect/>
                          </a:stretch>
                        </pic:blipFill>
                        <pic:spPr>
                          <a:xfrm>
                            <a:off x="1646250" y="0"/>
                            <a:ext cx="30480" cy="6096"/>
                          </a:xfrm>
                          <a:prstGeom prst="rect">
                            <a:avLst/>
                          </a:prstGeom>
                        </pic:spPr>
                      </pic:pic>
                      <pic:pic xmlns:pic="http://schemas.openxmlformats.org/drawingml/2006/picture">
                        <pic:nvPicPr>
                          <pic:cNvPr id="5201" name="Picture 5201"/>
                          <pic:cNvPicPr/>
                        </pic:nvPicPr>
                        <pic:blipFill>
                          <a:blip r:embed="rId33"/>
                          <a:stretch>
                            <a:fillRect/>
                          </a:stretch>
                        </pic:blipFill>
                        <pic:spPr>
                          <a:xfrm>
                            <a:off x="1676730" y="0"/>
                            <a:ext cx="30480" cy="6096"/>
                          </a:xfrm>
                          <a:prstGeom prst="rect">
                            <a:avLst/>
                          </a:prstGeom>
                        </pic:spPr>
                      </pic:pic>
                      <pic:pic xmlns:pic="http://schemas.openxmlformats.org/drawingml/2006/picture">
                        <pic:nvPicPr>
                          <pic:cNvPr id="5203" name="Picture 5203"/>
                          <pic:cNvPicPr/>
                        </pic:nvPicPr>
                        <pic:blipFill>
                          <a:blip r:embed="rId33"/>
                          <a:stretch>
                            <a:fillRect/>
                          </a:stretch>
                        </pic:blipFill>
                        <pic:spPr>
                          <a:xfrm>
                            <a:off x="1707210" y="0"/>
                            <a:ext cx="30480" cy="6096"/>
                          </a:xfrm>
                          <a:prstGeom prst="rect">
                            <a:avLst/>
                          </a:prstGeom>
                        </pic:spPr>
                      </pic:pic>
                      <pic:pic xmlns:pic="http://schemas.openxmlformats.org/drawingml/2006/picture">
                        <pic:nvPicPr>
                          <pic:cNvPr id="5205" name="Picture 5205"/>
                          <pic:cNvPicPr/>
                        </pic:nvPicPr>
                        <pic:blipFill>
                          <a:blip r:embed="rId33"/>
                          <a:stretch>
                            <a:fillRect/>
                          </a:stretch>
                        </pic:blipFill>
                        <pic:spPr>
                          <a:xfrm>
                            <a:off x="1737690" y="0"/>
                            <a:ext cx="30480" cy="6096"/>
                          </a:xfrm>
                          <a:prstGeom prst="rect">
                            <a:avLst/>
                          </a:prstGeom>
                        </pic:spPr>
                      </pic:pic>
                      <pic:pic xmlns:pic="http://schemas.openxmlformats.org/drawingml/2006/picture">
                        <pic:nvPicPr>
                          <pic:cNvPr id="5207" name="Picture 5207"/>
                          <pic:cNvPicPr/>
                        </pic:nvPicPr>
                        <pic:blipFill>
                          <a:blip r:embed="rId33"/>
                          <a:stretch>
                            <a:fillRect/>
                          </a:stretch>
                        </pic:blipFill>
                        <pic:spPr>
                          <a:xfrm>
                            <a:off x="1768170" y="0"/>
                            <a:ext cx="30480" cy="6096"/>
                          </a:xfrm>
                          <a:prstGeom prst="rect">
                            <a:avLst/>
                          </a:prstGeom>
                        </pic:spPr>
                      </pic:pic>
                      <pic:pic xmlns:pic="http://schemas.openxmlformats.org/drawingml/2006/picture">
                        <pic:nvPicPr>
                          <pic:cNvPr id="5209" name="Picture 5209"/>
                          <pic:cNvPicPr/>
                        </pic:nvPicPr>
                        <pic:blipFill>
                          <a:blip r:embed="rId33"/>
                          <a:stretch>
                            <a:fillRect/>
                          </a:stretch>
                        </pic:blipFill>
                        <pic:spPr>
                          <a:xfrm>
                            <a:off x="1798650" y="0"/>
                            <a:ext cx="30480" cy="6096"/>
                          </a:xfrm>
                          <a:prstGeom prst="rect">
                            <a:avLst/>
                          </a:prstGeom>
                        </pic:spPr>
                      </pic:pic>
                      <pic:pic xmlns:pic="http://schemas.openxmlformats.org/drawingml/2006/picture">
                        <pic:nvPicPr>
                          <pic:cNvPr id="5211" name="Picture 5211"/>
                          <pic:cNvPicPr/>
                        </pic:nvPicPr>
                        <pic:blipFill>
                          <a:blip r:embed="rId33"/>
                          <a:stretch>
                            <a:fillRect/>
                          </a:stretch>
                        </pic:blipFill>
                        <pic:spPr>
                          <a:xfrm>
                            <a:off x="1829130" y="0"/>
                            <a:ext cx="30480" cy="6096"/>
                          </a:xfrm>
                          <a:prstGeom prst="rect">
                            <a:avLst/>
                          </a:prstGeom>
                        </pic:spPr>
                      </pic:pic>
                      <pic:pic xmlns:pic="http://schemas.openxmlformats.org/drawingml/2006/picture">
                        <pic:nvPicPr>
                          <pic:cNvPr id="5213" name="Picture 5213"/>
                          <pic:cNvPicPr/>
                        </pic:nvPicPr>
                        <pic:blipFill>
                          <a:blip r:embed="rId33"/>
                          <a:stretch>
                            <a:fillRect/>
                          </a:stretch>
                        </pic:blipFill>
                        <pic:spPr>
                          <a:xfrm>
                            <a:off x="1859610" y="0"/>
                            <a:ext cx="30480" cy="6096"/>
                          </a:xfrm>
                          <a:prstGeom prst="rect">
                            <a:avLst/>
                          </a:prstGeom>
                        </pic:spPr>
                      </pic:pic>
                      <pic:pic xmlns:pic="http://schemas.openxmlformats.org/drawingml/2006/picture">
                        <pic:nvPicPr>
                          <pic:cNvPr id="5215" name="Picture 5215"/>
                          <pic:cNvPicPr/>
                        </pic:nvPicPr>
                        <pic:blipFill>
                          <a:blip r:embed="rId33"/>
                          <a:stretch>
                            <a:fillRect/>
                          </a:stretch>
                        </pic:blipFill>
                        <pic:spPr>
                          <a:xfrm>
                            <a:off x="1890090" y="0"/>
                            <a:ext cx="30480" cy="6096"/>
                          </a:xfrm>
                          <a:prstGeom prst="rect">
                            <a:avLst/>
                          </a:prstGeom>
                        </pic:spPr>
                      </pic:pic>
                      <pic:pic xmlns:pic="http://schemas.openxmlformats.org/drawingml/2006/picture">
                        <pic:nvPicPr>
                          <pic:cNvPr id="5217" name="Picture 5217"/>
                          <pic:cNvPicPr/>
                        </pic:nvPicPr>
                        <pic:blipFill>
                          <a:blip r:embed="rId33"/>
                          <a:stretch>
                            <a:fillRect/>
                          </a:stretch>
                        </pic:blipFill>
                        <pic:spPr>
                          <a:xfrm>
                            <a:off x="1920570" y="0"/>
                            <a:ext cx="30480" cy="6096"/>
                          </a:xfrm>
                          <a:prstGeom prst="rect">
                            <a:avLst/>
                          </a:prstGeom>
                        </pic:spPr>
                      </pic:pic>
                      <pic:pic xmlns:pic="http://schemas.openxmlformats.org/drawingml/2006/picture">
                        <pic:nvPicPr>
                          <pic:cNvPr id="5219" name="Picture 5219"/>
                          <pic:cNvPicPr/>
                        </pic:nvPicPr>
                        <pic:blipFill>
                          <a:blip r:embed="rId33"/>
                          <a:stretch>
                            <a:fillRect/>
                          </a:stretch>
                        </pic:blipFill>
                        <pic:spPr>
                          <a:xfrm>
                            <a:off x="1951050" y="0"/>
                            <a:ext cx="30480" cy="6096"/>
                          </a:xfrm>
                          <a:prstGeom prst="rect">
                            <a:avLst/>
                          </a:prstGeom>
                        </pic:spPr>
                      </pic:pic>
                      <pic:pic xmlns:pic="http://schemas.openxmlformats.org/drawingml/2006/picture">
                        <pic:nvPicPr>
                          <pic:cNvPr id="5221" name="Picture 5221"/>
                          <pic:cNvPicPr/>
                        </pic:nvPicPr>
                        <pic:blipFill>
                          <a:blip r:embed="rId33"/>
                          <a:stretch>
                            <a:fillRect/>
                          </a:stretch>
                        </pic:blipFill>
                        <pic:spPr>
                          <a:xfrm>
                            <a:off x="1981530" y="0"/>
                            <a:ext cx="30480" cy="6096"/>
                          </a:xfrm>
                          <a:prstGeom prst="rect">
                            <a:avLst/>
                          </a:prstGeom>
                        </pic:spPr>
                      </pic:pic>
                      <pic:pic xmlns:pic="http://schemas.openxmlformats.org/drawingml/2006/picture">
                        <pic:nvPicPr>
                          <pic:cNvPr id="5223" name="Picture 5223"/>
                          <pic:cNvPicPr/>
                        </pic:nvPicPr>
                        <pic:blipFill>
                          <a:blip r:embed="rId33"/>
                          <a:stretch>
                            <a:fillRect/>
                          </a:stretch>
                        </pic:blipFill>
                        <pic:spPr>
                          <a:xfrm>
                            <a:off x="2012010" y="0"/>
                            <a:ext cx="30480" cy="6096"/>
                          </a:xfrm>
                          <a:prstGeom prst="rect">
                            <a:avLst/>
                          </a:prstGeom>
                        </pic:spPr>
                      </pic:pic>
                      <pic:pic xmlns:pic="http://schemas.openxmlformats.org/drawingml/2006/picture">
                        <pic:nvPicPr>
                          <pic:cNvPr id="5225" name="Picture 5225"/>
                          <pic:cNvPicPr/>
                        </pic:nvPicPr>
                        <pic:blipFill>
                          <a:blip r:embed="rId33"/>
                          <a:stretch>
                            <a:fillRect/>
                          </a:stretch>
                        </pic:blipFill>
                        <pic:spPr>
                          <a:xfrm>
                            <a:off x="2042490" y="0"/>
                            <a:ext cx="30480" cy="6096"/>
                          </a:xfrm>
                          <a:prstGeom prst="rect">
                            <a:avLst/>
                          </a:prstGeom>
                        </pic:spPr>
                      </pic:pic>
                      <pic:pic xmlns:pic="http://schemas.openxmlformats.org/drawingml/2006/picture">
                        <pic:nvPicPr>
                          <pic:cNvPr id="5227" name="Picture 5227"/>
                          <pic:cNvPicPr/>
                        </pic:nvPicPr>
                        <pic:blipFill>
                          <a:blip r:embed="rId33"/>
                          <a:stretch>
                            <a:fillRect/>
                          </a:stretch>
                        </pic:blipFill>
                        <pic:spPr>
                          <a:xfrm>
                            <a:off x="2072970" y="0"/>
                            <a:ext cx="30480" cy="6096"/>
                          </a:xfrm>
                          <a:prstGeom prst="rect">
                            <a:avLst/>
                          </a:prstGeom>
                        </pic:spPr>
                      </pic:pic>
                      <pic:pic xmlns:pic="http://schemas.openxmlformats.org/drawingml/2006/picture">
                        <pic:nvPicPr>
                          <pic:cNvPr id="5229" name="Picture 5229"/>
                          <pic:cNvPicPr/>
                        </pic:nvPicPr>
                        <pic:blipFill>
                          <a:blip r:embed="rId33"/>
                          <a:stretch>
                            <a:fillRect/>
                          </a:stretch>
                        </pic:blipFill>
                        <pic:spPr>
                          <a:xfrm>
                            <a:off x="2103450" y="0"/>
                            <a:ext cx="30480" cy="6096"/>
                          </a:xfrm>
                          <a:prstGeom prst="rect">
                            <a:avLst/>
                          </a:prstGeom>
                        </pic:spPr>
                      </pic:pic>
                      <pic:pic xmlns:pic="http://schemas.openxmlformats.org/drawingml/2006/picture">
                        <pic:nvPicPr>
                          <pic:cNvPr id="5231" name="Picture 5231"/>
                          <pic:cNvPicPr/>
                        </pic:nvPicPr>
                        <pic:blipFill>
                          <a:blip r:embed="rId33"/>
                          <a:stretch>
                            <a:fillRect/>
                          </a:stretch>
                        </pic:blipFill>
                        <pic:spPr>
                          <a:xfrm>
                            <a:off x="2133930" y="0"/>
                            <a:ext cx="30480" cy="6096"/>
                          </a:xfrm>
                          <a:prstGeom prst="rect">
                            <a:avLst/>
                          </a:prstGeom>
                        </pic:spPr>
                      </pic:pic>
                      <pic:pic xmlns:pic="http://schemas.openxmlformats.org/drawingml/2006/picture">
                        <pic:nvPicPr>
                          <pic:cNvPr id="5233" name="Picture 5233"/>
                          <pic:cNvPicPr/>
                        </pic:nvPicPr>
                        <pic:blipFill>
                          <a:blip r:embed="rId33"/>
                          <a:stretch>
                            <a:fillRect/>
                          </a:stretch>
                        </pic:blipFill>
                        <pic:spPr>
                          <a:xfrm>
                            <a:off x="2164410" y="0"/>
                            <a:ext cx="30480" cy="6096"/>
                          </a:xfrm>
                          <a:prstGeom prst="rect">
                            <a:avLst/>
                          </a:prstGeom>
                        </pic:spPr>
                      </pic:pic>
                      <pic:pic xmlns:pic="http://schemas.openxmlformats.org/drawingml/2006/picture">
                        <pic:nvPicPr>
                          <pic:cNvPr id="5235" name="Picture 5235"/>
                          <pic:cNvPicPr/>
                        </pic:nvPicPr>
                        <pic:blipFill>
                          <a:blip r:embed="rId33"/>
                          <a:stretch>
                            <a:fillRect/>
                          </a:stretch>
                        </pic:blipFill>
                        <pic:spPr>
                          <a:xfrm>
                            <a:off x="2194890" y="0"/>
                            <a:ext cx="30480" cy="6096"/>
                          </a:xfrm>
                          <a:prstGeom prst="rect">
                            <a:avLst/>
                          </a:prstGeom>
                        </pic:spPr>
                      </pic:pic>
                      <pic:pic xmlns:pic="http://schemas.openxmlformats.org/drawingml/2006/picture">
                        <pic:nvPicPr>
                          <pic:cNvPr id="5237" name="Picture 5237"/>
                          <pic:cNvPicPr/>
                        </pic:nvPicPr>
                        <pic:blipFill>
                          <a:blip r:embed="rId33"/>
                          <a:stretch>
                            <a:fillRect/>
                          </a:stretch>
                        </pic:blipFill>
                        <pic:spPr>
                          <a:xfrm>
                            <a:off x="2225370" y="0"/>
                            <a:ext cx="30480" cy="6096"/>
                          </a:xfrm>
                          <a:prstGeom prst="rect">
                            <a:avLst/>
                          </a:prstGeom>
                        </pic:spPr>
                      </pic:pic>
                      <pic:pic xmlns:pic="http://schemas.openxmlformats.org/drawingml/2006/picture">
                        <pic:nvPicPr>
                          <pic:cNvPr id="5239" name="Picture 5239"/>
                          <pic:cNvPicPr/>
                        </pic:nvPicPr>
                        <pic:blipFill>
                          <a:blip r:embed="rId33"/>
                          <a:stretch>
                            <a:fillRect/>
                          </a:stretch>
                        </pic:blipFill>
                        <pic:spPr>
                          <a:xfrm>
                            <a:off x="2255850" y="0"/>
                            <a:ext cx="30480" cy="6096"/>
                          </a:xfrm>
                          <a:prstGeom prst="rect">
                            <a:avLst/>
                          </a:prstGeom>
                        </pic:spPr>
                      </pic:pic>
                      <pic:pic xmlns:pic="http://schemas.openxmlformats.org/drawingml/2006/picture">
                        <pic:nvPicPr>
                          <pic:cNvPr id="5241" name="Picture 5241"/>
                          <pic:cNvPicPr/>
                        </pic:nvPicPr>
                        <pic:blipFill>
                          <a:blip r:embed="rId33"/>
                          <a:stretch>
                            <a:fillRect/>
                          </a:stretch>
                        </pic:blipFill>
                        <pic:spPr>
                          <a:xfrm>
                            <a:off x="2286330" y="0"/>
                            <a:ext cx="30480" cy="6096"/>
                          </a:xfrm>
                          <a:prstGeom prst="rect">
                            <a:avLst/>
                          </a:prstGeom>
                        </pic:spPr>
                      </pic:pic>
                      <pic:pic xmlns:pic="http://schemas.openxmlformats.org/drawingml/2006/picture">
                        <pic:nvPicPr>
                          <pic:cNvPr id="5243" name="Picture 5243"/>
                          <pic:cNvPicPr/>
                        </pic:nvPicPr>
                        <pic:blipFill>
                          <a:blip r:embed="rId33"/>
                          <a:stretch>
                            <a:fillRect/>
                          </a:stretch>
                        </pic:blipFill>
                        <pic:spPr>
                          <a:xfrm>
                            <a:off x="2316810" y="0"/>
                            <a:ext cx="30480" cy="6096"/>
                          </a:xfrm>
                          <a:prstGeom prst="rect">
                            <a:avLst/>
                          </a:prstGeom>
                        </pic:spPr>
                      </pic:pic>
                      <pic:pic xmlns:pic="http://schemas.openxmlformats.org/drawingml/2006/picture">
                        <pic:nvPicPr>
                          <pic:cNvPr id="5245" name="Picture 5245"/>
                          <pic:cNvPicPr/>
                        </pic:nvPicPr>
                        <pic:blipFill>
                          <a:blip r:embed="rId33"/>
                          <a:stretch>
                            <a:fillRect/>
                          </a:stretch>
                        </pic:blipFill>
                        <pic:spPr>
                          <a:xfrm>
                            <a:off x="2347290" y="0"/>
                            <a:ext cx="30480" cy="6096"/>
                          </a:xfrm>
                          <a:prstGeom prst="rect">
                            <a:avLst/>
                          </a:prstGeom>
                        </pic:spPr>
                      </pic:pic>
                      <pic:pic xmlns:pic="http://schemas.openxmlformats.org/drawingml/2006/picture">
                        <pic:nvPicPr>
                          <pic:cNvPr id="5247" name="Picture 5247"/>
                          <pic:cNvPicPr/>
                        </pic:nvPicPr>
                        <pic:blipFill>
                          <a:blip r:embed="rId33"/>
                          <a:stretch>
                            <a:fillRect/>
                          </a:stretch>
                        </pic:blipFill>
                        <pic:spPr>
                          <a:xfrm>
                            <a:off x="2377770" y="0"/>
                            <a:ext cx="30480" cy="6096"/>
                          </a:xfrm>
                          <a:prstGeom prst="rect">
                            <a:avLst/>
                          </a:prstGeom>
                        </pic:spPr>
                      </pic:pic>
                      <pic:pic xmlns:pic="http://schemas.openxmlformats.org/drawingml/2006/picture">
                        <pic:nvPicPr>
                          <pic:cNvPr id="5249" name="Picture 5249"/>
                          <pic:cNvPicPr/>
                        </pic:nvPicPr>
                        <pic:blipFill>
                          <a:blip r:embed="rId33"/>
                          <a:stretch>
                            <a:fillRect/>
                          </a:stretch>
                        </pic:blipFill>
                        <pic:spPr>
                          <a:xfrm>
                            <a:off x="2408250" y="0"/>
                            <a:ext cx="30480" cy="6096"/>
                          </a:xfrm>
                          <a:prstGeom prst="rect">
                            <a:avLst/>
                          </a:prstGeom>
                        </pic:spPr>
                      </pic:pic>
                      <pic:pic xmlns:pic="http://schemas.openxmlformats.org/drawingml/2006/picture">
                        <pic:nvPicPr>
                          <pic:cNvPr id="5251" name="Picture 5251"/>
                          <pic:cNvPicPr/>
                        </pic:nvPicPr>
                        <pic:blipFill>
                          <a:blip r:embed="rId33"/>
                          <a:stretch>
                            <a:fillRect/>
                          </a:stretch>
                        </pic:blipFill>
                        <pic:spPr>
                          <a:xfrm>
                            <a:off x="2438730" y="0"/>
                            <a:ext cx="30480" cy="6096"/>
                          </a:xfrm>
                          <a:prstGeom prst="rect">
                            <a:avLst/>
                          </a:prstGeom>
                        </pic:spPr>
                      </pic:pic>
                      <pic:pic xmlns:pic="http://schemas.openxmlformats.org/drawingml/2006/picture">
                        <pic:nvPicPr>
                          <pic:cNvPr id="5253" name="Picture 5253"/>
                          <pic:cNvPicPr/>
                        </pic:nvPicPr>
                        <pic:blipFill>
                          <a:blip r:embed="rId33"/>
                          <a:stretch>
                            <a:fillRect/>
                          </a:stretch>
                        </pic:blipFill>
                        <pic:spPr>
                          <a:xfrm>
                            <a:off x="2469210" y="0"/>
                            <a:ext cx="30480" cy="6096"/>
                          </a:xfrm>
                          <a:prstGeom prst="rect">
                            <a:avLst/>
                          </a:prstGeom>
                        </pic:spPr>
                      </pic:pic>
                      <pic:pic xmlns:pic="http://schemas.openxmlformats.org/drawingml/2006/picture">
                        <pic:nvPicPr>
                          <pic:cNvPr id="5255" name="Picture 5255"/>
                          <pic:cNvPicPr/>
                        </pic:nvPicPr>
                        <pic:blipFill>
                          <a:blip r:embed="rId33"/>
                          <a:stretch>
                            <a:fillRect/>
                          </a:stretch>
                        </pic:blipFill>
                        <pic:spPr>
                          <a:xfrm>
                            <a:off x="2499690" y="0"/>
                            <a:ext cx="30480" cy="6096"/>
                          </a:xfrm>
                          <a:prstGeom prst="rect">
                            <a:avLst/>
                          </a:prstGeom>
                        </pic:spPr>
                      </pic:pic>
                      <pic:pic xmlns:pic="http://schemas.openxmlformats.org/drawingml/2006/picture">
                        <pic:nvPicPr>
                          <pic:cNvPr id="5257" name="Picture 5257"/>
                          <pic:cNvPicPr/>
                        </pic:nvPicPr>
                        <pic:blipFill>
                          <a:blip r:embed="rId33"/>
                          <a:stretch>
                            <a:fillRect/>
                          </a:stretch>
                        </pic:blipFill>
                        <pic:spPr>
                          <a:xfrm>
                            <a:off x="2530170" y="0"/>
                            <a:ext cx="30480" cy="6096"/>
                          </a:xfrm>
                          <a:prstGeom prst="rect">
                            <a:avLst/>
                          </a:prstGeom>
                        </pic:spPr>
                      </pic:pic>
                      <pic:pic xmlns:pic="http://schemas.openxmlformats.org/drawingml/2006/picture">
                        <pic:nvPicPr>
                          <pic:cNvPr id="5259" name="Picture 5259"/>
                          <pic:cNvPicPr/>
                        </pic:nvPicPr>
                        <pic:blipFill>
                          <a:blip r:embed="rId33"/>
                          <a:stretch>
                            <a:fillRect/>
                          </a:stretch>
                        </pic:blipFill>
                        <pic:spPr>
                          <a:xfrm>
                            <a:off x="2560650" y="0"/>
                            <a:ext cx="30480" cy="6096"/>
                          </a:xfrm>
                          <a:prstGeom prst="rect">
                            <a:avLst/>
                          </a:prstGeom>
                        </pic:spPr>
                      </pic:pic>
                      <pic:pic xmlns:pic="http://schemas.openxmlformats.org/drawingml/2006/picture">
                        <pic:nvPicPr>
                          <pic:cNvPr id="5261" name="Picture 5261"/>
                          <pic:cNvPicPr/>
                        </pic:nvPicPr>
                        <pic:blipFill>
                          <a:blip r:embed="rId33"/>
                          <a:stretch>
                            <a:fillRect/>
                          </a:stretch>
                        </pic:blipFill>
                        <pic:spPr>
                          <a:xfrm>
                            <a:off x="2591130" y="0"/>
                            <a:ext cx="30480" cy="6096"/>
                          </a:xfrm>
                          <a:prstGeom prst="rect">
                            <a:avLst/>
                          </a:prstGeom>
                        </pic:spPr>
                      </pic:pic>
                      <pic:pic xmlns:pic="http://schemas.openxmlformats.org/drawingml/2006/picture">
                        <pic:nvPicPr>
                          <pic:cNvPr id="5263" name="Picture 5263"/>
                          <pic:cNvPicPr/>
                        </pic:nvPicPr>
                        <pic:blipFill>
                          <a:blip r:embed="rId33"/>
                          <a:stretch>
                            <a:fillRect/>
                          </a:stretch>
                        </pic:blipFill>
                        <pic:spPr>
                          <a:xfrm>
                            <a:off x="2621610" y="0"/>
                            <a:ext cx="30480" cy="6096"/>
                          </a:xfrm>
                          <a:prstGeom prst="rect">
                            <a:avLst/>
                          </a:prstGeom>
                        </pic:spPr>
                      </pic:pic>
                      <pic:pic xmlns:pic="http://schemas.openxmlformats.org/drawingml/2006/picture">
                        <pic:nvPicPr>
                          <pic:cNvPr id="5265" name="Picture 5265"/>
                          <pic:cNvPicPr/>
                        </pic:nvPicPr>
                        <pic:blipFill>
                          <a:blip r:embed="rId33"/>
                          <a:stretch>
                            <a:fillRect/>
                          </a:stretch>
                        </pic:blipFill>
                        <pic:spPr>
                          <a:xfrm>
                            <a:off x="2652090" y="0"/>
                            <a:ext cx="30480" cy="6096"/>
                          </a:xfrm>
                          <a:prstGeom prst="rect">
                            <a:avLst/>
                          </a:prstGeom>
                        </pic:spPr>
                      </pic:pic>
                      <pic:pic xmlns:pic="http://schemas.openxmlformats.org/drawingml/2006/picture">
                        <pic:nvPicPr>
                          <pic:cNvPr id="5267" name="Picture 5267"/>
                          <pic:cNvPicPr/>
                        </pic:nvPicPr>
                        <pic:blipFill>
                          <a:blip r:embed="rId33"/>
                          <a:stretch>
                            <a:fillRect/>
                          </a:stretch>
                        </pic:blipFill>
                        <pic:spPr>
                          <a:xfrm>
                            <a:off x="2682570" y="0"/>
                            <a:ext cx="30480" cy="6096"/>
                          </a:xfrm>
                          <a:prstGeom prst="rect">
                            <a:avLst/>
                          </a:prstGeom>
                        </pic:spPr>
                      </pic:pic>
                      <pic:pic xmlns:pic="http://schemas.openxmlformats.org/drawingml/2006/picture">
                        <pic:nvPicPr>
                          <pic:cNvPr id="5269" name="Picture 5269"/>
                          <pic:cNvPicPr/>
                        </pic:nvPicPr>
                        <pic:blipFill>
                          <a:blip r:embed="rId33"/>
                          <a:stretch>
                            <a:fillRect/>
                          </a:stretch>
                        </pic:blipFill>
                        <pic:spPr>
                          <a:xfrm>
                            <a:off x="2713050" y="0"/>
                            <a:ext cx="30480" cy="6096"/>
                          </a:xfrm>
                          <a:prstGeom prst="rect">
                            <a:avLst/>
                          </a:prstGeom>
                        </pic:spPr>
                      </pic:pic>
                      <pic:pic xmlns:pic="http://schemas.openxmlformats.org/drawingml/2006/picture">
                        <pic:nvPicPr>
                          <pic:cNvPr id="5271" name="Picture 5271"/>
                          <pic:cNvPicPr/>
                        </pic:nvPicPr>
                        <pic:blipFill>
                          <a:blip r:embed="rId33"/>
                          <a:stretch>
                            <a:fillRect/>
                          </a:stretch>
                        </pic:blipFill>
                        <pic:spPr>
                          <a:xfrm>
                            <a:off x="2743530" y="0"/>
                            <a:ext cx="30480" cy="6096"/>
                          </a:xfrm>
                          <a:prstGeom prst="rect">
                            <a:avLst/>
                          </a:prstGeom>
                        </pic:spPr>
                      </pic:pic>
                      <pic:pic xmlns:pic="http://schemas.openxmlformats.org/drawingml/2006/picture">
                        <pic:nvPicPr>
                          <pic:cNvPr id="5273" name="Picture 5273"/>
                          <pic:cNvPicPr/>
                        </pic:nvPicPr>
                        <pic:blipFill>
                          <a:blip r:embed="rId33"/>
                          <a:stretch>
                            <a:fillRect/>
                          </a:stretch>
                        </pic:blipFill>
                        <pic:spPr>
                          <a:xfrm>
                            <a:off x="2774010" y="0"/>
                            <a:ext cx="30480" cy="6096"/>
                          </a:xfrm>
                          <a:prstGeom prst="rect">
                            <a:avLst/>
                          </a:prstGeom>
                        </pic:spPr>
                      </pic:pic>
                      <pic:pic xmlns:pic="http://schemas.openxmlformats.org/drawingml/2006/picture">
                        <pic:nvPicPr>
                          <pic:cNvPr id="5275" name="Picture 5275"/>
                          <pic:cNvPicPr/>
                        </pic:nvPicPr>
                        <pic:blipFill>
                          <a:blip r:embed="rId33"/>
                          <a:stretch>
                            <a:fillRect/>
                          </a:stretch>
                        </pic:blipFill>
                        <pic:spPr>
                          <a:xfrm>
                            <a:off x="2804490" y="0"/>
                            <a:ext cx="30480" cy="6096"/>
                          </a:xfrm>
                          <a:prstGeom prst="rect">
                            <a:avLst/>
                          </a:prstGeom>
                        </pic:spPr>
                      </pic:pic>
                      <pic:pic xmlns:pic="http://schemas.openxmlformats.org/drawingml/2006/picture">
                        <pic:nvPicPr>
                          <pic:cNvPr id="5277" name="Picture 5277"/>
                          <pic:cNvPicPr/>
                        </pic:nvPicPr>
                        <pic:blipFill>
                          <a:blip r:embed="rId33"/>
                          <a:stretch>
                            <a:fillRect/>
                          </a:stretch>
                        </pic:blipFill>
                        <pic:spPr>
                          <a:xfrm>
                            <a:off x="2834970" y="0"/>
                            <a:ext cx="30480" cy="6096"/>
                          </a:xfrm>
                          <a:prstGeom prst="rect">
                            <a:avLst/>
                          </a:prstGeom>
                        </pic:spPr>
                      </pic:pic>
                      <pic:pic xmlns:pic="http://schemas.openxmlformats.org/drawingml/2006/picture">
                        <pic:nvPicPr>
                          <pic:cNvPr id="5279" name="Picture 5279"/>
                          <pic:cNvPicPr/>
                        </pic:nvPicPr>
                        <pic:blipFill>
                          <a:blip r:embed="rId33"/>
                          <a:stretch>
                            <a:fillRect/>
                          </a:stretch>
                        </pic:blipFill>
                        <pic:spPr>
                          <a:xfrm>
                            <a:off x="2865450" y="0"/>
                            <a:ext cx="30480" cy="6096"/>
                          </a:xfrm>
                          <a:prstGeom prst="rect">
                            <a:avLst/>
                          </a:prstGeom>
                        </pic:spPr>
                      </pic:pic>
                      <pic:pic xmlns:pic="http://schemas.openxmlformats.org/drawingml/2006/picture">
                        <pic:nvPicPr>
                          <pic:cNvPr id="5281" name="Picture 5281"/>
                          <pic:cNvPicPr/>
                        </pic:nvPicPr>
                        <pic:blipFill>
                          <a:blip r:embed="rId33"/>
                          <a:stretch>
                            <a:fillRect/>
                          </a:stretch>
                        </pic:blipFill>
                        <pic:spPr>
                          <a:xfrm>
                            <a:off x="2895930" y="0"/>
                            <a:ext cx="30785" cy="6096"/>
                          </a:xfrm>
                          <a:prstGeom prst="rect">
                            <a:avLst/>
                          </a:prstGeom>
                        </pic:spPr>
                      </pic:pic>
                      <pic:pic xmlns:pic="http://schemas.openxmlformats.org/drawingml/2006/picture">
                        <pic:nvPicPr>
                          <pic:cNvPr id="5283" name="Picture 5283"/>
                          <pic:cNvPicPr/>
                        </pic:nvPicPr>
                        <pic:blipFill>
                          <a:blip r:embed="rId33"/>
                          <a:stretch>
                            <a:fillRect/>
                          </a:stretch>
                        </pic:blipFill>
                        <pic:spPr>
                          <a:xfrm>
                            <a:off x="2926665" y="0"/>
                            <a:ext cx="30480" cy="6096"/>
                          </a:xfrm>
                          <a:prstGeom prst="rect">
                            <a:avLst/>
                          </a:prstGeom>
                        </pic:spPr>
                      </pic:pic>
                      <pic:pic xmlns:pic="http://schemas.openxmlformats.org/drawingml/2006/picture">
                        <pic:nvPicPr>
                          <pic:cNvPr id="5285" name="Picture 5285"/>
                          <pic:cNvPicPr/>
                        </pic:nvPicPr>
                        <pic:blipFill>
                          <a:blip r:embed="rId33"/>
                          <a:stretch>
                            <a:fillRect/>
                          </a:stretch>
                        </pic:blipFill>
                        <pic:spPr>
                          <a:xfrm>
                            <a:off x="2957144" y="0"/>
                            <a:ext cx="30480" cy="6096"/>
                          </a:xfrm>
                          <a:prstGeom prst="rect">
                            <a:avLst/>
                          </a:prstGeom>
                        </pic:spPr>
                      </pic:pic>
                      <pic:pic xmlns:pic="http://schemas.openxmlformats.org/drawingml/2006/picture">
                        <pic:nvPicPr>
                          <pic:cNvPr id="5287" name="Picture 5287"/>
                          <pic:cNvPicPr/>
                        </pic:nvPicPr>
                        <pic:blipFill>
                          <a:blip r:embed="rId33"/>
                          <a:stretch>
                            <a:fillRect/>
                          </a:stretch>
                        </pic:blipFill>
                        <pic:spPr>
                          <a:xfrm>
                            <a:off x="2987624" y="0"/>
                            <a:ext cx="30480" cy="6096"/>
                          </a:xfrm>
                          <a:prstGeom prst="rect">
                            <a:avLst/>
                          </a:prstGeom>
                        </pic:spPr>
                      </pic:pic>
                      <pic:pic xmlns:pic="http://schemas.openxmlformats.org/drawingml/2006/picture">
                        <pic:nvPicPr>
                          <pic:cNvPr id="5289" name="Picture 5289"/>
                          <pic:cNvPicPr/>
                        </pic:nvPicPr>
                        <pic:blipFill>
                          <a:blip r:embed="rId33"/>
                          <a:stretch>
                            <a:fillRect/>
                          </a:stretch>
                        </pic:blipFill>
                        <pic:spPr>
                          <a:xfrm>
                            <a:off x="3018104" y="0"/>
                            <a:ext cx="30480" cy="6096"/>
                          </a:xfrm>
                          <a:prstGeom prst="rect">
                            <a:avLst/>
                          </a:prstGeom>
                        </pic:spPr>
                      </pic:pic>
                      <pic:pic xmlns:pic="http://schemas.openxmlformats.org/drawingml/2006/picture">
                        <pic:nvPicPr>
                          <pic:cNvPr id="5291" name="Picture 5291"/>
                          <pic:cNvPicPr/>
                        </pic:nvPicPr>
                        <pic:blipFill>
                          <a:blip r:embed="rId33"/>
                          <a:stretch>
                            <a:fillRect/>
                          </a:stretch>
                        </pic:blipFill>
                        <pic:spPr>
                          <a:xfrm>
                            <a:off x="3048584" y="0"/>
                            <a:ext cx="30481" cy="6096"/>
                          </a:xfrm>
                          <a:prstGeom prst="rect">
                            <a:avLst/>
                          </a:prstGeom>
                        </pic:spPr>
                      </pic:pic>
                      <pic:pic xmlns:pic="http://schemas.openxmlformats.org/drawingml/2006/picture">
                        <pic:nvPicPr>
                          <pic:cNvPr id="5293" name="Picture 5293"/>
                          <pic:cNvPicPr/>
                        </pic:nvPicPr>
                        <pic:blipFill>
                          <a:blip r:embed="rId33"/>
                          <a:stretch>
                            <a:fillRect/>
                          </a:stretch>
                        </pic:blipFill>
                        <pic:spPr>
                          <a:xfrm>
                            <a:off x="3079065" y="0"/>
                            <a:ext cx="30480" cy="6096"/>
                          </a:xfrm>
                          <a:prstGeom prst="rect">
                            <a:avLst/>
                          </a:prstGeom>
                        </pic:spPr>
                      </pic:pic>
                      <pic:pic xmlns:pic="http://schemas.openxmlformats.org/drawingml/2006/picture">
                        <pic:nvPicPr>
                          <pic:cNvPr id="5295" name="Picture 5295"/>
                          <pic:cNvPicPr/>
                        </pic:nvPicPr>
                        <pic:blipFill>
                          <a:blip r:embed="rId33"/>
                          <a:stretch>
                            <a:fillRect/>
                          </a:stretch>
                        </pic:blipFill>
                        <pic:spPr>
                          <a:xfrm>
                            <a:off x="3109544" y="0"/>
                            <a:ext cx="30480" cy="6096"/>
                          </a:xfrm>
                          <a:prstGeom prst="rect">
                            <a:avLst/>
                          </a:prstGeom>
                        </pic:spPr>
                      </pic:pic>
                      <pic:pic xmlns:pic="http://schemas.openxmlformats.org/drawingml/2006/picture">
                        <pic:nvPicPr>
                          <pic:cNvPr id="5297" name="Picture 5297"/>
                          <pic:cNvPicPr/>
                        </pic:nvPicPr>
                        <pic:blipFill>
                          <a:blip r:embed="rId33"/>
                          <a:stretch>
                            <a:fillRect/>
                          </a:stretch>
                        </pic:blipFill>
                        <pic:spPr>
                          <a:xfrm>
                            <a:off x="3140024" y="0"/>
                            <a:ext cx="30480" cy="6096"/>
                          </a:xfrm>
                          <a:prstGeom prst="rect">
                            <a:avLst/>
                          </a:prstGeom>
                        </pic:spPr>
                      </pic:pic>
                      <pic:pic xmlns:pic="http://schemas.openxmlformats.org/drawingml/2006/picture">
                        <pic:nvPicPr>
                          <pic:cNvPr id="5299" name="Picture 5299"/>
                          <pic:cNvPicPr/>
                        </pic:nvPicPr>
                        <pic:blipFill>
                          <a:blip r:embed="rId33"/>
                          <a:stretch>
                            <a:fillRect/>
                          </a:stretch>
                        </pic:blipFill>
                        <pic:spPr>
                          <a:xfrm>
                            <a:off x="3170504" y="0"/>
                            <a:ext cx="30480" cy="6096"/>
                          </a:xfrm>
                          <a:prstGeom prst="rect">
                            <a:avLst/>
                          </a:prstGeom>
                        </pic:spPr>
                      </pic:pic>
                      <pic:pic xmlns:pic="http://schemas.openxmlformats.org/drawingml/2006/picture">
                        <pic:nvPicPr>
                          <pic:cNvPr id="5301" name="Picture 5301"/>
                          <pic:cNvPicPr/>
                        </pic:nvPicPr>
                        <pic:blipFill>
                          <a:blip r:embed="rId33"/>
                          <a:stretch>
                            <a:fillRect/>
                          </a:stretch>
                        </pic:blipFill>
                        <pic:spPr>
                          <a:xfrm>
                            <a:off x="3200984" y="0"/>
                            <a:ext cx="30480" cy="6096"/>
                          </a:xfrm>
                          <a:prstGeom prst="rect">
                            <a:avLst/>
                          </a:prstGeom>
                        </pic:spPr>
                      </pic:pic>
                      <pic:pic xmlns:pic="http://schemas.openxmlformats.org/drawingml/2006/picture">
                        <pic:nvPicPr>
                          <pic:cNvPr id="5303" name="Picture 5303"/>
                          <pic:cNvPicPr/>
                        </pic:nvPicPr>
                        <pic:blipFill>
                          <a:blip r:embed="rId33"/>
                          <a:stretch>
                            <a:fillRect/>
                          </a:stretch>
                        </pic:blipFill>
                        <pic:spPr>
                          <a:xfrm>
                            <a:off x="3231465" y="0"/>
                            <a:ext cx="30480" cy="6096"/>
                          </a:xfrm>
                          <a:prstGeom prst="rect">
                            <a:avLst/>
                          </a:prstGeom>
                        </pic:spPr>
                      </pic:pic>
                      <pic:pic xmlns:pic="http://schemas.openxmlformats.org/drawingml/2006/picture">
                        <pic:nvPicPr>
                          <pic:cNvPr id="5305" name="Picture 5305"/>
                          <pic:cNvPicPr/>
                        </pic:nvPicPr>
                        <pic:blipFill>
                          <a:blip r:embed="rId33"/>
                          <a:stretch>
                            <a:fillRect/>
                          </a:stretch>
                        </pic:blipFill>
                        <pic:spPr>
                          <a:xfrm>
                            <a:off x="3261944" y="0"/>
                            <a:ext cx="30480" cy="6096"/>
                          </a:xfrm>
                          <a:prstGeom prst="rect">
                            <a:avLst/>
                          </a:prstGeom>
                        </pic:spPr>
                      </pic:pic>
                      <pic:pic xmlns:pic="http://schemas.openxmlformats.org/drawingml/2006/picture">
                        <pic:nvPicPr>
                          <pic:cNvPr id="5307" name="Picture 5307"/>
                          <pic:cNvPicPr/>
                        </pic:nvPicPr>
                        <pic:blipFill>
                          <a:blip r:embed="rId33"/>
                          <a:stretch>
                            <a:fillRect/>
                          </a:stretch>
                        </pic:blipFill>
                        <pic:spPr>
                          <a:xfrm>
                            <a:off x="3292424" y="0"/>
                            <a:ext cx="30480" cy="6096"/>
                          </a:xfrm>
                          <a:prstGeom prst="rect">
                            <a:avLst/>
                          </a:prstGeom>
                        </pic:spPr>
                      </pic:pic>
                      <pic:pic xmlns:pic="http://schemas.openxmlformats.org/drawingml/2006/picture">
                        <pic:nvPicPr>
                          <pic:cNvPr id="5309" name="Picture 5309"/>
                          <pic:cNvPicPr/>
                        </pic:nvPicPr>
                        <pic:blipFill>
                          <a:blip r:embed="rId33"/>
                          <a:stretch>
                            <a:fillRect/>
                          </a:stretch>
                        </pic:blipFill>
                        <pic:spPr>
                          <a:xfrm>
                            <a:off x="3322904" y="0"/>
                            <a:ext cx="30480" cy="6096"/>
                          </a:xfrm>
                          <a:prstGeom prst="rect">
                            <a:avLst/>
                          </a:prstGeom>
                        </pic:spPr>
                      </pic:pic>
                      <pic:pic xmlns:pic="http://schemas.openxmlformats.org/drawingml/2006/picture">
                        <pic:nvPicPr>
                          <pic:cNvPr id="5311" name="Picture 5311"/>
                          <pic:cNvPicPr/>
                        </pic:nvPicPr>
                        <pic:blipFill>
                          <a:blip r:embed="rId33"/>
                          <a:stretch>
                            <a:fillRect/>
                          </a:stretch>
                        </pic:blipFill>
                        <pic:spPr>
                          <a:xfrm>
                            <a:off x="3353384" y="0"/>
                            <a:ext cx="30480" cy="6096"/>
                          </a:xfrm>
                          <a:prstGeom prst="rect">
                            <a:avLst/>
                          </a:prstGeom>
                        </pic:spPr>
                      </pic:pic>
                      <pic:pic xmlns:pic="http://schemas.openxmlformats.org/drawingml/2006/picture">
                        <pic:nvPicPr>
                          <pic:cNvPr id="5313" name="Picture 5313"/>
                          <pic:cNvPicPr/>
                        </pic:nvPicPr>
                        <pic:blipFill>
                          <a:blip r:embed="rId33"/>
                          <a:stretch>
                            <a:fillRect/>
                          </a:stretch>
                        </pic:blipFill>
                        <pic:spPr>
                          <a:xfrm>
                            <a:off x="3383865" y="0"/>
                            <a:ext cx="30480" cy="6096"/>
                          </a:xfrm>
                          <a:prstGeom prst="rect">
                            <a:avLst/>
                          </a:prstGeom>
                        </pic:spPr>
                      </pic:pic>
                      <pic:pic xmlns:pic="http://schemas.openxmlformats.org/drawingml/2006/picture">
                        <pic:nvPicPr>
                          <pic:cNvPr id="5315" name="Picture 5315"/>
                          <pic:cNvPicPr/>
                        </pic:nvPicPr>
                        <pic:blipFill>
                          <a:blip r:embed="rId33"/>
                          <a:stretch>
                            <a:fillRect/>
                          </a:stretch>
                        </pic:blipFill>
                        <pic:spPr>
                          <a:xfrm>
                            <a:off x="3414344" y="0"/>
                            <a:ext cx="30480" cy="6096"/>
                          </a:xfrm>
                          <a:prstGeom prst="rect">
                            <a:avLst/>
                          </a:prstGeom>
                        </pic:spPr>
                      </pic:pic>
                      <pic:pic xmlns:pic="http://schemas.openxmlformats.org/drawingml/2006/picture">
                        <pic:nvPicPr>
                          <pic:cNvPr id="5317" name="Picture 5317"/>
                          <pic:cNvPicPr/>
                        </pic:nvPicPr>
                        <pic:blipFill>
                          <a:blip r:embed="rId33"/>
                          <a:stretch>
                            <a:fillRect/>
                          </a:stretch>
                        </pic:blipFill>
                        <pic:spPr>
                          <a:xfrm>
                            <a:off x="3444824" y="0"/>
                            <a:ext cx="30480" cy="6096"/>
                          </a:xfrm>
                          <a:prstGeom prst="rect">
                            <a:avLst/>
                          </a:prstGeom>
                        </pic:spPr>
                      </pic:pic>
                      <pic:pic xmlns:pic="http://schemas.openxmlformats.org/drawingml/2006/picture">
                        <pic:nvPicPr>
                          <pic:cNvPr id="5319" name="Picture 5319"/>
                          <pic:cNvPicPr/>
                        </pic:nvPicPr>
                        <pic:blipFill>
                          <a:blip r:embed="rId33"/>
                          <a:stretch>
                            <a:fillRect/>
                          </a:stretch>
                        </pic:blipFill>
                        <pic:spPr>
                          <a:xfrm>
                            <a:off x="3475304" y="0"/>
                            <a:ext cx="30480" cy="6096"/>
                          </a:xfrm>
                          <a:prstGeom prst="rect">
                            <a:avLst/>
                          </a:prstGeom>
                        </pic:spPr>
                      </pic:pic>
                      <pic:pic xmlns:pic="http://schemas.openxmlformats.org/drawingml/2006/picture">
                        <pic:nvPicPr>
                          <pic:cNvPr id="5321" name="Picture 5321"/>
                          <pic:cNvPicPr/>
                        </pic:nvPicPr>
                        <pic:blipFill>
                          <a:blip r:embed="rId33"/>
                          <a:stretch>
                            <a:fillRect/>
                          </a:stretch>
                        </pic:blipFill>
                        <pic:spPr>
                          <a:xfrm>
                            <a:off x="3505784" y="0"/>
                            <a:ext cx="30481" cy="6096"/>
                          </a:xfrm>
                          <a:prstGeom prst="rect">
                            <a:avLst/>
                          </a:prstGeom>
                        </pic:spPr>
                      </pic:pic>
                      <pic:pic xmlns:pic="http://schemas.openxmlformats.org/drawingml/2006/picture">
                        <pic:nvPicPr>
                          <pic:cNvPr id="5323" name="Picture 5323"/>
                          <pic:cNvPicPr/>
                        </pic:nvPicPr>
                        <pic:blipFill>
                          <a:blip r:embed="rId33"/>
                          <a:stretch>
                            <a:fillRect/>
                          </a:stretch>
                        </pic:blipFill>
                        <pic:spPr>
                          <a:xfrm>
                            <a:off x="3536265" y="0"/>
                            <a:ext cx="30480" cy="6096"/>
                          </a:xfrm>
                          <a:prstGeom prst="rect">
                            <a:avLst/>
                          </a:prstGeom>
                        </pic:spPr>
                      </pic:pic>
                      <pic:pic xmlns:pic="http://schemas.openxmlformats.org/drawingml/2006/picture">
                        <pic:nvPicPr>
                          <pic:cNvPr id="5325" name="Picture 5325"/>
                          <pic:cNvPicPr/>
                        </pic:nvPicPr>
                        <pic:blipFill>
                          <a:blip r:embed="rId33"/>
                          <a:stretch>
                            <a:fillRect/>
                          </a:stretch>
                        </pic:blipFill>
                        <pic:spPr>
                          <a:xfrm>
                            <a:off x="3566744" y="0"/>
                            <a:ext cx="30480" cy="6096"/>
                          </a:xfrm>
                          <a:prstGeom prst="rect">
                            <a:avLst/>
                          </a:prstGeom>
                        </pic:spPr>
                      </pic:pic>
                      <pic:pic xmlns:pic="http://schemas.openxmlformats.org/drawingml/2006/picture">
                        <pic:nvPicPr>
                          <pic:cNvPr id="5327" name="Picture 5327"/>
                          <pic:cNvPicPr/>
                        </pic:nvPicPr>
                        <pic:blipFill>
                          <a:blip r:embed="rId33"/>
                          <a:stretch>
                            <a:fillRect/>
                          </a:stretch>
                        </pic:blipFill>
                        <pic:spPr>
                          <a:xfrm>
                            <a:off x="3597224" y="0"/>
                            <a:ext cx="30480" cy="6096"/>
                          </a:xfrm>
                          <a:prstGeom prst="rect">
                            <a:avLst/>
                          </a:prstGeom>
                        </pic:spPr>
                      </pic:pic>
                      <pic:pic xmlns:pic="http://schemas.openxmlformats.org/drawingml/2006/picture">
                        <pic:nvPicPr>
                          <pic:cNvPr id="5329" name="Picture 5329"/>
                          <pic:cNvPicPr/>
                        </pic:nvPicPr>
                        <pic:blipFill>
                          <a:blip r:embed="rId33"/>
                          <a:stretch>
                            <a:fillRect/>
                          </a:stretch>
                        </pic:blipFill>
                        <pic:spPr>
                          <a:xfrm>
                            <a:off x="3627704" y="0"/>
                            <a:ext cx="30480" cy="6096"/>
                          </a:xfrm>
                          <a:prstGeom prst="rect">
                            <a:avLst/>
                          </a:prstGeom>
                        </pic:spPr>
                      </pic:pic>
                      <pic:pic xmlns:pic="http://schemas.openxmlformats.org/drawingml/2006/picture">
                        <pic:nvPicPr>
                          <pic:cNvPr id="5331" name="Picture 5331"/>
                          <pic:cNvPicPr/>
                        </pic:nvPicPr>
                        <pic:blipFill>
                          <a:blip r:embed="rId33"/>
                          <a:stretch>
                            <a:fillRect/>
                          </a:stretch>
                        </pic:blipFill>
                        <pic:spPr>
                          <a:xfrm>
                            <a:off x="3658184" y="0"/>
                            <a:ext cx="30480" cy="6096"/>
                          </a:xfrm>
                          <a:prstGeom prst="rect">
                            <a:avLst/>
                          </a:prstGeom>
                        </pic:spPr>
                      </pic:pic>
                      <pic:pic xmlns:pic="http://schemas.openxmlformats.org/drawingml/2006/picture">
                        <pic:nvPicPr>
                          <pic:cNvPr id="5333" name="Picture 5333"/>
                          <pic:cNvPicPr/>
                        </pic:nvPicPr>
                        <pic:blipFill>
                          <a:blip r:embed="rId33"/>
                          <a:stretch>
                            <a:fillRect/>
                          </a:stretch>
                        </pic:blipFill>
                        <pic:spPr>
                          <a:xfrm>
                            <a:off x="3688665" y="0"/>
                            <a:ext cx="30480" cy="6096"/>
                          </a:xfrm>
                          <a:prstGeom prst="rect">
                            <a:avLst/>
                          </a:prstGeom>
                        </pic:spPr>
                      </pic:pic>
                      <pic:pic xmlns:pic="http://schemas.openxmlformats.org/drawingml/2006/picture">
                        <pic:nvPicPr>
                          <pic:cNvPr id="5335" name="Picture 5335"/>
                          <pic:cNvPicPr/>
                        </pic:nvPicPr>
                        <pic:blipFill>
                          <a:blip r:embed="rId33"/>
                          <a:stretch>
                            <a:fillRect/>
                          </a:stretch>
                        </pic:blipFill>
                        <pic:spPr>
                          <a:xfrm>
                            <a:off x="3719144" y="0"/>
                            <a:ext cx="30480" cy="6096"/>
                          </a:xfrm>
                          <a:prstGeom prst="rect">
                            <a:avLst/>
                          </a:prstGeom>
                        </pic:spPr>
                      </pic:pic>
                      <pic:pic xmlns:pic="http://schemas.openxmlformats.org/drawingml/2006/picture">
                        <pic:nvPicPr>
                          <pic:cNvPr id="5337" name="Picture 5337"/>
                          <pic:cNvPicPr/>
                        </pic:nvPicPr>
                        <pic:blipFill>
                          <a:blip r:embed="rId33"/>
                          <a:stretch>
                            <a:fillRect/>
                          </a:stretch>
                        </pic:blipFill>
                        <pic:spPr>
                          <a:xfrm>
                            <a:off x="3749624" y="0"/>
                            <a:ext cx="30480" cy="6096"/>
                          </a:xfrm>
                          <a:prstGeom prst="rect">
                            <a:avLst/>
                          </a:prstGeom>
                        </pic:spPr>
                      </pic:pic>
                      <pic:pic xmlns:pic="http://schemas.openxmlformats.org/drawingml/2006/picture">
                        <pic:nvPicPr>
                          <pic:cNvPr id="5339" name="Picture 5339"/>
                          <pic:cNvPicPr/>
                        </pic:nvPicPr>
                        <pic:blipFill>
                          <a:blip r:embed="rId33"/>
                          <a:stretch>
                            <a:fillRect/>
                          </a:stretch>
                        </pic:blipFill>
                        <pic:spPr>
                          <a:xfrm>
                            <a:off x="3780104" y="0"/>
                            <a:ext cx="30480" cy="6096"/>
                          </a:xfrm>
                          <a:prstGeom prst="rect">
                            <a:avLst/>
                          </a:prstGeom>
                        </pic:spPr>
                      </pic:pic>
                      <pic:pic xmlns:pic="http://schemas.openxmlformats.org/drawingml/2006/picture">
                        <pic:nvPicPr>
                          <pic:cNvPr id="5341" name="Picture 5341"/>
                          <pic:cNvPicPr/>
                        </pic:nvPicPr>
                        <pic:blipFill>
                          <a:blip r:embed="rId33"/>
                          <a:stretch>
                            <a:fillRect/>
                          </a:stretch>
                        </pic:blipFill>
                        <pic:spPr>
                          <a:xfrm>
                            <a:off x="3810584" y="0"/>
                            <a:ext cx="30480" cy="6096"/>
                          </a:xfrm>
                          <a:prstGeom prst="rect">
                            <a:avLst/>
                          </a:prstGeom>
                        </pic:spPr>
                      </pic:pic>
                      <pic:pic xmlns:pic="http://schemas.openxmlformats.org/drawingml/2006/picture">
                        <pic:nvPicPr>
                          <pic:cNvPr id="5343" name="Picture 5343"/>
                          <pic:cNvPicPr/>
                        </pic:nvPicPr>
                        <pic:blipFill>
                          <a:blip r:embed="rId33"/>
                          <a:stretch>
                            <a:fillRect/>
                          </a:stretch>
                        </pic:blipFill>
                        <pic:spPr>
                          <a:xfrm>
                            <a:off x="3841065" y="0"/>
                            <a:ext cx="30480" cy="6096"/>
                          </a:xfrm>
                          <a:prstGeom prst="rect">
                            <a:avLst/>
                          </a:prstGeom>
                        </pic:spPr>
                      </pic:pic>
                      <pic:pic xmlns:pic="http://schemas.openxmlformats.org/drawingml/2006/picture">
                        <pic:nvPicPr>
                          <pic:cNvPr id="5345" name="Picture 5345"/>
                          <pic:cNvPicPr/>
                        </pic:nvPicPr>
                        <pic:blipFill>
                          <a:blip r:embed="rId33"/>
                          <a:stretch>
                            <a:fillRect/>
                          </a:stretch>
                        </pic:blipFill>
                        <pic:spPr>
                          <a:xfrm>
                            <a:off x="3871544" y="0"/>
                            <a:ext cx="30480" cy="6096"/>
                          </a:xfrm>
                          <a:prstGeom prst="rect">
                            <a:avLst/>
                          </a:prstGeom>
                        </pic:spPr>
                      </pic:pic>
                      <pic:pic xmlns:pic="http://schemas.openxmlformats.org/drawingml/2006/picture">
                        <pic:nvPicPr>
                          <pic:cNvPr id="5347" name="Picture 5347"/>
                          <pic:cNvPicPr/>
                        </pic:nvPicPr>
                        <pic:blipFill>
                          <a:blip r:embed="rId33"/>
                          <a:stretch>
                            <a:fillRect/>
                          </a:stretch>
                        </pic:blipFill>
                        <pic:spPr>
                          <a:xfrm>
                            <a:off x="3902024" y="0"/>
                            <a:ext cx="30480" cy="6096"/>
                          </a:xfrm>
                          <a:prstGeom prst="rect">
                            <a:avLst/>
                          </a:prstGeom>
                        </pic:spPr>
                      </pic:pic>
                      <pic:pic xmlns:pic="http://schemas.openxmlformats.org/drawingml/2006/picture">
                        <pic:nvPicPr>
                          <pic:cNvPr id="5349" name="Picture 5349"/>
                          <pic:cNvPicPr/>
                        </pic:nvPicPr>
                        <pic:blipFill>
                          <a:blip r:embed="rId33"/>
                          <a:stretch>
                            <a:fillRect/>
                          </a:stretch>
                        </pic:blipFill>
                        <pic:spPr>
                          <a:xfrm>
                            <a:off x="3932504" y="0"/>
                            <a:ext cx="30480" cy="6096"/>
                          </a:xfrm>
                          <a:prstGeom prst="rect">
                            <a:avLst/>
                          </a:prstGeom>
                        </pic:spPr>
                      </pic:pic>
                      <pic:pic xmlns:pic="http://schemas.openxmlformats.org/drawingml/2006/picture">
                        <pic:nvPicPr>
                          <pic:cNvPr id="5351" name="Picture 5351"/>
                          <pic:cNvPicPr/>
                        </pic:nvPicPr>
                        <pic:blipFill>
                          <a:blip r:embed="rId33"/>
                          <a:stretch>
                            <a:fillRect/>
                          </a:stretch>
                        </pic:blipFill>
                        <pic:spPr>
                          <a:xfrm>
                            <a:off x="3962984" y="0"/>
                            <a:ext cx="30481" cy="6096"/>
                          </a:xfrm>
                          <a:prstGeom prst="rect">
                            <a:avLst/>
                          </a:prstGeom>
                        </pic:spPr>
                      </pic:pic>
                      <pic:pic xmlns:pic="http://schemas.openxmlformats.org/drawingml/2006/picture">
                        <pic:nvPicPr>
                          <pic:cNvPr id="5353" name="Picture 5353"/>
                          <pic:cNvPicPr/>
                        </pic:nvPicPr>
                        <pic:blipFill>
                          <a:blip r:embed="rId33"/>
                          <a:stretch>
                            <a:fillRect/>
                          </a:stretch>
                        </pic:blipFill>
                        <pic:spPr>
                          <a:xfrm>
                            <a:off x="3993465" y="0"/>
                            <a:ext cx="30480" cy="6096"/>
                          </a:xfrm>
                          <a:prstGeom prst="rect">
                            <a:avLst/>
                          </a:prstGeom>
                        </pic:spPr>
                      </pic:pic>
                      <pic:pic xmlns:pic="http://schemas.openxmlformats.org/drawingml/2006/picture">
                        <pic:nvPicPr>
                          <pic:cNvPr id="5355" name="Picture 5355"/>
                          <pic:cNvPicPr/>
                        </pic:nvPicPr>
                        <pic:blipFill>
                          <a:blip r:embed="rId33"/>
                          <a:stretch>
                            <a:fillRect/>
                          </a:stretch>
                        </pic:blipFill>
                        <pic:spPr>
                          <a:xfrm>
                            <a:off x="4023944" y="0"/>
                            <a:ext cx="30480" cy="6096"/>
                          </a:xfrm>
                          <a:prstGeom prst="rect">
                            <a:avLst/>
                          </a:prstGeom>
                        </pic:spPr>
                      </pic:pic>
                      <pic:pic xmlns:pic="http://schemas.openxmlformats.org/drawingml/2006/picture">
                        <pic:nvPicPr>
                          <pic:cNvPr id="5357" name="Picture 5357"/>
                          <pic:cNvPicPr/>
                        </pic:nvPicPr>
                        <pic:blipFill>
                          <a:blip r:embed="rId33"/>
                          <a:stretch>
                            <a:fillRect/>
                          </a:stretch>
                        </pic:blipFill>
                        <pic:spPr>
                          <a:xfrm>
                            <a:off x="4054424" y="0"/>
                            <a:ext cx="30480" cy="6096"/>
                          </a:xfrm>
                          <a:prstGeom prst="rect">
                            <a:avLst/>
                          </a:prstGeom>
                        </pic:spPr>
                      </pic:pic>
                      <pic:pic xmlns:pic="http://schemas.openxmlformats.org/drawingml/2006/picture">
                        <pic:nvPicPr>
                          <pic:cNvPr id="5359" name="Picture 5359"/>
                          <pic:cNvPicPr/>
                        </pic:nvPicPr>
                        <pic:blipFill>
                          <a:blip r:embed="rId33"/>
                          <a:stretch>
                            <a:fillRect/>
                          </a:stretch>
                        </pic:blipFill>
                        <pic:spPr>
                          <a:xfrm>
                            <a:off x="4084904" y="0"/>
                            <a:ext cx="30480" cy="6096"/>
                          </a:xfrm>
                          <a:prstGeom prst="rect">
                            <a:avLst/>
                          </a:prstGeom>
                        </pic:spPr>
                      </pic:pic>
                      <pic:pic xmlns:pic="http://schemas.openxmlformats.org/drawingml/2006/picture">
                        <pic:nvPicPr>
                          <pic:cNvPr id="5361" name="Picture 5361"/>
                          <pic:cNvPicPr/>
                        </pic:nvPicPr>
                        <pic:blipFill>
                          <a:blip r:embed="rId33"/>
                          <a:stretch>
                            <a:fillRect/>
                          </a:stretch>
                        </pic:blipFill>
                        <pic:spPr>
                          <a:xfrm>
                            <a:off x="4115384" y="0"/>
                            <a:ext cx="30480" cy="6096"/>
                          </a:xfrm>
                          <a:prstGeom prst="rect">
                            <a:avLst/>
                          </a:prstGeom>
                        </pic:spPr>
                      </pic:pic>
                      <pic:pic xmlns:pic="http://schemas.openxmlformats.org/drawingml/2006/picture">
                        <pic:nvPicPr>
                          <pic:cNvPr id="5363" name="Picture 5363"/>
                          <pic:cNvPicPr/>
                        </pic:nvPicPr>
                        <pic:blipFill>
                          <a:blip r:embed="rId33"/>
                          <a:stretch>
                            <a:fillRect/>
                          </a:stretch>
                        </pic:blipFill>
                        <pic:spPr>
                          <a:xfrm>
                            <a:off x="4145865" y="0"/>
                            <a:ext cx="30480" cy="6096"/>
                          </a:xfrm>
                          <a:prstGeom prst="rect">
                            <a:avLst/>
                          </a:prstGeom>
                        </pic:spPr>
                      </pic:pic>
                      <pic:pic xmlns:pic="http://schemas.openxmlformats.org/drawingml/2006/picture">
                        <pic:nvPicPr>
                          <pic:cNvPr id="5365" name="Picture 5365"/>
                          <pic:cNvPicPr/>
                        </pic:nvPicPr>
                        <pic:blipFill>
                          <a:blip r:embed="rId33"/>
                          <a:stretch>
                            <a:fillRect/>
                          </a:stretch>
                        </pic:blipFill>
                        <pic:spPr>
                          <a:xfrm>
                            <a:off x="4176344" y="0"/>
                            <a:ext cx="30480" cy="6096"/>
                          </a:xfrm>
                          <a:prstGeom prst="rect">
                            <a:avLst/>
                          </a:prstGeom>
                        </pic:spPr>
                      </pic:pic>
                      <pic:pic xmlns:pic="http://schemas.openxmlformats.org/drawingml/2006/picture">
                        <pic:nvPicPr>
                          <pic:cNvPr id="5367" name="Picture 5367"/>
                          <pic:cNvPicPr/>
                        </pic:nvPicPr>
                        <pic:blipFill>
                          <a:blip r:embed="rId33"/>
                          <a:stretch>
                            <a:fillRect/>
                          </a:stretch>
                        </pic:blipFill>
                        <pic:spPr>
                          <a:xfrm>
                            <a:off x="4206824" y="0"/>
                            <a:ext cx="30480" cy="6096"/>
                          </a:xfrm>
                          <a:prstGeom prst="rect">
                            <a:avLst/>
                          </a:prstGeom>
                        </pic:spPr>
                      </pic:pic>
                      <pic:pic xmlns:pic="http://schemas.openxmlformats.org/drawingml/2006/picture">
                        <pic:nvPicPr>
                          <pic:cNvPr id="5369" name="Picture 5369"/>
                          <pic:cNvPicPr/>
                        </pic:nvPicPr>
                        <pic:blipFill>
                          <a:blip r:embed="rId33"/>
                          <a:stretch>
                            <a:fillRect/>
                          </a:stretch>
                        </pic:blipFill>
                        <pic:spPr>
                          <a:xfrm>
                            <a:off x="4237304" y="0"/>
                            <a:ext cx="30480" cy="6096"/>
                          </a:xfrm>
                          <a:prstGeom prst="rect">
                            <a:avLst/>
                          </a:prstGeom>
                        </pic:spPr>
                      </pic:pic>
                      <pic:pic xmlns:pic="http://schemas.openxmlformats.org/drawingml/2006/picture">
                        <pic:nvPicPr>
                          <pic:cNvPr id="5371" name="Picture 5371"/>
                          <pic:cNvPicPr/>
                        </pic:nvPicPr>
                        <pic:blipFill>
                          <a:blip r:embed="rId33"/>
                          <a:stretch>
                            <a:fillRect/>
                          </a:stretch>
                        </pic:blipFill>
                        <pic:spPr>
                          <a:xfrm>
                            <a:off x="4267784" y="0"/>
                            <a:ext cx="30480" cy="6096"/>
                          </a:xfrm>
                          <a:prstGeom prst="rect">
                            <a:avLst/>
                          </a:prstGeom>
                        </pic:spPr>
                      </pic:pic>
                      <pic:pic xmlns:pic="http://schemas.openxmlformats.org/drawingml/2006/picture">
                        <pic:nvPicPr>
                          <pic:cNvPr id="5373" name="Picture 5373"/>
                          <pic:cNvPicPr/>
                        </pic:nvPicPr>
                        <pic:blipFill>
                          <a:blip r:embed="rId33"/>
                          <a:stretch>
                            <a:fillRect/>
                          </a:stretch>
                        </pic:blipFill>
                        <pic:spPr>
                          <a:xfrm>
                            <a:off x="4298265" y="0"/>
                            <a:ext cx="30480" cy="6096"/>
                          </a:xfrm>
                          <a:prstGeom prst="rect">
                            <a:avLst/>
                          </a:prstGeom>
                        </pic:spPr>
                      </pic:pic>
                      <pic:pic xmlns:pic="http://schemas.openxmlformats.org/drawingml/2006/picture">
                        <pic:nvPicPr>
                          <pic:cNvPr id="5375" name="Picture 5375"/>
                          <pic:cNvPicPr/>
                        </pic:nvPicPr>
                        <pic:blipFill>
                          <a:blip r:embed="rId33"/>
                          <a:stretch>
                            <a:fillRect/>
                          </a:stretch>
                        </pic:blipFill>
                        <pic:spPr>
                          <a:xfrm>
                            <a:off x="4328745" y="0"/>
                            <a:ext cx="30480" cy="6096"/>
                          </a:xfrm>
                          <a:prstGeom prst="rect">
                            <a:avLst/>
                          </a:prstGeom>
                        </pic:spPr>
                      </pic:pic>
                      <pic:pic xmlns:pic="http://schemas.openxmlformats.org/drawingml/2006/picture">
                        <pic:nvPicPr>
                          <pic:cNvPr id="5377" name="Picture 5377"/>
                          <pic:cNvPicPr/>
                        </pic:nvPicPr>
                        <pic:blipFill>
                          <a:blip r:embed="rId33"/>
                          <a:stretch>
                            <a:fillRect/>
                          </a:stretch>
                        </pic:blipFill>
                        <pic:spPr>
                          <a:xfrm>
                            <a:off x="4359224" y="0"/>
                            <a:ext cx="30480" cy="6096"/>
                          </a:xfrm>
                          <a:prstGeom prst="rect">
                            <a:avLst/>
                          </a:prstGeom>
                        </pic:spPr>
                      </pic:pic>
                      <pic:pic xmlns:pic="http://schemas.openxmlformats.org/drawingml/2006/picture">
                        <pic:nvPicPr>
                          <pic:cNvPr id="5379" name="Picture 5379"/>
                          <pic:cNvPicPr/>
                        </pic:nvPicPr>
                        <pic:blipFill>
                          <a:blip r:embed="rId33"/>
                          <a:stretch>
                            <a:fillRect/>
                          </a:stretch>
                        </pic:blipFill>
                        <pic:spPr>
                          <a:xfrm>
                            <a:off x="4389704" y="0"/>
                            <a:ext cx="30785" cy="6096"/>
                          </a:xfrm>
                          <a:prstGeom prst="rect">
                            <a:avLst/>
                          </a:prstGeom>
                        </pic:spPr>
                      </pic:pic>
                      <pic:pic xmlns:pic="http://schemas.openxmlformats.org/drawingml/2006/picture">
                        <pic:nvPicPr>
                          <pic:cNvPr id="5381" name="Picture 5381"/>
                          <pic:cNvPicPr/>
                        </pic:nvPicPr>
                        <pic:blipFill>
                          <a:blip r:embed="rId33"/>
                          <a:stretch>
                            <a:fillRect/>
                          </a:stretch>
                        </pic:blipFill>
                        <pic:spPr>
                          <a:xfrm>
                            <a:off x="4420565" y="0"/>
                            <a:ext cx="30480" cy="6096"/>
                          </a:xfrm>
                          <a:prstGeom prst="rect">
                            <a:avLst/>
                          </a:prstGeom>
                        </pic:spPr>
                      </pic:pic>
                      <pic:pic xmlns:pic="http://schemas.openxmlformats.org/drawingml/2006/picture">
                        <pic:nvPicPr>
                          <pic:cNvPr id="5383" name="Picture 5383"/>
                          <pic:cNvPicPr/>
                        </pic:nvPicPr>
                        <pic:blipFill>
                          <a:blip r:embed="rId33"/>
                          <a:stretch>
                            <a:fillRect/>
                          </a:stretch>
                        </pic:blipFill>
                        <pic:spPr>
                          <a:xfrm>
                            <a:off x="4451046" y="0"/>
                            <a:ext cx="30480" cy="6096"/>
                          </a:xfrm>
                          <a:prstGeom prst="rect">
                            <a:avLst/>
                          </a:prstGeom>
                        </pic:spPr>
                      </pic:pic>
                      <pic:pic xmlns:pic="http://schemas.openxmlformats.org/drawingml/2006/picture">
                        <pic:nvPicPr>
                          <pic:cNvPr id="5385" name="Picture 5385"/>
                          <pic:cNvPicPr/>
                        </pic:nvPicPr>
                        <pic:blipFill>
                          <a:blip r:embed="rId33"/>
                          <a:stretch>
                            <a:fillRect/>
                          </a:stretch>
                        </pic:blipFill>
                        <pic:spPr>
                          <a:xfrm>
                            <a:off x="4481526" y="0"/>
                            <a:ext cx="30480" cy="6096"/>
                          </a:xfrm>
                          <a:prstGeom prst="rect">
                            <a:avLst/>
                          </a:prstGeom>
                        </pic:spPr>
                      </pic:pic>
                      <pic:pic xmlns:pic="http://schemas.openxmlformats.org/drawingml/2006/picture">
                        <pic:nvPicPr>
                          <pic:cNvPr id="5387" name="Picture 5387"/>
                          <pic:cNvPicPr/>
                        </pic:nvPicPr>
                        <pic:blipFill>
                          <a:blip r:embed="rId33"/>
                          <a:stretch>
                            <a:fillRect/>
                          </a:stretch>
                        </pic:blipFill>
                        <pic:spPr>
                          <a:xfrm>
                            <a:off x="4512005" y="0"/>
                            <a:ext cx="30480" cy="6096"/>
                          </a:xfrm>
                          <a:prstGeom prst="rect">
                            <a:avLst/>
                          </a:prstGeom>
                        </pic:spPr>
                      </pic:pic>
                      <pic:pic xmlns:pic="http://schemas.openxmlformats.org/drawingml/2006/picture">
                        <pic:nvPicPr>
                          <pic:cNvPr id="5389" name="Picture 5389"/>
                          <pic:cNvPicPr/>
                        </pic:nvPicPr>
                        <pic:blipFill>
                          <a:blip r:embed="rId33"/>
                          <a:stretch>
                            <a:fillRect/>
                          </a:stretch>
                        </pic:blipFill>
                        <pic:spPr>
                          <a:xfrm>
                            <a:off x="4542485" y="0"/>
                            <a:ext cx="30480" cy="6096"/>
                          </a:xfrm>
                          <a:prstGeom prst="rect">
                            <a:avLst/>
                          </a:prstGeom>
                        </pic:spPr>
                      </pic:pic>
                      <pic:pic xmlns:pic="http://schemas.openxmlformats.org/drawingml/2006/picture">
                        <pic:nvPicPr>
                          <pic:cNvPr id="5391" name="Picture 5391"/>
                          <pic:cNvPicPr/>
                        </pic:nvPicPr>
                        <pic:blipFill>
                          <a:blip r:embed="rId33"/>
                          <a:stretch>
                            <a:fillRect/>
                          </a:stretch>
                        </pic:blipFill>
                        <pic:spPr>
                          <a:xfrm>
                            <a:off x="4572965" y="0"/>
                            <a:ext cx="30480" cy="6096"/>
                          </a:xfrm>
                          <a:prstGeom prst="rect">
                            <a:avLst/>
                          </a:prstGeom>
                        </pic:spPr>
                      </pic:pic>
                      <pic:pic xmlns:pic="http://schemas.openxmlformats.org/drawingml/2006/picture">
                        <pic:nvPicPr>
                          <pic:cNvPr id="5393" name="Picture 5393"/>
                          <pic:cNvPicPr/>
                        </pic:nvPicPr>
                        <pic:blipFill>
                          <a:blip r:embed="rId33"/>
                          <a:stretch>
                            <a:fillRect/>
                          </a:stretch>
                        </pic:blipFill>
                        <pic:spPr>
                          <a:xfrm>
                            <a:off x="4603446" y="0"/>
                            <a:ext cx="30480" cy="6096"/>
                          </a:xfrm>
                          <a:prstGeom prst="rect">
                            <a:avLst/>
                          </a:prstGeom>
                        </pic:spPr>
                      </pic:pic>
                      <pic:pic xmlns:pic="http://schemas.openxmlformats.org/drawingml/2006/picture">
                        <pic:nvPicPr>
                          <pic:cNvPr id="5395" name="Picture 5395"/>
                          <pic:cNvPicPr/>
                        </pic:nvPicPr>
                        <pic:blipFill>
                          <a:blip r:embed="rId33"/>
                          <a:stretch>
                            <a:fillRect/>
                          </a:stretch>
                        </pic:blipFill>
                        <pic:spPr>
                          <a:xfrm>
                            <a:off x="4633926" y="0"/>
                            <a:ext cx="30480" cy="6096"/>
                          </a:xfrm>
                          <a:prstGeom prst="rect">
                            <a:avLst/>
                          </a:prstGeom>
                        </pic:spPr>
                      </pic:pic>
                      <pic:pic xmlns:pic="http://schemas.openxmlformats.org/drawingml/2006/picture">
                        <pic:nvPicPr>
                          <pic:cNvPr id="5397" name="Picture 5397"/>
                          <pic:cNvPicPr/>
                        </pic:nvPicPr>
                        <pic:blipFill>
                          <a:blip r:embed="rId33"/>
                          <a:stretch>
                            <a:fillRect/>
                          </a:stretch>
                        </pic:blipFill>
                        <pic:spPr>
                          <a:xfrm>
                            <a:off x="4664405" y="0"/>
                            <a:ext cx="30480" cy="6096"/>
                          </a:xfrm>
                          <a:prstGeom prst="rect">
                            <a:avLst/>
                          </a:prstGeom>
                        </pic:spPr>
                      </pic:pic>
                      <pic:pic xmlns:pic="http://schemas.openxmlformats.org/drawingml/2006/picture">
                        <pic:nvPicPr>
                          <pic:cNvPr id="5399" name="Picture 5399"/>
                          <pic:cNvPicPr/>
                        </pic:nvPicPr>
                        <pic:blipFill>
                          <a:blip r:embed="rId33"/>
                          <a:stretch>
                            <a:fillRect/>
                          </a:stretch>
                        </pic:blipFill>
                        <pic:spPr>
                          <a:xfrm>
                            <a:off x="4694885" y="0"/>
                            <a:ext cx="30480" cy="6096"/>
                          </a:xfrm>
                          <a:prstGeom prst="rect">
                            <a:avLst/>
                          </a:prstGeom>
                        </pic:spPr>
                      </pic:pic>
                      <pic:pic xmlns:pic="http://schemas.openxmlformats.org/drawingml/2006/picture">
                        <pic:nvPicPr>
                          <pic:cNvPr id="5401" name="Picture 5401"/>
                          <pic:cNvPicPr/>
                        </pic:nvPicPr>
                        <pic:blipFill>
                          <a:blip r:embed="rId33"/>
                          <a:stretch>
                            <a:fillRect/>
                          </a:stretch>
                        </pic:blipFill>
                        <pic:spPr>
                          <a:xfrm>
                            <a:off x="4725365" y="0"/>
                            <a:ext cx="30480" cy="6096"/>
                          </a:xfrm>
                          <a:prstGeom prst="rect">
                            <a:avLst/>
                          </a:prstGeom>
                        </pic:spPr>
                      </pic:pic>
                      <pic:pic xmlns:pic="http://schemas.openxmlformats.org/drawingml/2006/picture">
                        <pic:nvPicPr>
                          <pic:cNvPr id="5403" name="Picture 5403"/>
                          <pic:cNvPicPr/>
                        </pic:nvPicPr>
                        <pic:blipFill>
                          <a:blip r:embed="rId33"/>
                          <a:stretch>
                            <a:fillRect/>
                          </a:stretch>
                        </pic:blipFill>
                        <pic:spPr>
                          <a:xfrm>
                            <a:off x="4755846" y="0"/>
                            <a:ext cx="30480" cy="6096"/>
                          </a:xfrm>
                          <a:prstGeom prst="rect">
                            <a:avLst/>
                          </a:prstGeom>
                        </pic:spPr>
                      </pic:pic>
                      <pic:pic xmlns:pic="http://schemas.openxmlformats.org/drawingml/2006/picture">
                        <pic:nvPicPr>
                          <pic:cNvPr id="5405" name="Picture 5405"/>
                          <pic:cNvPicPr/>
                        </pic:nvPicPr>
                        <pic:blipFill>
                          <a:blip r:embed="rId33"/>
                          <a:stretch>
                            <a:fillRect/>
                          </a:stretch>
                        </pic:blipFill>
                        <pic:spPr>
                          <a:xfrm>
                            <a:off x="4786326" y="0"/>
                            <a:ext cx="30480" cy="6096"/>
                          </a:xfrm>
                          <a:prstGeom prst="rect">
                            <a:avLst/>
                          </a:prstGeom>
                        </pic:spPr>
                      </pic:pic>
                      <pic:pic xmlns:pic="http://schemas.openxmlformats.org/drawingml/2006/picture">
                        <pic:nvPicPr>
                          <pic:cNvPr id="5407" name="Picture 5407"/>
                          <pic:cNvPicPr/>
                        </pic:nvPicPr>
                        <pic:blipFill>
                          <a:blip r:embed="rId33"/>
                          <a:stretch>
                            <a:fillRect/>
                          </a:stretch>
                        </pic:blipFill>
                        <pic:spPr>
                          <a:xfrm>
                            <a:off x="4816805" y="0"/>
                            <a:ext cx="30480" cy="6096"/>
                          </a:xfrm>
                          <a:prstGeom prst="rect">
                            <a:avLst/>
                          </a:prstGeom>
                        </pic:spPr>
                      </pic:pic>
                      <pic:pic xmlns:pic="http://schemas.openxmlformats.org/drawingml/2006/picture">
                        <pic:nvPicPr>
                          <pic:cNvPr id="5409" name="Picture 5409"/>
                          <pic:cNvPicPr/>
                        </pic:nvPicPr>
                        <pic:blipFill>
                          <a:blip r:embed="rId33"/>
                          <a:stretch>
                            <a:fillRect/>
                          </a:stretch>
                        </pic:blipFill>
                        <pic:spPr>
                          <a:xfrm>
                            <a:off x="4847285" y="0"/>
                            <a:ext cx="30480" cy="6096"/>
                          </a:xfrm>
                          <a:prstGeom prst="rect">
                            <a:avLst/>
                          </a:prstGeom>
                        </pic:spPr>
                      </pic:pic>
                      <pic:pic xmlns:pic="http://schemas.openxmlformats.org/drawingml/2006/picture">
                        <pic:nvPicPr>
                          <pic:cNvPr id="5411" name="Picture 5411"/>
                          <pic:cNvPicPr/>
                        </pic:nvPicPr>
                        <pic:blipFill>
                          <a:blip r:embed="rId33"/>
                          <a:stretch>
                            <a:fillRect/>
                          </a:stretch>
                        </pic:blipFill>
                        <pic:spPr>
                          <a:xfrm>
                            <a:off x="4877765" y="0"/>
                            <a:ext cx="30480" cy="6096"/>
                          </a:xfrm>
                          <a:prstGeom prst="rect">
                            <a:avLst/>
                          </a:prstGeom>
                        </pic:spPr>
                      </pic:pic>
                      <pic:pic xmlns:pic="http://schemas.openxmlformats.org/drawingml/2006/picture">
                        <pic:nvPicPr>
                          <pic:cNvPr id="5413" name="Picture 5413"/>
                          <pic:cNvPicPr/>
                        </pic:nvPicPr>
                        <pic:blipFill>
                          <a:blip r:embed="rId33"/>
                          <a:stretch>
                            <a:fillRect/>
                          </a:stretch>
                        </pic:blipFill>
                        <pic:spPr>
                          <a:xfrm>
                            <a:off x="4908246" y="0"/>
                            <a:ext cx="30480" cy="6096"/>
                          </a:xfrm>
                          <a:prstGeom prst="rect">
                            <a:avLst/>
                          </a:prstGeom>
                        </pic:spPr>
                      </pic:pic>
                      <pic:pic xmlns:pic="http://schemas.openxmlformats.org/drawingml/2006/picture">
                        <pic:nvPicPr>
                          <pic:cNvPr id="5415" name="Picture 5415"/>
                          <pic:cNvPicPr/>
                        </pic:nvPicPr>
                        <pic:blipFill>
                          <a:blip r:embed="rId33"/>
                          <a:stretch>
                            <a:fillRect/>
                          </a:stretch>
                        </pic:blipFill>
                        <pic:spPr>
                          <a:xfrm>
                            <a:off x="4938726" y="0"/>
                            <a:ext cx="30480" cy="6096"/>
                          </a:xfrm>
                          <a:prstGeom prst="rect">
                            <a:avLst/>
                          </a:prstGeom>
                        </pic:spPr>
                      </pic:pic>
                      <pic:pic xmlns:pic="http://schemas.openxmlformats.org/drawingml/2006/picture">
                        <pic:nvPicPr>
                          <pic:cNvPr id="5417" name="Picture 5417"/>
                          <pic:cNvPicPr/>
                        </pic:nvPicPr>
                        <pic:blipFill>
                          <a:blip r:embed="rId33"/>
                          <a:stretch>
                            <a:fillRect/>
                          </a:stretch>
                        </pic:blipFill>
                        <pic:spPr>
                          <a:xfrm>
                            <a:off x="4969205" y="0"/>
                            <a:ext cx="30480" cy="6096"/>
                          </a:xfrm>
                          <a:prstGeom prst="rect">
                            <a:avLst/>
                          </a:prstGeom>
                        </pic:spPr>
                      </pic:pic>
                      <pic:pic xmlns:pic="http://schemas.openxmlformats.org/drawingml/2006/picture">
                        <pic:nvPicPr>
                          <pic:cNvPr id="5419" name="Picture 5419"/>
                          <pic:cNvPicPr/>
                        </pic:nvPicPr>
                        <pic:blipFill>
                          <a:blip r:embed="rId33"/>
                          <a:stretch>
                            <a:fillRect/>
                          </a:stretch>
                        </pic:blipFill>
                        <pic:spPr>
                          <a:xfrm>
                            <a:off x="4999685" y="0"/>
                            <a:ext cx="30480" cy="6096"/>
                          </a:xfrm>
                          <a:prstGeom prst="rect">
                            <a:avLst/>
                          </a:prstGeom>
                        </pic:spPr>
                      </pic:pic>
                      <pic:pic xmlns:pic="http://schemas.openxmlformats.org/drawingml/2006/picture">
                        <pic:nvPicPr>
                          <pic:cNvPr id="5421" name="Picture 5421"/>
                          <pic:cNvPicPr/>
                        </pic:nvPicPr>
                        <pic:blipFill>
                          <a:blip r:embed="rId33"/>
                          <a:stretch>
                            <a:fillRect/>
                          </a:stretch>
                        </pic:blipFill>
                        <pic:spPr>
                          <a:xfrm>
                            <a:off x="5030165" y="0"/>
                            <a:ext cx="30480" cy="6096"/>
                          </a:xfrm>
                          <a:prstGeom prst="rect">
                            <a:avLst/>
                          </a:prstGeom>
                        </pic:spPr>
                      </pic:pic>
                      <pic:pic xmlns:pic="http://schemas.openxmlformats.org/drawingml/2006/picture">
                        <pic:nvPicPr>
                          <pic:cNvPr id="5423" name="Picture 5423"/>
                          <pic:cNvPicPr/>
                        </pic:nvPicPr>
                        <pic:blipFill>
                          <a:blip r:embed="rId33"/>
                          <a:stretch>
                            <a:fillRect/>
                          </a:stretch>
                        </pic:blipFill>
                        <pic:spPr>
                          <a:xfrm>
                            <a:off x="5060646" y="0"/>
                            <a:ext cx="30480" cy="6096"/>
                          </a:xfrm>
                          <a:prstGeom prst="rect">
                            <a:avLst/>
                          </a:prstGeom>
                        </pic:spPr>
                      </pic:pic>
                      <pic:pic xmlns:pic="http://schemas.openxmlformats.org/drawingml/2006/picture">
                        <pic:nvPicPr>
                          <pic:cNvPr id="5425" name="Picture 5425"/>
                          <pic:cNvPicPr/>
                        </pic:nvPicPr>
                        <pic:blipFill>
                          <a:blip r:embed="rId33"/>
                          <a:stretch>
                            <a:fillRect/>
                          </a:stretch>
                        </pic:blipFill>
                        <pic:spPr>
                          <a:xfrm>
                            <a:off x="5091126" y="0"/>
                            <a:ext cx="30480" cy="6096"/>
                          </a:xfrm>
                          <a:prstGeom prst="rect">
                            <a:avLst/>
                          </a:prstGeom>
                        </pic:spPr>
                      </pic:pic>
                      <pic:pic xmlns:pic="http://schemas.openxmlformats.org/drawingml/2006/picture">
                        <pic:nvPicPr>
                          <pic:cNvPr id="5427" name="Picture 5427"/>
                          <pic:cNvPicPr/>
                        </pic:nvPicPr>
                        <pic:blipFill>
                          <a:blip r:embed="rId33"/>
                          <a:stretch>
                            <a:fillRect/>
                          </a:stretch>
                        </pic:blipFill>
                        <pic:spPr>
                          <a:xfrm>
                            <a:off x="5121605" y="0"/>
                            <a:ext cx="30480" cy="6096"/>
                          </a:xfrm>
                          <a:prstGeom prst="rect">
                            <a:avLst/>
                          </a:prstGeom>
                        </pic:spPr>
                      </pic:pic>
                      <pic:pic xmlns:pic="http://schemas.openxmlformats.org/drawingml/2006/picture">
                        <pic:nvPicPr>
                          <pic:cNvPr id="5429" name="Picture 5429"/>
                          <pic:cNvPicPr/>
                        </pic:nvPicPr>
                        <pic:blipFill>
                          <a:blip r:embed="rId33"/>
                          <a:stretch>
                            <a:fillRect/>
                          </a:stretch>
                        </pic:blipFill>
                        <pic:spPr>
                          <a:xfrm>
                            <a:off x="5152085" y="0"/>
                            <a:ext cx="30480" cy="6096"/>
                          </a:xfrm>
                          <a:prstGeom prst="rect">
                            <a:avLst/>
                          </a:prstGeom>
                        </pic:spPr>
                      </pic:pic>
                      <pic:pic xmlns:pic="http://schemas.openxmlformats.org/drawingml/2006/picture">
                        <pic:nvPicPr>
                          <pic:cNvPr id="5431" name="Picture 5431"/>
                          <pic:cNvPicPr/>
                        </pic:nvPicPr>
                        <pic:blipFill>
                          <a:blip r:embed="rId33"/>
                          <a:stretch>
                            <a:fillRect/>
                          </a:stretch>
                        </pic:blipFill>
                        <pic:spPr>
                          <a:xfrm>
                            <a:off x="5182565" y="0"/>
                            <a:ext cx="30480" cy="6096"/>
                          </a:xfrm>
                          <a:prstGeom prst="rect">
                            <a:avLst/>
                          </a:prstGeom>
                        </pic:spPr>
                      </pic:pic>
                      <pic:pic xmlns:pic="http://schemas.openxmlformats.org/drawingml/2006/picture">
                        <pic:nvPicPr>
                          <pic:cNvPr id="5433" name="Picture 5433"/>
                          <pic:cNvPicPr/>
                        </pic:nvPicPr>
                        <pic:blipFill>
                          <a:blip r:embed="rId33"/>
                          <a:stretch>
                            <a:fillRect/>
                          </a:stretch>
                        </pic:blipFill>
                        <pic:spPr>
                          <a:xfrm>
                            <a:off x="5213046" y="0"/>
                            <a:ext cx="30480" cy="6096"/>
                          </a:xfrm>
                          <a:prstGeom prst="rect">
                            <a:avLst/>
                          </a:prstGeom>
                        </pic:spPr>
                      </pic:pic>
                      <pic:pic xmlns:pic="http://schemas.openxmlformats.org/drawingml/2006/picture">
                        <pic:nvPicPr>
                          <pic:cNvPr id="5435" name="Picture 5435"/>
                          <pic:cNvPicPr/>
                        </pic:nvPicPr>
                        <pic:blipFill>
                          <a:blip r:embed="rId33"/>
                          <a:stretch>
                            <a:fillRect/>
                          </a:stretch>
                        </pic:blipFill>
                        <pic:spPr>
                          <a:xfrm>
                            <a:off x="5243526" y="0"/>
                            <a:ext cx="30480" cy="6096"/>
                          </a:xfrm>
                          <a:prstGeom prst="rect">
                            <a:avLst/>
                          </a:prstGeom>
                        </pic:spPr>
                      </pic:pic>
                      <pic:pic xmlns:pic="http://schemas.openxmlformats.org/drawingml/2006/picture">
                        <pic:nvPicPr>
                          <pic:cNvPr id="5437" name="Picture 5437"/>
                          <pic:cNvPicPr/>
                        </pic:nvPicPr>
                        <pic:blipFill>
                          <a:blip r:embed="rId33"/>
                          <a:stretch>
                            <a:fillRect/>
                          </a:stretch>
                        </pic:blipFill>
                        <pic:spPr>
                          <a:xfrm>
                            <a:off x="5274005" y="0"/>
                            <a:ext cx="30480" cy="6096"/>
                          </a:xfrm>
                          <a:prstGeom prst="rect">
                            <a:avLst/>
                          </a:prstGeom>
                        </pic:spPr>
                      </pic:pic>
                      <pic:pic xmlns:pic="http://schemas.openxmlformats.org/drawingml/2006/picture">
                        <pic:nvPicPr>
                          <pic:cNvPr id="5439" name="Picture 5439"/>
                          <pic:cNvPicPr/>
                        </pic:nvPicPr>
                        <pic:blipFill>
                          <a:blip r:embed="rId33"/>
                          <a:stretch>
                            <a:fillRect/>
                          </a:stretch>
                        </pic:blipFill>
                        <pic:spPr>
                          <a:xfrm>
                            <a:off x="5304485" y="0"/>
                            <a:ext cx="30480" cy="6096"/>
                          </a:xfrm>
                          <a:prstGeom prst="rect">
                            <a:avLst/>
                          </a:prstGeom>
                        </pic:spPr>
                      </pic:pic>
                      <pic:pic xmlns:pic="http://schemas.openxmlformats.org/drawingml/2006/picture">
                        <pic:nvPicPr>
                          <pic:cNvPr id="5441" name="Picture 5441"/>
                          <pic:cNvPicPr/>
                        </pic:nvPicPr>
                        <pic:blipFill>
                          <a:blip r:embed="rId33"/>
                          <a:stretch>
                            <a:fillRect/>
                          </a:stretch>
                        </pic:blipFill>
                        <pic:spPr>
                          <a:xfrm>
                            <a:off x="5334965" y="0"/>
                            <a:ext cx="30480" cy="6096"/>
                          </a:xfrm>
                          <a:prstGeom prst="rect">
                            <a:avLst/>
                          </a:prstGeom>
                        </pic:spPr>
                      </pic:pic>
                      <pic:pic xmlns:pic="http://schemas.openxmlformats.org/drawingml/2006/picture">
                        <pic:nvPicPr>
                          <pic:cNvPr id="5443" name="Picture 5443"/>
                          <pic:cNvPicPr/>
                        </pic:nvPicPr>
                        <pic:blipFill>
                          <a:blip r:embed="rId33"/>
                          <a:stretch>
                            <a:fillRect/>
                          </a:stretch>
                        </pic:blipFill>
                        <pic:spPr>
                          <a:xfrm>
                            <a:off x="5365446" y="0"/>
                            <a:ext cx="30480" cy="6096"/>
                          </a:xfrm>
                          <a:prstGeom prst="rect">
                            <a:avLst/>
                          </a:prstGeom>
                        </pic:spPr>
                      </pic:pic>
                      <pic:pic xmlns:pic="http://schemas.openxmlformats.org/drawingml/2006/picture">
                        <pic:nvPicPr>
                          <pic:cNvPr id="5445" name="Picture 5445"/>
                          <pic:cNvPicPr/>
                        </pic:nvPicPr>
                        <pic:blipFill>
                          <a:blip r:embed="rId33"/>
                          <a:stretch>
                            <a:fillRect/>
                          </a:stretch>
                        </pic:blipFill>
                        <pic:spPr>
                          <a:xfrm>
                            <a:off x="5395926" y="0"/>
                            <a:ext cx="30480" cy="6096"/>
                          </a:xfrm>
                          <a:prstGeom prst="rect">
                            <a:avLst/>
                          </a:prstGeom>
                        </pic:spPr>
                      </pic:pic>
                      <pic:pic xmlns:pic="http://schemas.openxmlformats.org/drawingml/2006/picture">
                        <pic:nvPicPr>
                          <pic:cNvPr id="5447" name="Picture 5447"/>
                          <pic:cNvPicPr/>
                        </pic:nvPicPr>
                        <pic:blipFill>
                          <a:blip r:embed="rId33"/>
                          <a:stretch>
                            <a:fillRect/>
                          </a:stretch>
                        </pic:blipFill>
                        <pic:spPr>
                          <a:xfrm>
                            <a:off x="5426405" y="0"/>
                            <a:ext cx="30480" cy="6096"/>
                          </a:xfrm>
                          <a:prstGeom prst="rect">
                            <a:avLst/>
                          </a:prstGeom>
                        </pic:spPr>
                      </pic:pic>
                      <pic:pic xmlns:pic="http://schemas.openxmlformats.org/drawingml/2006/picture">
                        <pic:nvPicPr>
                          <pic:cNvPr id="5449" name="Picture 5449"/>
                          <pic:cNvPicPr/>
                        </pic:nvPicPr>
                        <pic:blipFill>
                          <a:blip r:embed="rId33"/>
                          <a:stretch>
                            <a:fillRect/>
                          </a:stretch>
                        </pic:blipFill>
                        <pic:spPr>
                          <a:xfrm>
                            <a:off x="5456885" y="0"/>
                            <a:ext cx="30480" cy="6096"/>
                          </a:xfrm>
                          <a:prstGeom prst="rect">
                            <a:avLst/>
                          </a:prstGeom>
                        </pic:spPr>
                      </pic:pic>
                      <pic:pic xmlns:pic="http://schemas.openxmlformats.org/drawingml/2006/picture">
                        <pic:nvPicPr>
                          <pic:cNvPr id="5451" name="Picture 5451"/>
                          <pic:cNvPicPr/>
                        </pic:nvPicPr>
                        <pic:blipFill>
                          <a:blip r:embed="rId33"/>
                          <a:stretch>
                            <a:fillRect/>
                          </a:stretch>
                        </pic:blipFill>
                        <pic:spPr>
                          <a:xfrm>
                            <a:off x="5487365" y="0"/>
                            <a:ext cx="30480" cy="6096"/>
                          </a:xfrm>
                          <a:prstGeom prst="rect">
                            <a:avLst/>
                          </a:prstGeom>
                        </pic:spPr>
                      </pic:pic>
                      <pic:pic xmlns:pic="http://schemas.openxmlformats.org/drawingml/2006/picture">
                        <pic:nvPicPr>
                          <pic:cNvPr id="5453" name="Picture 5453"/>
                          <pic:cNvPicPr/>
                        </pic:nvPicPr>
                        <pic:blipFill>
                          <a:blip r:embed="rId33"/>
                          <a:stretch>
                            <a:fillRect/>
                          </a:stretch>
                        </pic:blipFill>
                        <pic:spPr>
                          <a:xfrm>
                            <a:off x="5517846" y="0"/>
                            <a:ext cx="30480" cy="6096"/>
                          </a:xfrm>
                          <a:prstGeom prst="rect">
                            <a:avLst/>
                          </a:prstGeom>
                        </pic:spPr>
                      </pic:pic>
                      <pic:pic xmlns:pic="http://schemas.openxmlformats.org/drawingml/2006/picture">
                        <pic:nvPicPr>
                          <pic:cNvPr id="5455" name="Picture 5455"/>
                          <pic:cNvPicPr/>
                        </pic:nvPicPr>
                        <pic:blipFill>
                          <a:blip r:embed="rId33"/>
                          <a:stretch>
                            <a:fillRect/>
                          </a:stretch>
                        </pic:blipFill>
                        <pic:spPr>
                          <a:xfrm>
                            <a:off x="5548326" y="0"/>
                            <a:ext cx="30480" cy="6096"/>
                          </a:xfrm>
                          <a:prstGeom prst="rect">
                            <a:avLst/>
                          </a:prstGeom>
                        </pic:spPr>
                      </pic:pic>
                      <pic:pic xmlns:pic="http://schemas.openxmlformats.org/drawingml/2006/picture">
                        <pic:nvPicPr>
                          <pic:cNvPr id="5457" name="Picture 5457"/>
                          <pic:cNvPicPr/>
                        </pic:nvPicPr>
                        <pic:blipFill>
                          <a:blip r:embed="rId33"/>
                          <a:stretch>
                            <a:fillRect/>
                          </a:stretch>
                        </pic:blipFill>
                        <pic:spPr>
                          <a:xfrm>
                            <a:off x="5578805" y="0"/>
                            <a:ext cx="30480" cy="6096"/>
                          </a:xfrm>
                          <a:prstGeom prst="rect">
                            <a:avLst/>
                          </a:prstGeom>
                        </pic:spPr>
                      </pic:pic>
                      <pic:pic xmlns:pic="http://schemas.openxmlformats.org/drawingml/2006/picture">
                        <pic:nvPicPr>
                          <pic:cNvPr id="5459" name="Picture 5459"/>
                          <pic:cNvPicPr/>
                        </pic:nvPicPr>
                        <pic:blipFill>
                          <a:blip r:embed="rId33"/>
                          <a:stretch>
                            <a:fillRect/>
                          </a:stretch>
                        </pic:blipFill>
                        <pic:spPr>
                          <a:xfrm>
                            <a:off x="5609285" y="0"/>
                            <a:ext cx="30480" cy="6096"/>
                          </a:xfrm>
                          <a:prstGeom prst="rect">
                            <a:avLst/>
                          </a:prstGeom>
                        </pic:spPr>
                      </pic:pic>
                      <pic:pic xmlns:pic="http://schemas.openxmlformats.org/drawingml/2006/picture">
                        <pic:nvPicPr>
                          <pic:cNvPr id="5461" name="Picture 5461"/>
                          <pic:cNvPicPr/>
                        </pic:nvPicPr>
                        <pic:blipFill>
                          <a:blip r:embed="rId33"/>
                          <a:stretch>
                            <a:fillRect/>
                          </a:stretch>
                        </pic:blipFill>
                        <pic:spPr>
                          <a:xfrm>
                            <a:off x="5639766" y="0"/>
                            <a:ext cx="30480" cy="6096"/>
                          </a:xfrm>
                          <a:prstGeom prst="rect">
                            <a:avLst/>
                          </a:prstGeom>
                        </pic:spPr>
                      </pic:pic>
                      <pic:pic xmlns:pic="http://schemas.openxmlformats.org/drawingml/2006/picture">
                        <pic:nvPicPr>
                          <pic:cNvPr id="5463" name="Picture 5463"/>
                          <pic:cNvPicPr/>
                        </pic:nvPicPr>
                        <pic:blipFill>
                          <a:blip r:embed="rId33"/>
                          <a:stretch>
                            <a:fillRect/>
                          </a:stretch>
                        </pic:blipFill>
                        <pic:spPr>
                          <a:xfrm>
                            <a:off x="5670245" y="0"/>
                            <a:ext cx="30480" cy="6096"/>
                          </a:xfrm>
                          <a:prstGeom prst="rect">
                            <a:avLst/>
                          </a:prstGeom>
                        </pic:spPr>
                      </pic:pic>
                      <pic:pic xmlns:pic="http://schemas.openxmlformats.org/drawingml/2006/picture">
                        <pic:nvPicPr>
                          <pic:cNvPr id="5465" name="Picture 5465"/>
                          <pic:cNvPicPr/>
                        </pic:nvPicPr>
                        <pic:blipFill>
                          <a:blip r:embed="rId33"/>
                          <a:stretch>
                            <a:fillRect/>
                          </a:stretch>
                        </pic:blipFill>
                        <pic:spPr>
                          <a:xfrm>
                            <a:off x="5700726" y="0"/>
                            <a:ext cx="30480" cy="6096"/>
                          </a:xfrm>
                          <a:prstGeom prst="rect">
                            <a:avLst/>
                          </a:prstGeom>
                        </pic:spPr>
                      </pic:pic>
                      <pic:pic xmlns:pic="http://schemas.openxmlformats.org/drawingml/2006/picture">
                        <pic:nvPicPr>
                          <pic:cNvPr id="5467" name="Picture 5467"/>
                          <pic:cNvPicPr/>
                        </pic:nvPicPr>
                        <pic:blipFill>
                          <a:blip r:embed="rId33"/>
                          <a:stretch>
                            <a:fillRect/>
                          </a:stretch>
                        </pic:blipFill>
                        <pic:spPr>
                          <a:xfrm>
                            <a:off x="5731206" y="0"/>
                            <a:ext cx="30480" cy="6096"/>
                          </a:xfrm>
                          <a:prstGeom prst="rect">
                            <a:avLst/>
                          </a:prstGeom>
                        </pic:spPr>
                      </pic:pic>
                      <pic:pic xmlns:pic="http://schemas.openxmlformats.org/drawingml/2006/picture">
                        <pic:nvPicPr>
                          <pic:cNvPr id="5469" name="Picture 5469"/>
                          <pic:cNvPicPr/>
                        </pic:nvPicPr>
                        <pic:blipFill>
                          <a:blip r:embed="rId33"/>
                          <a:stretch>
                            <a:fillRect/>
                          </a:stretch>
                        </pic:blipFill>
                        <pic:spPr>
                          <a:xfrm>
                            <a:off x="5761685" y="0"/>
                            <a:ext cx="30480" cy="6096"/>
                          </a:xfrm>
                          <a:prstGeom prst="rect">
                            <a:avLst/>
                          </a:prstGeom>
                        </pic:spPr>
                      </pic:pic>
                      <pic:pic xmlns:pic="http://schemas.openxmlformats.org/drawingml/2006/picture">
                        <pic:nvPicPr>
                          <pic:cNvPr id="5471" name="Picture 5471"/>
                          <pic:cNvPicPr/>
                        </pic:nvPicPr>
                        <pic:blipFill>
                          <a:blip r:embed="rId34"/>
                          <a:stretch>
                            <a:fillRect/>
                          </a:stretch>
                        </pic:blipFill>
                        <pic:spPr>
                          <a:xfrm>
                            <a:off x="5792166" y="0"/>
                            <a:ext cx="4572" cy="6096"/>
                          </a:xfrm>
                          <a:prstGeom prst="rect">
                            <a:avLst/>
                          </a:prstGeom>
                        </pic:spPr>
                      </pic:pic>
                    </wpg:wgp>
                  </a:graphicData>
                </a:graphic>
              </wp:inline>
            </w:drawing>
          </mc:Choice>
          <mc:Fallback>
            <w:pict>
              <v:group w14:anchorId="3C2AAC8E" id="Group 69268"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">
                <v:shape id="Picture 5091"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">
                  <v:imagedata r:id="rId35" o:title=""/>
                </v:shape>
                <v:shape id="Picture 5093"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">
                  <v:imagedata r:id="rId35" o:title=""/>
                </v:shape>
                <v:shape id="Picture 5095"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">
                  <v:imagedata r:id="rId35" o:title=""/>
                </v:shape>
                <v:shape id="Picture 5097"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">
                  <v:imagedata r:id="rId35" o:title=""/>
                </v:shape>
                <v:shape id="Picture 5099"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">
                  <v:imagedata r:id="rId35" o:title=""/>
                </v:shape>
                <v:shape id="Picture 5101"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">
                  <v:imagedata r:id="rId35" o:title=""/>
                </v:shape>
                <v:shape id="Picture 5103"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">
                  <v:imagedata r:id="rId35" o:title=""/>
                </v:shape>
                <v:shape id="Picture 5105"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">
                  <v:imagedata r:id="rId35" o:title=""/>
                </v:shape>
                <v:shape id="Picture 5107"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">
                  <v:imagedata r:id="rId35" o:title=""/>
                </v:shape>
                <v:shape id="Picture 5109"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">
                  <v:imagedata r:id="rId35" o:title=""/>
                </v:shape>
                <v:shape id="Picture 5111"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">
                  <v:imagedata r:id="rId35" o:title=""/>
                </v:shape>
                <v:shape id="Picture 5113"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">
                  <v:imagedata r:id="rId35" o:title=""/>
                </v:shape>
                <v:shape id="Picture 5115"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">
                  <v:imagedata r:id="rId35" o:title=""/>
                </v:shape>
                <v:shape id="Picture 5117"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">
                  <v:imagedata r:id="rId35" o:title=""/>
                </v:shape>
                <v:shape id="Picture 5119"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">
                  <v:imagedata r:id="rId35" o:title=""/>
                </v:shape>
                <v:shape id="Picture 5121"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">
                  <v:imagedata r:id="rId35" o:title=""/>
                </v:shape>
                <v:shape id="Picture 5123"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">
                  <v:imagedata r:id="rId35" o:title=""/>
                </v:shape>
                <v:shape id="Picture 5125"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">
                  <v:imagedata r:id="rId35" o:title=""/>
                </v:shape>
                <v:shape id="Picture 5127"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">
                  <v:imagedata r:id="rId35" o:title=""/>
                </v:shape>
                <v:shape id="Picture 5129"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">
                  <v:imagedata r:id="rId35" o:title=""/>
                </v:shape>
                <v:shape id="Picture 5131"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">
                  <v:imagedata r:id="rId35" o:title=""/>
                </v:shape>
                <v:shape id="Picture 5133"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">
                  <v:imagedata r:id="rId35" o:title=""/>
                </v:shape>
                <v:shape id="Picture 5135"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">
                  <v:imagedata r:id="rId35" o:title=""/>
                </v:shape>
                <v:shape id="Picture 5137"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">
                  <v:imagedata r:id="rId35" o:title=""/>
                </v:shape>
                <v:shape id="Picture 5139"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">
                  <v:imagedata r:id="rId35" o:title=""/>
                </v:shape>
                <v:shape id="Picture 5141"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">
                  <v:imagedata r:id="rId35" o:title=""/>
                </v:shape>
                <v:shape id="Picture 5143"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">
                  <v:imagedata r:id="rId35" o:title=""/>
                </v:shape>
                <v:shape id="Picture 5145"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">
                  <v:imagedata r:id="rId35" o:title=""/>
                </v:shape>
                <v:shape id="Picture 5147"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">
                  <v:imagedata r:id="rId35" o:title=""/>
                </v:shape>
                <v:shape id="Picture 5149"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">
                  <v:imagedata r:id="rId35" o:title=""/>
                </v:shape>
                <v:shape id="Picture 5151"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">
                  <v:imagedata r:id="rId35" o:title=""/>
                </v:shape>
                <v:shape id="Picture 5153"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">
                  <v:imagedata r:id="rId35" o:title=""/>
                </v:shape>
                <v:shape id="Picture 5155"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">
                  <v:imagedata r:id="rId35" o:title=""/>
                </v:shape>
                <v:shape id="Picture 5157"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">
                  <v:imagedata r:id="rId35" o:title=""/>
                </v:shape>
                <v:shape id="Picture 5159"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">
                  <v:imagedata r:id="rId35" o:title=""/>
                </v:shape>
                <v:shape id="Picture 5161"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">
                  <v:imagedata r:id="rId35" o:title=""/>
                </v:shape>
                <v:shape id="Picture 5163"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">
                  <v:imagedata r:id="rId35" o:title=""/>
                </v:shape>
                <v:shape id="Picture 5165"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">
                  <v:imagedata r:id="rId35" o:title=""/>
                </v:shape>
                <v:shape id="Picture 5167"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">
                  <v:imagedata r:id="rId35" o:title=""/>
                </v:shape>
                <v:shape id="Picture 5169"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">
                  <v:imagedata r:id="rId35" o:title=""/>
                </v:shape>
                <v:shape id="Picture 5171"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">
                  <v:imagedata r:id="rId35" o:title=""/>
                </v:shape>
                <v:shape id="Picture 5173"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">
                  <v:imagedata r:id="rId35" o:title=""/>
                </v:shape>
                <v:shape id="Picture 5175"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">
                  <v:imagedata r:id="rId35" o:title=""/>
                </v:shape>
                <v:shape id="Picture 5177"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">
                  <v:imagedata r:id="rId35" o:title=""/>
                </v:shape>
                <v:shape id="Picture 5179"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">
                  <v:imagedata r:id="rId35" o:title=""/>
                </v:shape>
                <v:shape id="Picture 5181"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">
                  <v:imagedata r:id="rId35" o:title=""/>
                </v:shape>
                <v:shape id="Picture 5183"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">
                  <v:imagedata r:id="rId35" o:title=""/>
                </v:shape>
                <v:shape id="Picture 5185"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">
                  <v:imagedata r:id="rId35" o:title=""/>
                </v:shape>
                <v:shape id="Picture 5187"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">
                  <v:imagedata r:id="rId35" o:title=""/>
                </v:shape>
                <v:shape id="Picture 5189"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">
                  <v:imagedata r:id="rId35" o:title=""/>
                </v:shape>
                <v:shape id="Picture 5191"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">
                  <v:imagedata r:id="rId35" o:title=""/>
                </v:shape>
                <v:shape id="Picture 5193"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">
                  <v:imagedata r:id="rId35" o:title=""/>
                </v:shape>
                <v:shape id="Picture 5195"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">
                  <v:imagedata r:id="rId35" o:title=""/>
                </v:shape>
                <v:shape id="Picture 5197"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">
                  <v:imagedata r:id="rId35" o:title=""/>
                </v:shape>
                <v:shape id="Picture 5199"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">
                  <v:imagedata r:id="rId35" o:title=""/>
                </v:shape>
                <v:shape id="Picture 5201"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">
                  <v:imagedata r:id="rId35" o:title=""/>
                </v:shape>
                <v:shape id="Picture 5203"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">
                  <v:imagedata r:id="rId35" o:title=""/>
                </v:shape>
                <v:shape id="Picture 5205"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">
                  <v:imagedata r:id="rId35" o:title=""/>
                </v:shape>
                <v:shape id="Picture 5207"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">
                  <v:imagedata r:id="rId35" o:title=""/>
                </v:shape>
                <v:shape id="Picture 5209"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">
                  <v:imagedata r:id="rId35" o:title=""/>
                </v:shape>
                <v:shape id="Picture 5211"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">
                  <v:imagedata r:id="rId35" o:title=""/>
                </v:shape>
                <v:shape id="Picture 5213"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">
                  <v:imagedata r:id="rId35" o:title=""/>
                </v:shape>
                <v:shape id="Picture 5215"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">
                  <v:imagedata r:id="rId35" o:title=""/>
                </v:shape>
                <v:shape id="Picture 5217"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">
                  <v:imagedata r:id="rId35" o:title=""/>
                </v:shape>
                <v:shape id="Picture 5219"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">
                  <v:imagedata r:id="rId35" o:title=""/>
                </v:shape>
                <v:shape id="Picture 5221"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">
                  <v:imagedata r:id="rId35" o:title=""/>
                </v:shape>
                <v:shape id="Picture 5223"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">
                  <v:imagedata r:id="rId35" o:title=""/>
                </v:shape>
                <v:shape id="Picture 5225"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">
                  <v:imagedata r:id="rId35" o:title=""/>
                </v:shape>
                <v:shape id="Picture 5227"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">
                  <v:imagedata r:id="rId35" o:title=""/>
                </v:shape>
                <v:shape id="Picture 5229"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">
                  <v:imagedata r:id="rId35" o:title=""/>
                </v:shape>
                <v:shape id="Picture 5231"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">
                  <v:imagedata r:id="rId35" o:title=""/>
                </v:shape>
                <v:shape id="Picture 5233"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">
                  <v:imagedata r:id="rId35" o:title=""/>
                </v:shape>
                <v:shape id="Picture 5235"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">
                  <v:imagedata r:id="rId35" o:title=""/>
                </v:shape>
                <v:shape id="Picture 5237"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">
                  <v:imagedata r:id="rId35" o:title=""/>
                </v:shape>
                <v:shape id="Picture 5239"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">
                  <v:imagedata r:id="rId35" o:title=""/>
                </v:shape>
                <v:shape id="Picture 5241"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">
                  <v:imagedata r:id="rId35" o:title=""/>
                </v:shape>
                <v:shape id="Picture 5243"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">
                  <v:imagedata r:id="rId35" o:title=""/>
                </v:shape>
                <v:shape id="Picture 5245"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">
                  <v:imagedata r:id="rId35" o:title=""/>
                </v:shape>
                <v:shape id="Picture 5247"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">
                  <v:imagedata r:id="rId35" o:title=""/>
                </v:shape>
                <v:shape id="Picture 5249"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">
                  <v:imagedata r:id="rId35" o:title=""/>
                </v:shape>
                <v:shape id="Picture 5251"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">
                  <v:imagedata r:id="rId35" o:title=""/>
                </v:shape>
                <v:shape id="Picture 5253"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">
                  <v:imagedata r:id="rId35" o:title=""/>
                </v:shape>
                <v:shape id="Picture 5255"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">
                  <v:imagedata r:id="rId35" o:title=""/>
                </v:shape>
                <v:shape id="Picture 5257"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">
                  <v:imagedata r:id="rId35" o:title=""/>
                </v:shape>
                <v:shape id="Picture 5259"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">
                  <v:imagedata r:id="rId35" o:title=""/>
                </v:shape>
                <v:shape id="Picture 5261"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">
                  <v:imagedata r:id="rId35" o:title=""/>
                </v:shape>
                <v:shape id="Picture 5263"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">
                  <v:imagedata r:id="rId35" o:title=""/>
                </v:shape>
                <v:shape id="Picture 5265"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">
                  <v:imagedata r:id="rId35" o:title=""/>
                </v:shape>
                <v:shape id="Picture 5267"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">
                  <v:imagedata r:id="rId35" o:title=""/>
                </v:shape>
                <v:shape id="Picture 5269"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">
                  <v:imagedata r:id="rId35" o:title=""/>
                </v:shape>
                <v:shape id="Picture 5271"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">
                  <v:imagedata r:id="rId35" o:title=""/>
                </v:shape>
                <v:shape id="Picture 5273"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">
                  <v:imagedata r:id="rId35" o:title=""/>
                </v:shape>
                <v:shape id="Picture 5275"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">
                  <v:imagedata r:id="rId35" o:title=""/>
                </v:shape>
                <v:shape id="Picture 5277"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">
                  <v:imagedata r:id="rId35" o:title=""/>
                </v:shape>
                <v:shape id="Picture 5279"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">
                  <v:imagedata r:id="rId35" o:title=""/>
                </v:shape>
                <v:shape id="Picture 5281"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">
                  <v:imagedata r:id="rId35" o:title=""/>
                </v:shape>
                <v:shape id="Picture 5283"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">
                  <v:imagedata r:id="rId35" o:title=""/>
                </v:shape>
                <v:shape id="Picture 5285"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">
                  <v:imagedata r:id="rId35" o:title=""/>
                </v:shape>
                <v:shape id="Picture 5287"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">
                  <v:imagedata r:id="rId35" o:title=""/>
                </v:shape>
                <v:shape id="Picture 5289"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">
                  <v:imagedata r:id="rId35" o:title=""/>
                </v:shape>
                <v:shape id="Picture 5291"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">
                  <v:imagedata r:id="rId35" o:title=""/>
                </v:shape>
                <v:shape id="Picture 5293"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">
                  <v:imagedata r:id="rId35" o:title=""/>
                </v:shape>
                <v:shape id="Picture 5295"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">
                  <v:imagedata r:id="rId35" o:title=""/>
                </v:shape>
                <v:shape id="Picture 5297"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">
                  <v:imagedata r:id="rId35" o:title=""/>
                </v:shape>
                <v:shape id="Picture 5299"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">
                  <v:imagedata r:id="rId35" o:title=""/>
                </v:shape>
                <v:shape id="Picture 5301"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">
                  <v:imagedata r:id="rId35" o:title=""/>
                </v:shape>
                <v:shape id="Picture 5303"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">
                  <v:imagedata r:id="rId35" o:title=""/>
                </v:shape>
                <v:shape id="Picture 5305"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">
                  <v:imagedata r:id="rId35" o:title=""/>
                </v:shape>
                <v:shape id="Picture 5307"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">
                  <v:imagedata r:id="rId35" o:title=""/>
                </v:shape>
                <v:shape id="Picture 5309"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">
                  <v:imagedata r:id="rId35" o:title=""/>
                </v:shape>
                <v:shape id="Picture 5311"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">
                  <v:imagedata r:id="rId35" o:title=""/>
                </v:shape>
                <v:shape id="Picture 5313"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">
                  <v:imagedata r:id="rId35" o:title=""/>
                </v:shape>
                <v:shape id="Picture 5315"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">
                  <v:imagedata r:id="rId35" o:title=""/>
                </v:shape>
                <v:shape id="Picture 5317"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">
                  <v:imagedata r:id="rId35" o:title=""/>
                </v:shape>
                <v:shape id="Picture 5319"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">
                  <v:imagedata r:id="rId35" o:title=""/>
                </v:shape>
                <v:shape id="Picture 5321"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">
                  <v:imagedata r:id="rId35" o:title=""/>
                </v:shape>
                <v:shape id="Picture 5323"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">
                  <v:imagedata r:id="rId35" o:title=""/>
                </v:shape>
                <v:shape id="Picture 5325"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">
                  <v:imagedata r:id="rId35" o:title=""/>
                </v:shape>
                <v:shape id="Picture 5327"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">
                  <v:imagedata r:id="rId35" o:title=""/>
                </v:shape>
                <v:shape id="Picture 5329"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">
                  <v:imagedata r:id="rId35" o:title=""/>
                </v:shape>
                <v:shape id="Picture 5331"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">
                  <v:imagedata r:id="rId35" o:title=""/>
                </v:shape>
                <v:shape id="Picture 5333"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">
                  <v:imagedata r:id="rId35" o:title=""/>
                </v:shape>
                <v:shape id="Picture 5335"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">
                  <v:imagedata r:id="rId35" o:title=""/>
                </v:shape>
                <v:shape id="Picture 5337"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">
                  <v:imagedata r:id="rId35" o:title=""/>
                </v:shape>
                <v:shape id="Picture 5339"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">
                  <v:imagedata r:id="rId35" o:title=""/>
                </v:shape>
                <v:shape id="Picture 5341"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">
                  <v:imagedata r:id="rId35" o:title=""/>
                </v:shape>
                <v:shape id="Picture 5343"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">
                  <v:imagedata r:id="rId35" o:title=""/>
                </v:shape>
                <v:shape id="Picture 5345"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">
                  <v:imagedata r:id="rId35" o:title=""/>
                </v:shape>
                <v:shape id="Picture 5347"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">
                  <v:imagedata r:id="rId35" o:title=""/>
                </v:shape>
                <v:shape id="Picture 5349"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">
                  <v:imagedata r:id="rId35" o:title=""/>
                </v:shape>
                <v:shape id="Picture 5351"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">
                  <v:imagedata r:id="rId35" o:title=""/>
                </v:shape>
                <v:shape id="Picture 5353"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">
                  <v:imagedata r:id="rId35" o:title=""/>
                </v:shape>
                <v:shape id="Picture 5355"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">
                  <v:imagedata r:id="rId35" o:title=""/>
                </v:shape>
                <v:shape id="Picture 5357"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">
                  <v:imagedata r:id="rId35" o:title=""/>
                </v:shape>
                <v:shape id="Picture 5359"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">
                  <v:imagedata r:id="rId35" o:title=""/>
                </v:shape>
                <v:shape id="Picture 5361"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">
                  <v:imagedata r:id="rId35" o:title=""/>
                </v:shape>
                <v:shape id="Picture 5363"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">
                  <v:imagedata r:id="rId35" o:title=""/>
                </v:shape>
                <v:shape id="Picture 5365"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">
                  <v:imagedata r:id="rId35" o:title=""/>
                </v:shape>
                <v:shape id="Picture 5367"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">
                  <v:imagedata r:id="rId35" o:title=""/>
                </v:shape>
                <v:shape id="Picture 5369"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">
                  <v:imagedata r:id="rId35" o:title=""/>
                </v:shape>
                <v:shape id="Picture 5371"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">
                  <v:imagedata r:id="rId35" o:title=""/>
                </v:shape>
                <v:shape id="Picture 5373"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">
                  <v:imagedata r:id="rId35" o:title=""/>
                </v:shape>
                <v:shape id="Picture 5375"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">
                  <v:imagedata r:id="rId35" o:title=""/>
                </v:shape>
                <v:shape id="Picture 5377"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">
                  <v:imagedata r:id="rId35" o:title=""/>
                </v:shape>
                <v:shape id="Picture 5379"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">
                  <v:imagedata r:id="rId35" o:title=""/>
                </v:shape>
                <v:shape id="Picture 5381"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">
                  <v:imagedata r:id="rId35" o:title=""/>
                </v:shape>
                <v:shape id="Picture 5383"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">
                  <v:imagedata r:id="rId35" o:title=""/>
                </v:shape>
                <v:shape id="Picture 5385"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">
                  <v:imagedata r:id="rId35" o:title=""/>
                </v:shape>
                <v:shape id="Picture 5387"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">
                  <v:imagedata r:id="rId35" o:title=""/>
                </v:shape>
                <v:shape id="Picture 5389"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">
                  <v:imagedata r:id="rId35" o:title=""/>
                </v:shape>
                <v:shape id="Picture 5391"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">
                  <v:imagedata r:id="rId35" o:title=""/>
                </v:shape>
                <v:shape id="Picture 5393"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">
                  <v:imagedata r:id="rId35" o:title=""/>
                </v:shape>
                <v:shape id="Picture 5395"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">
                  <v:imagedata r:id="rId35" o:title=""/>
                </v:shape>
                <v:shape id="Picture 5397"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">
                  <v:imagedata r:id="rId35" o:title=""/>
                </v:shape>
                <v:shape id="Picture 5399"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">
                  <v:imagedata r:id="rId35" o:title=""/>
                </v:shape>
                <v:shape id="Picture 5401"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">
                  <v:imagedata r:id="rId35" o:title=""/>
                </v:shape>
                <v:shape id="Picture 5403"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">
                  <v:imagedata r:id="rId35" o:title=""/>
                </v:shape>
                <v:shape id="Picture 5405"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">
                  <v:imagedata r:id="rId35" o:title=""/>
                </v:shape>
                <v:shape id="Picture 5407"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">
                  <v:imagedata r:id="rId35" o:title=""/>
                </v:shape>
                <v:shape id="Picture 5409"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">
                  <v:imagedata r:id="rId35" o:title=""/>
                </v:shape>
                <v:shape id="Picture 5411"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">
                  <v:imagedata r:id="rId35" o:title=""/>
                </v:shape>
                <v:shape id="Picture 5413"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">
                  <v:imagedata r:id="rId35" o:title=""/>
                </v:shape>
                <v:shape id="Picture 5415"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">
                  <v:imagedata r:id="rId35" o:title=""/>
                </v:shape>
                <v:shape id="Picture 5417"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">
                  <v:imagedata r:id="rId35" o:title=""/>
                </v:shape>
                <v:shape id="Picture 5419"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">
                  <v:imagedata r:id="rId35" o:title=""/>
                </v:shape>
                <v:shape id="Picture 5421"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">
                  <v:imagedata r:id="rId35" o:title=""/>
                </v:shape>
                <v:shape id="Picture 5423"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">
                  <v:imagedata r:id="rId35" o:title=""/>
                </v:shape>
                <v:shape id="Picture 5425"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">
                  <v:imagedata r:id="rId35" o:title=""/>
                </v:shape>
                <v:shape id="Picture 5427"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">
                  <v:imagedata r:id="rId35" o:title=""/>
                </v:shape>
                <v:shape id="Picture 5429"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">
                  <v:imagedata r:id="rId35" o:title=""/>
                </v:shape>
                <v:shape id="Picture 5431"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">
                  <v:imagedata r:id="rId35" o:title=""/>
                </v:shape>
                <v:shape id="Picture 5433"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">
                  <v:imagedata r:id="rId35" o:title=""/>
                </v:shape>
                <v:shape id="Picture 5435"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">
                  <v:imagedata r:id="rId35" o:title=""/>
                </v:shape>
                <v:shape id="Picture 5437"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">
                  <v:imagedata r:id="rId35" o:title=""/>
                </v:shape>
                <v:shape id="Picture 5439"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">
                  <v:imagedata r:id="rId35" o:title=""/>
                </v:shape>
                <v:shape id="Picture 5441"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">
                  <v:imagedata r:id="rId35" o:title=""/>
                </v:shape>
                <v:shape id="Picture 5443"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">
                  <v:imagedata r:id="rId35" o:title=""/>
                </v:shape>
                <v:shape id="Picture 5445"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">
                  <v:imagedata r:id="rId35" o:title=""/>
                </v:shape>
                <v:shape id="Picture 5447"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">
                  <v:imagedata r:id="rId35" o:title=""/>
                </v:shape>
                <v:shape id="Picture 5449"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">
                  <v:imagedata r:id="rId35" o:title=""/>
                </v:shape>
                <v:shape id="Picture 5451"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">
                  <v:imagedata r:id="rId35" o:title=""/>
                </v:shape>
                <v:shape id="Picture 5453"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">
                  <v:imagedata r:id="rId35" o:title=""/>
                </v:shape>
                <v:shape id="Picture 5455"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">
                  <v:imagedata r:id="rId35" o:title=""/>
                </v:shape>
                <v:shape id="Picture 5457"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">
                  <v:imagedata r:id="rId35" o:title=""/>
                </v:shape>
                <v:shape id="Picture 5459"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">
                  <v:imagedata r:id="rId35" o:title=""/>
                </v:shape>
                <v:shape id="Picture 5461"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">
                  <v:imagedata r:id="rId35" o:title=""/>
                </v:shape>
                <v:shape id="Picture 5463"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">
                  <v:imagedata r:id="rId35" o:title=""/>
                </v:shape>
                <v:shape id="Picture 5465"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">
                  <v:imagedata r:id="rId35" o:title=""/>
                </v:shape>
                <v:shape id="Picture 5467"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">
                  <v:imagedata r:id="rId35" o:title=""/>
                </v:shape>
                <v:shape id="Picture 5469"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">
                  <v:imagedata r:id="rId35" o:title=""/>
                </v:shape>
                <v:shape id="Picture 5471"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">
                  <v:imagedata r:id="rId36" o:title=""/>
                </v:shape>
                <w10:anchorlock/>
              </v:group>
            </w:pict>
          </mc:Fallback>
        </mc:AlternateContent>
      </w:r>
    </w:p>
    <w:p w14:paraId="4DC7792D" w14:textId="77777777" w:rsidR="0090432E" w:rsidRDefault="004A30B3">
      <w:pPr>
        <w:spacing w:after="4" w:line="260" w:lineRule="auto"/>
        <w:ind w:left="-5" w:right="0"/>
        <w:jc w:val="left"/>
      </w:pPr>
      <w:r>
        <w:rPr>
          <w:b/>
        </w:rPr>
        <w:t xml:space="preserve">Beispiel </w:t>
      </w:r>
    </w:p>
    <w:p w14:paraId="788084CB" w14:textId="77777777" w:rsidR="0090432E" w:rsidRDefault="004A30B3">
      <w:pPr>
        <w:spacing w:after="125" w:line="259" w:lineRule="auto"/>
        <w:ind w:left="-16" w:right="-21" w:firstLine="0"/>
        <w:jc w:val="left"/>
      </w:pPr>
      <w:r>
        <w:rPr>
          <w:noProof/>
        </w:rPr>
        <w:drawing>
          <wp:inline distT="0" distB="0" distL="0" distR="0" wp14:anchorId="2168F3CA" wp14:editId="525D3DAF">
            <wp:extent cx="5785105" cy="9144"/>
            <wp:effectExtent l="0" t="0" r="0" b="0"/>
            <wp:docPr id="77688" name="Picture 77688"/>
            <wp:cNvGraphicFramePr/>
            <a:graphic xmlns:a="http://schemas.openxmlformats.org/drawingml/2006/main">
              <a:graphicData uri="http://schemas.openxmlformats.org/drawingml/2006/picture">
                <pic:pic xmlns:pic="http://schemas.openxmlformats.org/drawingml/2006/picture">
                  <pic:nvPicPr>
                    <pic:cNvPr id="77688" name="Picture 77688"/>
                    <pic:cNvPicPr/>
                  </pic:nvPicPr>
                  <pic:blipFill>
                    <a:blip r:embed="rId32"/>
                    <a:stretch>
                      <a:fillRect/>
                    </a:stretch>
                  </pic:blipFill>
                  <pic:spPr>
                    <a:xfrm>
                      <a:off x="0" y="0"/>
                      <a:ext cx="5785105" cy="9144"/>
                    </a:xfrm>
                    <a:prstGeom prst="rect">
                      <a:avLst/>
                    </a:prstGeom>
                  </pic:spPr>
                </pic:pic>
              </a:graphicData>
            </a:graphic>
          </wp:inline>
        </w:drawing>
      </w:r>
    </w:p>
    <w:p w14:paraId="75734A97" w14:textId="77777777" w:rsidR="0090432E" w:rsidRDefault="004A30B3">
      <w:pPr>
        <w:spacing w:after="265"/>
        <w:ind w:left="-5" w:right="0"/>
      </w:pPr>
      <w:r>
        <w:t xml:space="preserve">Ein Beispiel für ein Use-Case-Diagramm findet sich im Anhang A3. </w:t>
      </w:r>
    </w:p>
    <w:bookmarkStart w:id="122" w:name="_Toc129267889"/>
    <w:p w14:paraId="630183F5" w14:textId="77777777" w:rsidR="0090432E" w:rsidRDefault="004A30B3" w:rsidP="00E65E51">
      <w:pPr>
        <w:pStyle w:val="Heading2"/>
        <w:ind w:lef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5E145058" wp14:editId="4C5B1DC7">
                <wp:simplePos x="0" y="0"/>
                <wp:positionH relativeFrom="page">
                  <wp:posOffset>882701</wp:posOffset>
                </wp:positionH>
                <wp:positionV relativeFrom="page">
                  <wp:posOffset>10046207</wp:posOffset>
                </wp:positionV>
                <wp:extent cx="5796661" cy="6097"/>
                <wp:effectExtent l="0" t="0" r="0" b="0"/>
                <wp:wrapTopAndBottom/>
                <wp:docPr id="68974" name="Group 68974"/>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667" name="Shape 8066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C79D00" id="Group 68974" o:spid="_x0000_s1026" style="position:absolute;margin-left:69.5pt;margin-top:791.05pt;width:456.45pt;height:.5pt;z-index:25165926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KwoIO4ICAABZBgAADgAAAAAAAAAAAAAAAAAuAgAAZHJzL2Uyb0RvYy54bWxQSwECLQAUAAYACAAA&#10;ACEAxHqF3eIAAAAOAQAADwAAAAAAAAAAAAAAAADcBAAAZHJzL2Rvd25yZXYueG1sUEsFBgAAAAAE&#10;AAQA8wAAAOsFAAAAAA==&#10;">
                <v:shape id="Shape 80667"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" path="m,l5796661,r,9144l,9144,,e" fillcolor="black" stroked="f" strokeweight="0">
                  <v:stroke miterlimit="83231f" joinstyle="miter"/>
                  <v:path arrowok="t" textboxrect="0,0,5796661,9144"/>
                </v:shape>
                <w10:wrap type="topAndBottom" anchorx="page" anchory="page"/>
              </v:group>
            </w:pict>
          </mc:Fallback>
        </mc:AlternateContent>
      </w:r>
      <w:r>
        <w:t xml:space="preserve">3.5 </w:t>
      </w:r>
      <w:r>
        <w:tab/>
        <w:t>Qualitätsanforderungen</w:t>
      </w:r>
      <w:bookmarkEnd w:id="122"/>
      <w:r>
        <w:t xml:space="preserve"> </w:t>
      </w:r>
    </w:p>
    <w:p w14:paraId="4C3026A5" w14:textId="77777777" w:rsidR="0090432E" w:rsidRDefault="004A30B3">
      <w:pPr>
        <w:numPr>
          <w:ilvl w:val="0"/>
          <w:numId w:val="3"/>
        </w:numPr>
        <w:spacing w:after="270"/>
        <w:ind w:right="0" w:hanging="360"/>
      </w:pPr>
      <w:r>
        <w:t xml:space="preserve">Welche Qualitätsanforderungen werden an die Anwendung gestellt, z.B. hinsichtlich Performance, Usability, Effizienz etc. (siehe (ISO/IEC 9126-1, 2001))? </w:t>
      </w:r>
    </w:p>
    <w:p w14:paraId="6E475D35" w14:textId="77777777" w:rsidR="0090432E" w:rsidRDefault="004A30B3" w:rsidP="00E65E51">
      <w:pPr>
        <w:pStyle w:val="Heading2"/>
        <w:ind w:left="0" w:firstLine="0"/>
      </w:pPr>
      <w:bookmarkStart w:id="123" w:name="_Toc129267890"/>
      <w:r>
        <w:t xml:space="preserve">3.6 </w:t>
      </w:r>
      <w:r>
        <w:tab/>
        <w:t>Lastenheft/Fachkonzept</w:t>
      </w:r>
      <w:bookmarkEnd w:id="123"/>
      <w:r>
        <w:t xml:space="preserve"> </w:t>
      </w:r>
    </w:p>
    <w:p w14:paraId="42CFAF38" w14:textId="77777777" w:rsidR="0090432E" w:rsidRDefault="004A30B3">
      <w:pPr>
        <w:numPr>
          <w:ilvl w:val="0"/>
          <w:numId w:val="3"/>
        </w:numPr>
        <w:ind w:right="0" w:hanging="360"/>
      </w:pPr>
      <w:r>
        <w:t xml:space="preserve">Auszüge aus dem Lastenheft/Fachkonzept, wenn es im Rahmen des Projekts erstellt wurde. </w:t>
      </w:r>
    </w:p>
    <w:p w14:paraId="3481BFA7" w14:textId="77777777" w:rsidR="0090432E" w:rsidRDefault="004A30B3">
      <w:pPr>
        <w:numPr>
          <w:ilvl w:val="0"/>
          <w:numId w:val="3"/>
        </w:numPr>
        <w:ind w:right="0" w:hanging="360"/>
      </w:pPr>
      <w:r>
        <w:t xml:space="preserve">Mögliche Inhalte: Funktionen des Programms (Muss/Soll/Wunsch), User Stories, Benutzerrollen </w:t>
      </w:r>
    </w:p>
    <w:p w14:paraId="70A22801" w14:textId="77777777" w:rsidR="0090432E" w:rsidRDefault="004A30B3">
      <w:pPr>
        <w:spacing w:after="23" w:line="259" w:lineRule="auto"/>
        <w:ind w:left="-29" w:right="-26" w:firstLine="0"/>
        <w:jc w:val="left"/>
      </w:pPr>
      <w:r>
        <w:rPr>
          <w:rFonts w:ascii="Calibri" w:eastAsia="Calibri" w:hAnsi="Calibri" w:cs="Calibri"/>
          <w:noProof/>
        </w:rPr>
        <mc:AlternateContent>
          <mc:Choice Requires="wpg">
            <w:drawing>
              <wp:inline distT="0" distB="0" distL="0" distR="0" wp14:anchorId="5E924504" wp14:editId="2C6E8F9C">
                <wp:extent cx="5796738" cy="6096"/>
                <wp:effectExtent l="0" t="0" r="0" b="0"/>
                <wp:docPr id="69330" name="Group 69330"/>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5903" name="Picture 5903"/>
                          <pic:cNvPicPr/>
                        </pic:nvPicPr>
                        <pic:blipFill>
                          <a:blip r:embed="rId33"/>
                          <a:stretch>
                            <a:fillRect/>
                          </a:stretch>
                        </pic:blipFill>
                        <pic:spPr>
                          <a:xfrm>
                            <a:off x="0" y="0"/>
                            <a:ext cx="30480" cy="6096"/>
                          </a:xfrm>
                          <a:prstGeom prst="rect">
                            <a:avLst/>
                          </a:prstGeom>
                        </pic:spPr>
                      </pic:pic>
                      <pic:pic xmlns:pic="http://schemas.openxmlformats.org/drawingml/2006/picture">
                        <pic:nvPicPr>
                          <pic:cNvPr id="5905" name="Picture 5905"/>
                          <pic:cNvPicPr/>
                        </pic:nvPicPr>
                        <pic:blipFill>
                          <a:blip r:embed="rId33"/>
                          <a:stretch>
                            <a:fillRect/>
                          </a:stretch>
                        </pic:blipFill>
                        <pic:spPr>
                          <a:xfrm>
                            <a:off x="30480" y="0"/>
                            <a:ext cx="30480" cy="6096"/>
                          </a:xfrm>
                          <a:prstGeom prst="rect">
                            <a:avLst/>
                          </a:prstGeom>
                        </pic:spPr>
                      </pic:pic>
                      <pic:pic xmlns:pic="http://schemas.openxmlformats.org/drawingml/2006/picture">
                        <pic:nvPicPr>
                          <pic:cNvPr id="5907" name="Picture 5907"/>
                          <pic:cNvPicPr/>
                        </pic:nvPicPr>
                        <pic:blipFill>
                          <a:blip r:embed="rId33"/>
                          <a:stretch>
                            <a:fillRect/>
                          </a:stretch>
                        </pic:blipFill>
                        <pic:spPr>
                          <a:xfrm>
                            <a:off x="60960" y="0"/>
                            <a:ext cx="30480" cy="6096"/>
                          </a:xfrm>
                          <a:prstGeom prst="rect">
                            <a:avLst/>
                          </a:prstGeom>
                        </pic:spPr>
                      </pic:pic>
                      <pic:pic xmlns:pic="http://schemas.openxmlformats.org/drawingml/2006/picture">
                        <pic:nvPicPr>
                          <pic:cNvPr id="5909" name="Picture 5909"/>
                          <pic:cNvPicPr/>
                        </pic:nvPicPr>
                        <pic:blipFill>
                          <a:blip r:embed="rId33"/>
                          <a:stretch>
                            <a:fillRect/>
                          </a:stretch>
                        </pic:blipFill>
                        <pic:spPr>
                          <a:xfrm>
                            <a:off x="91440" y="0"/>
                            <a:ext cx="30480" cy="6096"/>
                          </a:xfrm>
                          <a:prstGeom prst="rect">
                            <a:avLst/>
                          </a:prstGeom>
                        </pic:spPr>
                      </pic:pic>
                      <pic:pic xmlns:pic="http://schemas.openxmlformats.org/drawingml/2006/picture">
                        <pic:nvPicPr>
                          <pic:cNvPr id="5911" name="Picture 5911"/>
                          <pic:cNvPicPr/>
                        </pic:nvPicPr>
                        <pic:blipFill>
                          <a:blip r:embed="rId33"/>
                          <a:stretch>
                            <a:fillRect/>
                          </a:stretch>
                        </pic:blipFill>
                        <pic:spPr>
                          <a:xfrm>
                            <a:off x="121920" y="0"/>
                            <a:ext cx="30480" cy="6096"/>
                          </a:xfrm>
                          <a:prstGeom prst="rect">
                            <a:avLst/>
                          </a:prstGeom>
                        </pic:spPr>
                      </pic:pic>
                      <pic:pic xmlns:pic="http://schemas.openxmlformats.org/drawingml/2006/picture">
                        <pic:nvPicPr>
                          <pic:cNvPr id="5913" name="Picture 5913"/>
                          <pic:cNvPicPr/>
                        </pic:nvPicPr>
                        <pic:blipFill>
                          <a:blip r:embed="rId33"/>
                          <a:stretch>
                            <a:fillRect/>
                          </a:stretch>
                        </pic:blipFill>
                        <pic:spPr>
                          <a:xfrm>
                            <a:off x="152400" y="0"/>
                            <a:ext cx="30480" cy="6096"/>
                          </a:xfrm>
                          <a:prstGeom prst="rect">
                            <a:avLst/>
                          </a:prstGeom>
                        </pic:spPr>
                      </pic:pic>
                      <pic:pic xmlns:pic="http://schemas.openxmlformats.org/drawingml/2006/picture">
                        <pic:nvPicPr>
                          <pic:cNvPr id="5915" name="Picture 5915"/>
                          <pic:cNvPicPr/>
                        </pic:nvPicPr>
                        <pic:blipFill>
                          <a:blip r:embed="rId33"/>
                          <a:stretch>
                            <a:fillRect/>
                          </a:stretch>
                        </pic:blipFill>
                        <pic:spPr>
                          <a:xfrm>
                            <a:off x="182880" y="0"/>
                            <a:ext cx="30480" cy="6096"/>
                          </a:xfrm>
                          <a:prstGeom prst="rect">
                            <a:avLst/>
                          </a:prstGeom>
                        </pic:spPr>
                      </pic:pic>
                      <pic:pic xmlns:pic="http://schemas.openxmlformats.org/drawingml/2006/picture">
                        <pic:nvPicPr>
                          <pic:cNvPr id="5917" name="Picture 5917"/>
                          <pic:cNvPicPr/>
                        </pic:nvPicPr>
                        <pic:blipFill>
                          <a:blip r:embed="rId33"/>
                          <a:stretch>
                            <a:fillRect/>
                          </a:stretch>
                        </pic:blipFill>
                        <pic:spPr>
                          <a:xfrm>
                            <a:off x="213360" y="0"/>
                            <a:ext cx="30480" cy="6096"/>
                          </a:xfrm>
                          <a:prstGeom prst="rect">
                            <a:avLst/>
                          </a:prstGeom>
                        </pic:spPr>
                      </pic:pic>
                      <pic:pic xmlns:pic="http://schemas.openxmlformats.org/drawingml/2006/picture">
                        <pic:nvPicPr>
                          <pic:cNvPr id="5919" name="Picture 5919"/>
                          <pic:cNvPicPr/>
                        </pic:nvPicPr>
                        <pic:blipFill>
                          <a:blip r:embed="rId33"/>
                          <a:stretch>
                            <a:fillRect/>
                          </a:stretch>
                        </pic:blipFill>
                        <pic:spPr>
                          <a:xfrm>
                            <a:off x="243840" y="0"/>
                            <a:ext cx="30480" cy="6096"/>
                          </a:xfrm>
                          <a:prstGeom prst="rect">
                            <a:avLst/>
                          </a:prstGeom>
                        </pic:spPr>
                      </pic:pic>
                      <pic:pic xmlns:pic="http://schemas.openxmlformats.org/drawingml/2006/picture">
                        <pic:nvPicPr>
                          <pic:cNvPr id="5921" name="Picture 5921"/>
                          <pic:cNvPicPr/>
                        </pic:nvPicPr>
                        <pic:blipFill>
                          <a:blip r:embed="rId33"/>
                          <a:stretch>
                            <a:fillRect/>
                          </a:stretch>
                        </pic:blipFill>
                        <pic:spPr>
                          <a:xfrm>
                            <a:off x="274320" y="0"/>
                            <a:ext cx="30480" cy="6096"/>
                          </a:xfrm>
                          <a:prstGeom prst="rect">
                            <a:avLst/>
                          </a:prstGeom>
                        </pic:spPr>
                      </pic:pic>
                      <pic:pic xmlns:pic="http://schemas.openxmlformats.org/drawingml/2006/picture">
                        <pic:nvPicPr>
                          <pic:cNvPr id="5923" name="Picture 5923"/>
                          <pic:cNvPicPr/>
                        </pic:nvPicPr>
                        <pic:blipFill>
                          <a:blip r:embed="rId33"/>
                          <a:stretch>
                            <a:fillRect/>
                          </a:stretch>
                        </pic:blipFill>
                        <pic:spPr>
                          <a:xfrm>
                            <a:off x="304800" y="0"/>
                            <a:ext cx="30480" cy="6096"/>
                          </a:xfrm>
                          <a:prstGeom prst="rect">
                            <a:avLst/>
                          </a:prstGeom>
                        </pic:spPr>
                      </pic:pic>
                      <pic:pic xmlns:pic="http://schemas.openxmlformats.org/drawingml/2006/picture">
                        <pic:nvPicPr>
                          <pic:cNvPr id="5925" name="Picture 5925"/>
                          <pic:cNvPicPr/>
                        </pic:nvPicPr>
                        <pic:blipFill>
                          <a:blip r:embed="rId33"/>
                          <a:stretch>
                            <a:fillRect/>
                          </a:stretch>
                        </pic:blipFill>
                        <pic:spPr>
                          <a:xfrm>
                            <a:off x="335280" y="0"/>
                            <a:ext cx="30480" cy="6096"/>
                          </a:xfrm>
                          <a:prstGeom prst="rect">
                            <a:avLst/>
                          </a:prstGeom>
                        </pic:spPr>
                      </pic:pic>
                      <pic:pic xmlns:pic="http://schemas.openxmlformats.org/drawingml/2006/picture">
                        <pic:nvPicPr>
                          <pic:cNvPr id="5927" name="Picture 5927"/>
                          <pic:cNvPicPr/>
                        </pic:nvPicPr>
                        <pic:blipFill>
                          <a:blip r:embed="rId33"/>
                          <a:stretch>
                            <a:fillRect/>
                          </a:stretch>
                        </pic:blipFill>
                        <pic:spPr>
                          <a:xfrm>
                            <a:off x="365760" y="0"/>
                            <a:ext cx="30480" cy="6096"/>
                          </a:xfrm>
                          <a:prstGeom prst="rect">
                            <a:avLst/>
                          </a:prstGeom>
                        </pic:spPr>
                      </pic:pic>
                      <pic:pic xmlns:pic="http://schemas.openxmlformats.org/drawingml/2006/picture">
                        <pic:nvPicPr>
                          <pic:cNvPr id="5929" name="Picture 5929"/>
                          <pic:cNvPicPr/>
                        </pic:nvPicPr>
                        <pic:blipFill>
                          <a:blip r:embed="rId33"/>
                          <a:stretch>
                            <a:fillRect/>
                          </a:stretch>
                        </pic:blipFill>
                        <pic:spPr>
                          <a:xfrm>
                            <a:off x="396189" y="0"/>
                            <a:ext cx="30480" cy="6096"/>
                          </a:xfrm>
                          <a:prstGeom prst="rect">
                            <a:avLst/>
                          </a:prstGeom>
                        </pic:spPr>
                      </pic:pic>
                      <pic:pic xmlns:pic="http://schemas.openxmlformats.org/drawingml/2006/picture">
                        <pic:nvPicPr>
                          <pic:cNvPr id="5931" name="Picture 5931"/>
                          <pic:cNvPicPr/>
                        </pic:nvPicPr>
                        <pic:blipFill>
                          <a:blip r:embed="rId33"/>
                          <a:stretch>
                            <a:fillRect/>
                          </a:stretch>
                        </pic:blipFill>
                        <pic:spPr>
                          <a:xfrm>
                            <a:off x="426669" y="0"/>
                            <a:ext cx="30480" cy="6096"/>
                          </a:xfrm>
                          <a:prstGeom prst="rect">
                            <a:avLst/>
                          </a:prstGeom>
                        </pic:spPr>
                      </pic:pic>
                      <pic:pic xmlns:pic="http://schemas.openxmlformats.org/drawingml/2006/picture">
                        <pic:nvPicPr>
                          <pic:cNvPr id="5933" name="Picture 5933"/>
                          <pic:cNvPicPr/>
                        </pic:nvPicPr>
                        <pic:blipFill>
                          <a:blip r:embed="rId33"/>
                          <a:stretch>
                            <a:fillRect/>
                          </a:stretch>
                        </pic:blipFill>
                        <pic:spPr>
                          <a:xfrm>
                            <a:off x="457149" y="0"/>
                            <a:ext cx="30480" cy="6096"/>
                          </a:xfrm>
                          <a:prstGeom prst="rect">
                            <a:avLst/>
                          </a:prstGeom>
                        </pic:spPr>
                      </pic:pic>
                      <pic:pic xmlns:pic="http://schemas.openxmlformats.org/drawingml/2006/picture">
                        <pic:nvPicPr>
                          <pic:cNvPr id="5935" name="Picture 5935"/>
                          <pic:cNvPicPr/>
                        </pic:nvPicPr>
                        <pic:blipFill>
                          <a:blip r:embed="rId33"/>
                          <a:stretch>
                            <a:fillRect/>
                          </a:stretch>
                        </pic:blipFill>
                        <pic:spPr>
                          <a:xfrm>
                            <a:off x="487629" y="0"/>
                            <a:ext cx="30480" cy="6096"/>
                          </a:xfrm>
                          <a:prstGeom prst="rect">
                            <a:avLst/>
                          </a:prstGeom>
                        </pic:spPr>
                      </pic:pic>
                      <pic:pic xmlns:pic="http://schemas.openxmlformats.org/drawingml/2006/picture">
                        <pic:nvPicPr>
                          <pic:cNvPr id="5937" name="Picture 5937"/>
                          <pic:cNvPicPr/>
                        </pic:nvPicPr>
                        <pic:blipFill>
                          <a:blip r:embed="rId33"/>
                          <a:stretch>
                            <a:fillRect/>
                          </a:stretch>
                        </pic:blipFill>
                        <pic:spPr>
                          <a:xfrm>
                            <a:off x="518109" y="0"/>
                            <a:ext cx="30480" cy="6096"/>
                          </a:xfrm>
                          <a:prstGeom prst="rect">
                            <a:avLst/>
                          </a:prstGeom>
                        </pic:spPr>
                      </pic:pic>
                      <pic:pic xmlns:pic="http://schemas.openxmlformats.org/drawingml/2006/picture">
                        <pic:nvPicPr>
                          <pic:cNvPr id="5939" name="Picture 5939"/>
                          <pic:cNvPicPr/>
                        </pic:nvPicPr>
                        <pic:blipFill>
                          <a:blip r:embed="rId33"/>
                          <a:stretch>
                            <a:fillRect/>
                          </a:stretch>
                        </pic:blipFill>
                        <pic:spPr>
                          <a:xfrm>
                            <a:off x="548589" y="0"/>
                            <a:ext cx="30480" cy="6096"/>
                          </a:xfrm>
                          <a:prstGeom prst="rect">
                            <a:avLst/>
                          </a:prstGeom>
                        </pic:spPr>
                      </pic:pic>
                      <pic:pic xmlns:pic="http://schemas.openxmlformats.org/drawingml/2006/picture">
                        <pic:nvPicPr>
                          <pic:cNvPr id="5941" name="Picture 5941"/>
                          <pic:cNvPicPr/>
                        </pic:nvPicPr>
                        <pic:blipFill>
                          <a:blip r:embed="rId33"/>
                          <a:stretch>
                            <a:fillRect/>
                          </a:stretch>
                        </pic:blipFill>
                        <pic:spPr>
                          <a:xfrm>
                            <a:off x="579069" y="0"/>
                            <a:ext cx="30480" cy="6096"/>
                          </a:xfrm>
                          <a:prstGeom prst="rect">
                            <a:avLst/>
                          </a:prstGeom>
                        </pic:spPr>
                      </pic:pic>
                      <pic:pic xmlns:pic="http://schemas.openxmlformats.org/drawingml/2006/picture">
                        <pic:nvPicPr>
                          <pic:cNvPr id="5943" name="Picture 5943"/>
                          <pic:cNvPicPr/>
                        </pic:nvPicPr>
                        <pic:blipFill>
                          <a:blip r:embed="rId33"/>
                          <a:stretch>
                            <a:fillRect/>
                          </a:stretch>
                        </pic:blipFill>
                        <pic:spPr>
                          <a:xfrm>
                            <a:off x="609549" y="0"/>
                            <a:ext cx="30480" cy="6096"/>
                          </a:xfrm>
                          <a:prstGeom prst="rect">
                            <a:avLst/>
                          </a:prstGeom>
                        </pic:spPr>
                      </pic:pic>
                      <pic:pic xmlns:pic="http://schemas.openxmlformats.org/drawingml/2006/picture">
                        <pic:nvPicPr>
                          <pic:cNvPr id="5945" name="Picture 5945"/>
                          <pic:cNvPicPr/>
                        </pic:nvPicPr>
                        <pic:blipFill>
                          <a:blip r:embed="rId33"/>
                          <a:stretch>
                            <a:fillRect/>
                          </a:stretch>
                        </pic:blipFill>
                        <pic:spPr>
                          <a:xfrm>
                            <a:off x="640029" y="0"/>
                            <a:ext cx="30480" cy="6096"/>
                          </a:xfrm>
                          <a:prstGeom prst="rect">
                            <a:avLst/>
                          </a:prstGeom>
                        </pic:spPr>
                      </pic:pic>
                      <pic:pic xmlns:pic="http://schemas.openxmlformats.org/drawingml/2006/picture">
                        <pic:nvPicPr>
                          <pic:cNvPr id="5947" name="Picture 5947"/>
                          <pic:cNvPicPr/>
                        </pic:nvPicPr>
                        <pic:blipFill>
                          <a:blip r:embed="rId33"/>
                          <a:stretch>
                            <a:fillRect/>
                          </a:stretch>
                        </pic:blipFill>
                        <pic:spPr>
                          <a:xfrm>
                            <a:off x="670509" y="0"/>
                            <a:ext cx="30480" cy="6096"/>
                          </a:xfrm>
                          <a:prstGeom prst="rect">
                            <a:avLst/>
                          </a:prstGeom>
                        </pic:spPr>
                      </pic:pic>
                      <pic:pic xmlns:pic="http://schemas.openxmlformats.org/drawingml/2006/picture">
                        <pic:nvPicPr>
                          <pic:cNvPr id="5949" name="Picture 5949"/>
                          <pic:cNvPicPr/>
                        </pic:nvPicPr>
                        <pic:blipFill>
                          <a:blip r:embed="rId33"/>
                          <a:stretch>
                            <a:fillRect/>
                          </a:stretch>
                        </pic:blipFill>
                        <pic:spPr>
                          <a:xfrm>
                            <a:off x="700989" y="0"/>
                            <a:ext cx="30480" cy="6096"/>
                          </a:xfrm>
                          <a:prstGeom prst="rect">
                            <a:avLst/>
                          </a:prstGeom>
                        </pic:spPr>
                      </pic:pic>
                      <pic:pic xmlns:pic="http://schemas.openxmlformats.org/drawingml/2006/picture">
                        <pic:nvPicPr>
                          <pic:cNvPr id="5951" name="Picture 5951"/>
                          <pic:cNvPicPr/>
                        </pic:nvPicPr>
                        <pic:blipFill>
                          <a:blip r:embed="rId33"/>
                          <a:stretch>
                            <a:fillRect/>
                          </a:stretch>
                        </pic:blipFill>
                        <pic:spPr>
                          <a:xfrm>
                            <a:off x="731469" y="0"/>
                            <a:ext cx="30480" cy="6096"/>
                          </a:xfrm>
                          <a:prstGeom prst="rect">
                            <a:avLst/>
                          </a:prstGeom>
                        </pic:spPr>
                      </pic:pic>
                      <pic:pic xmlns:pic="http://schemas.openxmlformats.org/drawingml/2006/picture">
                        <pic:nvPicPr>
                          <pic:cNvPr id="5953" name="Picture 5953"/>
                          <pic:cNvPicPr/>
                        </pic:nvPicPr>
                        <pic:blipFill>
                          <a:blip r:embed="rId33"/>
                          <a:stretch>
                            <a:fillRect/>
                          </a:stretch>
                        </pic:blipFill>
                        <pic:spPr>
                          <a:xfrm>
                            <a:off x="761949" y="0"/>
                            <a:ext cx="30480" cy="6096"/>
                          </a:xfrm>
                          <a:prstGeom prst="rect">
                            <a:avLst/>
                          </a:prstGeom>
                        </pic:spPr>
                      </pic:pic>
                      <pic:pic xmlns:pic="http://schemas.openxmlformats.org/drawingml/2006/picture">
                        <pic:nvPicPr>
                          <pic:cNvPr id="5955" name="Picture 5955"/>
                          <pic:cNvPicPr/>
                        </pic:nvPicPr>
                        <pic:blipFill>
                          <a:blip r:embed="rId33"/>
                          <a:stretch>
                            <a:fillRect/>
                          </a:stretch>
                        </pic:blipFill>
                        <pic:spPr>
                          <a:xfrm>
                            <a:off x="792429" y="0"/>
                            <a:ext cx="30480" cy="6096"/>
                          </a:xfrm>
                          <a:prstGeom prst="rect">
                            <a:avLst/>
                          </a:prstGeom>
                        </pic:spPr>
                      </pic:pic>
                      <pic:pic xmlns:pic="http://schemas.openxmlformats.org/drawingml/2006/picture">
                        <pic:nvPicPr>
                          <pic:cNvPr id="5957" name="Picture 5957"/>
                          <pic:cNvPicPr/>
                        </pic:nvPicPr>
                        <pic:blipFill>
                          <a:blip r:embed="rId33"/>
                          <a:stretch>
                            <a:fillRect/>
                          </a:stretch>
                        </pic:blipFill>
                        <pic:spPr>
                          <a:xfrm>
                            <a:off x="822909" y="0"/>
                            <a:ext cx="30480" cy="6096"/>
                          </a:xfrm>
                          <a:prstGeom prst="rect">
                            <a:avLst/>
                          </a:prstGeom>
                        </pic:spPr>
                      </pic:pic>
                      <pic:pic xmlns:pic="http://schemas.openxmlformats.org/drawingml/2006/picture">
                        <pic:nvPicPr>
                          <pic:cNvPr id="5959" name="Picture 5959"/>
                          <pic:cNvPicPr/>
                        </pic:nvPicPr>
                        <pic:blipFill>
                          <a:blip r:embed="rId33"/>
                          <a:stretch>
                            <a:fillRect/>
                          </a:stretch>
                        </pic:blipFill>
                        <pic:spPr>
                          <a:xfrm>
                            <a:off x="853389" y="0"/>
                            <a:ext cx="30480" cy="6096"/>
                          </a:xfrm>
                          <a:prstGeom prst="rect">
                            <a:avLst/>
                          </a:prstGeom>
                        </pic:spPr>
                      </pic:pic>
                      <pic:pic xmlns:pic="http://schemas.openxmlformats.org/drawingml/2006/picture">
                        <pic:nvPicPr>
                          <pic:cNvPr id="5961" name="Picture 5961"/>
                          <pic:cNvPicPr/>
                        </pic:nvPicPr>
                        <pic:blipFill>
                          <a:blip r:embed="rId33"/>
                          <a:stretch>
                            <a:fillRect/>
                          </a:stretch>
                        </pic:blipFill>
                        <pic:spPr>
                          <a:xfrm>
                            <a:off x="883869" y="0"/>
                            <a:ext cx="30480" cy="6096"/>
                          </a:xfrm>
                          <a:prstGeom prst="rect">
                            <a:avLst/>
                          </a:prstGeom>
                        </pic:spPr>
                      </pic:pic>
                      <pic:pic xmlns:pic="http://schemas.openxmlformats.org/drawingml/2006/picture">
                        <pic:nvPicPr>
                          <pic:cNvPr id="5963" name="Picture 5963"/>
                          <pic:cNvPicPr/>
                        </pic:nvPicPr>
                        <pic:blipFill>
                          <a:blip r:embed="rId33"/>
                          <a:stretch>
                            <a:fillRect/>
                          </a:stretch>
                        </pic:blipFill>
                        <pic:spPr>
                          <a:xfrm>
                            <a:off x="914349" y="0"/>
                            <a:ext cx="30480" cy="6096"/>
                          </a:xfrm>
                          <a:prstGeom prst="rect">
                            <a:avLst/>
                          </a:prstGeom>
                        </pic:spPr>
                      </pic:pic>
                      <pic:pic xmlns:pic="http://schemas.openxmlformats.org/drawingml/2006/picture">
                        <pic:nvPicPr>
                          <pic:cNvPr id="5965" name="Picture 5965"/>
                          <pic:cNvPicPr/>
                        </pic:nvPicPr>
                        <pic:blipFill>
                          <a:blip r:embed="rId33"/>
                          <a:stretch>
                            <a:fillRect/>
                          </a:stretch>
                        </pic:blipFill>
                        <pic:spPr>
                          <a:xfrm>
                            <a:off x="944829" y="0"/>
                            <a:ext cx="30480" cy="6096"/>
                          </a:xfrm>
                          <a:prstGeom prst="rect">
                            <a:avLst/>
                          </a:prstGeom>
                        </pic:spPr>
                      </pic:pic>
                      <pic:pic xmlns:pic="http://schemas.openxmlformats.org/drawingml/2006/picture">
                        <pic:nvPicPr>
                          <pic:cNvPr id="5967" name="Picture 5967"/>
                          <pic:cNvPicPr/>
                        </pic:nvPicPr>
                        <pic:blipFill>
                          <a:blip r:embed="rId33"/>
                          <a:stretch>
                            <a:fillRect/>
                          </a:stretch>
                        </pic:blipFill>
                        <pic:spPr>
                          <a:xfrm>
                            <a:off x="975309" y="0"/>
                            <a:ext cx="30480" cy="6096"/>
                          </a:xfrm>
                          <a:prstGeom prst="rect">
                            <a:avLst/>
                          </a:prstGeom>
                        </pic:spPr>
                      </pic:pic>
                      <pic:pic xmlns:pic="http://schemas.openxmlformats.org/drawingml/2006/picture">
                        <pic:nvPicPr>
                          <pic:cNvPr id="5969" name="Picture 5969"/>
                          <pic:cNvPicPr/>
                        </pic:nvPicPr>
                        <pic:blipFill>
                          <a:blip r:embed="rId33"/>
                          <a:stretch>
                            <a:fillRect/>
                          </a:stretch>
                        </pic:blipFill>
                        <pic:spPr>
                          <a:xfrm>
                            <a:off x="1005789" y="0"/>
                            <a:ext cx="30480" cy="6096"/>
                          </a:xfrm>
                          <a:prstGeom prst="rect">
                            <a:avLst/>
                          </a:prstGeom>
                        </pic:spPr>
                      </pic:pic>
                      <pic:pic xmlns:pic="http://schemas.openxmlformats.org/drawingml/2006/picture">
                        <pic:nvPicPr>
                          <pic:cNvPr id="5971" name="Picture 5971"/>
                          <pic:cNvPicPr/>
                        </pic:nvPicPr>
                        <pic:blipFill>
                          <a:blip r:embed="rId33"/>
                          <a:stretch>
                            <a:fillRect/>
                          </a:stretch>
                        </pic:blipFill>
                        <pic:spPr>
                          <a:xfrm>
                            <a:off x="1036269" y="0"/>
                            <a:ext cx="30480" cy="6096"/>
                          </a:xfrm>
                          <a:prstGeom prst="rect">
                            <a:avLst/>
                          </a:prstGeom>
                        </pic:spPr>
                      </pic:pic>
                      <pic:pic xmlns:pic="http://schemas.openxmlformats.org/drawingml/2006/picture">
                        <pic:nvPicPr>
                          <pic:cNvPr id="5973" name="Picture 5973"/>
                          <pic:cNvPicPr/>
                        </pic:nvPicPr>
                        <pic:blipFill>
                          <a:blip r:embed="rId33"/>
                          <a:stretch>
                            <a:fillRect/>
                          </a:stretch>
                        </pic:blipFill>
                        <pic:spPr>
                          <a:xfrm>
                            <a:off x="1066749" y="0"/>
                            <a:ext cx="30480" cy="6096"/>
                          </a:xfrm>
                          <a:prstGeom prst="rect">
                            <a:avLst/>
                          </a:prstGeom>
                        </pic:spPr>
                      </pic:pic>
                      <pic:pic xmlns:pic="http://schemas.openxmlformats.org/drawingml/2006/picture">
                        <pic:nvPicPr>
                          <pic:cNvPr id="5975" name="Picture 5975"/>
                          <pic:cNvPicPr/>
                        </pic:nvPicPr>
                        <pic:blipFill>
                          <a:blip r:embed="rId33"/>
                          <a:stretch>
                            <a:fillRect/>
                          </a:stretch>
                        </pic:blipFill>
                        <pic:spPr>
                          <a:xfrm>
                            <a:off x="1097229" y="0"/>
                            <a:ext cx="30480" cy="6096"/>
                          </a:xfrm>
                          <a:prstGeom prst="rect">
                            <a:avLst/>
                          </a:prstGeom>
                        </pic:spPr>
                      </pic:pic>
                      <pic:pic xmlns:pic="http://schemas.openxmlformats.org/drawingml/2006/picture">
                        <pic:nvPicPr>
                          <pic:cNvPr id="5977" name="Picture 5977"/>
                          <pic:cNvPicPr/>
                        </pic:nvPicPr>
                        <pic:blipFill>
                          <a:blip r:embed="rId33"/>
                          <a:stretch>
                            <a:fillRect/>
                          </a:stretch>
                        </pic:blipFill>
                        <pic:spPr>
                          <a:xfrm>
                            <a:off x="1127709" y="0"/>
                            <a:ext cx="30480" cy="6096"/>
                          </a:xfrm>
                          <a:prstGeom prst="rect">
                            <a:avLst/>
                          </a:prstGeom>
                        </pic:spPr>
                      </pic:pic>
                      <pic:pic xmlns:pic="http://schemas.openxmlformats.org/drawingml/2006/picture">
                        <pic:nvPicPr>
                          <pic:cNvPr id="5979" name="Picture 5979"/>
                          <pic:cNvPicPr/>
                        </pic:nvPicPr>
                        <pic:blipFill>
                          <a:blip r:embed="rId33"/>
                          <a:stretch>
                            <a:fillRect/>
                          </a:stretch>
                        </pic:blipFill>
                        <pic:spPr>
                          <a:xfrm>
                            <a:off x="1158189" y="0"/>
                            <a:ext cx="30480" cy="6096"/>
                          </a:xfrm>
                          <a:prstGeom prst="rect">
                            <a:avLst/>
                          </a:prstGeom>
                        </pic:spPr>
                      </pic:pic>
                      <pic:pic xmlns:pic="http://schemas.openxmlformats.org/drawingml/2006/picture">
                        <pic:nvPicPr>
                          <pic:cNvPr id="5981" name="Picture 5981"/>
                          <pic:cNvPicPr/>
                        </pic:nvPicPr>
                        <pic:blipFill>
                          <a:blip r:embed="rId33"/>
                          <a:stretch>
                            <a:fillRect/>
                          </a:stretch>
                        </pic:blipFill>
                        <pic:spPr>
                          <a:xfrm>
                            <a:off x="1188669" y="0"/>
                            <a:ext cx="30480" cy="6096"/>
                          </a:xfrm>
                          <a:prstGeom prst="rect">
                            <a:avLst/>
                          </a:prstGeom>
                        </pic:spPr>
                      </pic:pic>
                      <pic:pic xmlns:pic="http://schemas.openxmlformats.org/drawingml/2006/picture">
                        <pic:nvPicPr>
                          <pic:cNvPr id="5983" name="Picture 5983"/>
                          <pic:cNvPicPr/>
                        </pic:nvPicPr>
                        <pic:blipFill>
                          <a:blip r:embed="rId33"/>
                          <a:stretch>
                            <a:fillRect/>
                          </a:stretch>
                        </pic:blipFill>
                        <pic:spPr>
                          <a:xfrm>
                            <a:off x="1219149" y="0"/>
                            <a:ext cx="30480" cy="6096"/>
                          </a:xfrm>
                          <a:prstGeom prst="rect">
                            <a:avLst/>
                          </a:prstGeom>
                        </pic:spPr>
                      </pic:pic>
                      <pic:pic xmlns:pic="http://schemas.openxmlformats.org/drawingml/2006/picture">
                        <pic:nvPicPr>
                          <pic:cNvPr id="5985" name="Picture 5985"/>
                          <pic:cNvPicPr/>
                        </pic:nvPicPr>
                        <pic:blipFill>
                          <a:blip r:embed="rId33"/>
                          <a:stretch>
                            <a:fillRect/>
                          </a:stretch>
                        </pic:blipFill>
                        <pic:spPr>
                          <a:xfrm>
                            <a:off x="1249629" y="0"/>
                            <a:ext cx="30480" cy="6096"/>
                          </a:xfrm>
                          <a:prstGeom prst="rect">
                            <a:avLst/>
                          </a:prstGeom>
                        </pic:spPr>
                      </pic:pic>
                      <pic:pic xmlns:pic="http://schemas.openxmlformats.org/drawingml/2006/picture">
                        <pic:nvPicPr>
                          <pic:cNvPr id="5987" name="Picture 5987"/>
                          <pic:cNvPicPr/>
                        </pic:nvPicPr>
                        <pic:blipFill>
                          <a:blip r:embed="rId33"/>
                          <a:stretch>
                            <a:fillRect/>
                          </a:stretch>
                        </pic:blipFill>
                        <pic:spPr>
                          <a:xfrm>
                            <a:off x="1280109" y="0"/>
                            <a:ext cx="30480" cy="6096"/>
                          </a:xfrm>
                          <a:prstGeom prst="rect">
                            <a:avLst/>
                          </a:prstGeom>
                        </pic:spPr>
                      </pic:pic>
                      <pic:pic xmlns:pic="http://schemas.openxmlformats.org/drawingml/2006/picture">
                        <pic:nvPicPr>
                          <pic:cNvPr id="5989" name="Picture 5989"/>
                          <pic:cNvPicPr/>
                        </pic:nvPicPr>
                        <pic:blipFill>
                          <a:blip r:embed="rId33"/>
                          <a:stretch>
                            <a:fillRect/>
                          </a:stretch>
                        </pic:blipFill>
                        <pic:spPr>
                          <a:xfrm>
                            <a:off x="1310589" y="0"/>
                            <a:ext cx="30480" cy="6096"/>
                          </a:xfrm>
                          <a:prstGeom prst="rect">
                            <a:avLst/>
                          </a:prstGeom>
                        </pic:spPr>
                      </pic:pic>
                      <pic:pic xmlns:pic="http://schemas.openxmlformats.org/drawingml/2006/picture">
                        <pic:nvPicPr>
                          <pic:cNvPr id="5991" name="Picture 5991"/>
                          <pic:cNvPicPr/>
                        </pic:nvPicPr>
                        <pic:blipFill>
                          <a:blip r:embed="rId33"/>
                          <a:stretch>
                            <a:fillRect/>
                          </a:stretch>
                        </pic:blipFill>
                        <pic:spPr>
                          <a:xfrm>
                            <a:off x="1341069" y="0"/>
                            <a:ext cx="30480" cy="6096"/>
                          </a:xfrm>
                          <a:prstGeom prst="rect">
                            <a:avLst/>
                          </a:prstGeom>
                        </pic:spPr>
                      </pic:pic>
                      <pic:pic xmlns:pic="http://schemas.openxmlformats.org/drawingml/2006/picture">
                        <pic:nvPicPr>
                          <pic:cNvPr id="5993" name="Picture 5993"/>
                          <pic:cNvPicPr/>
                        </pic:nvPicPr>
                        <pic:blipFill>
                          <a:blip r:embed="rId33"/>
                          <a:stretch>
                            <a:fillRect/>
                          </a:stretch>
                        </pic:blipFill>
                        <pic:spPr>
                          <a:xfrm>
                            <a:off x="1371549" y="0"/>
                            <a:ext cx="30785" cy="6096"/>
                          </a:xfrm>
                          <a:prstGeom prst="rect">
                            <a:avLst/>
                          </a:prstGeom>
                        </pic:spPr>
                      </pic:pic>
                      <pic:pic xmlns:pic="http://schemas.openxmlformats.org/drawingml/2006/picture">
                        <pic:nvPicPr>
                          <pic:cNvPr id="5995" name="Picture 5995"/>
                          <pic:cNvPicPr/>
                        </pic:nvPicPr>
                        <pic:blipFill>
                          <a:blip r:embed="rId33"/>
                          <a:stretch>
                            <a:fillRect/>
                          </a:stretch>
                        </pic:blipFill>
                        <pic:spPr>
                          <a:xfrm>
                            <a:off x="1402410" y="0"/>
                            <a:ext cx="30480" cy="6096"/>
                          </a:xfrm>
                          <a:prstGeom prst="rect">
                            <a:avLst/>
                          </a:prstGeom>
                        </pic:spPr>
                      </pic:pic>
                      <pic:pic xmlns:pic="http://schemas.openxmlformats.org/drawingml/2006/picture">
                        <pic:nvPicPr>
                          <pic:cNvPr id="5997" name="Picture 5997"/>
                          <pic:cNvPicPr/>
                        </pic:nvPicPr>
                        <pic:blipFill>
                          <a:blip r:embed="rId33"/>
                          <a:stretch>
                            <a:fillRect/>
                          </a:stretch>
                        </pic:blipFill>
                        <pic:spPr>
                          <a:xfrm>
                            <a:off x="1432890" y="0"/>
                            <a:ext cx="30480" cy="6096"/>
                          </a:xfrm>
                          <a:prstGeom prst="rect">
                            <a:avLst/>
                          </a:prstGeom>
                        </pic:spPr>
                      </pic:pic>
                      <pic:pic xmlns:pic="http://schemas.openxmlformats.org/drawingml/2006/picture">
                        <pic:nvPicPr>
                          <pic:cNvPr id="5999" name="Picture 5999"/>
                          <pic:cNvPicPr/>
                        </pic:nvPicPr>
                        <pic:blipFill>
                          <a:blip r:embed="rId33"/>
                          <a:stretch>
                            <a:fillRect/>
                          </a:stretch>
                        </pic:blipFill>
                        <pic:spPr>
                          <a:xfrm>
                            <a:off x="1463370" y="0"/>
                            <a:ext cx="30480" cy="6096"/>
                          </a:xfrm>
                          <a:prstGeom prst="rect">
                            <a:avLst/>
                          </a:prstGeom>
                        </pic:spPr>
                      </pic:pic>
                      <pic:pic xmlns:pic="http://schemas.openxmlformats.org/drawingml/2006/picture">
                        <pic:nvPicPr>
                          <pic:cNvPr id="6001" name="Picture 6001"/>
                          <pic:cNvPicPr/>
                        </pic:nvPicPr>
                        <pic:blipFill>
                          <a:blip r:embed="rId33"/>
                          <a:stretch>
                            <a:fillRect/>
                          </a:stretch>
                        </pic:blipFill>
                        <pic:spPr>
                          <a:xfrm>
                            <a:off x="1493850" y="0"/>
                            <a:ext cx="30480" cy="6096"/>
                          </a:xfrm>
                          <a:prstGeom prst="rect">
                            <a:avLst/>
                          </a:prstGeom>
                        </pic:spPr>
                      </pic:pic>
                      <pic:pic xmlns:pic="http://schemas.openxmlformats.org/drawingml/2006/picture">
                        <pic:nvPicPr>
                          <pic:cNvPr id="6003" name="Picture 6003"/>
                          <pic:cNvPicPr/>
                        </pic:nvPicPr>
                        <pic:blipFill>
                          <a:blip r:embed="rId33"/>
                          <a:stretch>
                            <a:fillRect/>
                          </a:stretch>
                        </pic:blipFill>
                        <pic:spPr>
                          <a:xfrm>
                            <a:off x="1524330" y="0"/>
                            <a:ext cx="30480" cy="6096"/>
                          </a:xfrm>
                          <a:prstGeom prst="rect">
                            <a:avLst/>
                          </a:prstGeom>
                        </pic:spPr>
                      </pic:pic>
                      <pic:pic xmlns:pic="http://schemas.openxmlformats.org/drawingml/2006/picture">
                        <pic:nvPicPr>
                          <pic:cNvPr id="6005" name="Picture 6005"/>
                          <pic:cNvPicPr/>
                        </pic:nvPicPr>
                        <pic:blipFill>
                          <a:blip r:embed="rId33"/>
                          <a:stretch>
                            <a:fillRect/>
                          </a:stretch>
                        </pic:blipFill>
                        <pic:spPr>
                          <a:xfrm>
                            <a:off x="1554810" y="0"/>
                            <a:ext cx="30480" cy="6096"/>
                          </a:xfrm>
                          <a:prstGeom prst="rect">
                            <a:avLst/>
                          </a:prstGeom>
                        </pic:spPr>
                      </pic:pic>
                      <pic:pic xmlns:pic="http://schemas.openxmlformats.org/drawingml/2006/picture">
                        <pic:nvPicPr>
                          <pic:cNvPr id="6007" name="Picture 6007"/>
                          <pic:cNvPicPr/>
                        </pic:nvPicPr>
                        <pic:blipFill>
                          <a:blip r:embed="rId33"/>
                          <a:stretch>
                            <a:fillRect/>
                          </a:stretch>
                        </pic:blipFill>
                        <pic:spPr>
                          <a:xfrm>
                            <a:off x="1585290" y="0"/>
                            <a:ext cx="30480" cy="6096"/>
                          </a:xfrm>
                          <a:prstGeom prst="rect">
                            <a:avLst/>
                          </a:prstGeom>
                        </pic:spPr>
                      </pic:pic>
                      <pic:pic xmlns:pic="http://schemas.openxmlformats.org/drawingml/2006/picture">
                        <pic:nvPicPr>
                          <pic:cNvPr id="6009" name="Picture 6009"/>
                          <pic:cNvPicPr/>
                        </pic:nvPicPr>
                        <pic:blipFill>
                          <a:blip r:embed="rId33"/>
                          <a:stretch>
                            <a:fillRect/>
                          </a:stretch>
                        </pic:blipFill>
                        <pic:spPr>
                          <a:xfrm>
                            <a:off x="1615770" y="0"/>
                            <a:ext cx="30480" cy="6096"/>
                          </a:xfrm>
                          <a:prstGeom prst="rect">
                            <a:avLst/>
                          </a:prstGeom>
                        </pic:spPr>
                      </pic:pic>
                      <pic:pic xmlns:pic="http://schemas.openxmlformats.org/drawingml/2006/picture">
                        <pic:nvPicPr>
                          <pic:cNvPr id="6011" name="Picture 6011"/>
                          <pic:cNvPicPr/>
                        </pic:nvPicPr>
                        <pic:blipFill>
                          <a:blip r:embed="rId33"/>
                          <a:stretch>
                            <a:fillRect/>
                          </a:stretch>
                        </pic:blipFill>
                        <pic:spPr>
                          <a:xfrm>
                            <a:off x="1646250" y="0"/>
                            <a:ext cx="30480" cy="6096"/>
                          </a:xfrm>
                          <a:prstGeom prst="rect">
                            <a:avLst/>
                          </a:prstGeom>
                        </pic:spPr>
                      </pic:pic>
                      <pic:pic xmlns:pic="http://schemas.openxmlformats.org/drawingml/2006/picture">
                        <pic:nvPicPr>
                          <pic:cNvPr id="6013" name="Picture 6013"/>
                          <pic:cNvPicPr/>
                        </pic:nvPicPr>
                        <pic:blipFill>
                          <a:blip r:embed="rId33"/>
                          <a:stretch>
                            <a:fillRect/>
                          </a:stretch>
                        </pic:blipFill>
                        <pic:spPr>
                          <a:xfrm>
                            <a:off x="1676730" y="0"/>
                            <a:ext cx="30480" cy="6096"/>
                          </a:xfrm>
                          <a:prstGeom prst="rect">
                            <a:avLst/>
                          </a:prstGeom>
                        </pic:spPr>
                      </pic:pic>
                      <pic:pic xmlns:pic="http://schemas.openxmlformats.org/drawingml/2006/picture">
                        <pic:nvPicPr>
                          <pic:cNvPr id="6015" name="Picture 6015"/>
                          <pic:cNvPicPr/>
                        </pic:nvPicPr>
                        <pic:blipFill>
                          <a:blip r:embed="rId33"/>
                          <a:stretch>
                            <a:fillRect/>
                          </a:stretch>
                        </pic:blipFill>
                        <pic:spPr>
                          <a:xfrm>
                            <a:off x="1707210" y="0"/>
                            <a:ext cx="30480" cy="6096"/>
                          </a:xfrm>
                          <a:prstGeom prst="rect">
                            <a:avLst/>
                          </a:prstGeom>
                        </pic:spPr>
                      </pic:pic>
                      <pic:pic xmlns:pic="http://schemas.openxmlformats.org/drawingml/2006/picture">
                        <pic:nvPicPr>
                          <pic:cNvPr id="6017" name="Picture 6017"/>
                          <pic:cNvPicPr/>
                        </pic:nvPicPr>
                        <pic:blipFill>
                          <a:blip r:embed="rId33"/>
                          <a:stretch>
                            <a:fillRect/>
                          </a:stretch>
                        </pic:blipFill>
                        <pic:spPr>
                          <a:xfrm>
                            <a:off x="1737690" y="0"/>
                            <a:ext cx="30480" cy="6096"/>
                          </a:xfrm>
                          <a:prstGeom prst="rect">
                            <a:avLst/>
                          </a:prstGeom>
                        </pic:spPr>
                      </pic:pic>
                      <pic:pic xmlns:pic="http://schemas.openxmlformats.org/drawingml/2006/picture">
                        <pic:nvPicPr>
                          <pic:cNvPr id="6019" name="Picture 6019"/>
                          <pic:cNvPicPr/>
                        </pic:nvPicPr>
                        <pic:blipFill>
                          <a:blip r:embed="rId33"/>
                          <a:stretch>
                            <a:fillRect/>
                          </a:stretch>
                        </pic:blipFill>
                        <pic:spPr>
                          <a:xfrm>
                            <a:off x="1768170" y="0"/>
                            <a:ext cx="30480" cy="6096"/>
                          </a:xfrm>
                          <a:prstGeom prst="rect">
                            <a:avLst/>
                          </a:prstGeom>
                        </pic:spPr>
                      </pic:pic>
                      <pic:pic xmlns:pic="http://schemas.openxmlformats.org/drawingml/2006/picture">
                        <pic:nvPicPr>
                          <pic:cNvPr id="6021" name="Picture 6021"/>
                          <pic:cNvPicPr/>
                        </pic:nvPicPr>
                        <pic:blipFill>
                          <a:blip r:embed="rId33"/>
                          <a:stretch>
                            <a:fillRect/>
                          </a:stretch>
                        </pic:blipFill>
                        <pic:spPr>
                          <a:xfrm>
                            <a:off x="1798650" y="0"/>
                            <a:ext cx="30480" cy="6096"/>
                          </a:xfrm>
                          <a:prstGeom prst="rect">
                            <a:avLst/>
                          </a:prstGeom>
                        </pic:spPr>
                      </pic:pic>
                      <pic:pic xmlns:pic="http://schemas.openxmlformats.org/drawingml/2006/picture">
                        <pic:nvPicPr>
                          <pic:cNvPr id="6023" name="Picture 6023"/>
                          <pic:cNvPicPr/>
                        </pic:nvPicPr>
                        <pic:blipFill>
                          <a:blip r:embed="rId33"/>
                          <a:stretch>
                            <a:fillRect/>
                          </a:stretch>
                        </pic:blipFill>
                        <pic:spPr>
                          <a:xfrm>
                            <a:off x="1829130" y="0"/>
                            <a:ext cx="30480" cy="6096"/>
                          </a:xfrm>
                          <a:prstGeom prst="rect">
                            <a:avLst/>
                          </a:prstGeom>
                        </pic:spPr>
                      </pic:pic>
                      <pic:pic xmlns:pic="http://schemas.openxmlformats.org/drawingml/2006/picture">
                        <pic:nvPicPr>
                          <pic:cNvPr id="6025" name="Picture 6025"/>
                          <pic:cNvPicPr/>
                        </pic:nvPicPr>
                        <pic:blipFill>
                          <a:blip r:embed="rId33"/>
                          <a:stretch>
                            <a:fillRect/>
                          </a:stretch>
                        </pic:blipFill>
                        <pic:spPr>
                          <a:xfrm>
                            <a:off x="1859610" y="0"/>
                            <a:ext cx="30480" cy="6096"/>
                          </a:xfrm>
                          <a:prstGeom prst="rect">
                            <a:avLst/>
                          </a:prstGeom>
                        </pic:spPr>
                      </pic:pic>
                      <pic:pic xmlns:pic="http://schemas.openxmlformats.org/drawingml/2006/picture">
                        <pic:nvPicPr>
                          <pic:cNvPr id="6027" name="Picture 6027"/>
                          <pic:cNvPicPr/>
                        </pic:nvPicPr>
                        <pic:blipFill>
                          <a:blip r:embed="rId33"/>
                          <a:stretch>
                            <a:fillRect/>
                          </a:stretch>
                        </pic:blipFill>
                        <pic:spPr>
                          <a:xfrm>
                            <a:off x="1890090" y="0"/>
                            <a:ext cx="30480" cy="6096"/>
                          </a:xfrm>
                          <a:prstGeom prst="rect">
                            <a:avLst/>
                          </a:prstGeom>
                        </pic:spPr>
                      </pic:pic>
                      <pic:pic xmlns:pic="http://schemas.openxmlformats.org/drawingml/2006/picture">
                        <pic:nvPicPr>
                          <pic:cNvPr id="6029" name="Picture 6029"/>
                          <pic:cNvPicPr/>
                        </pic:nvPicPr>
                        <pic:blipFill>
                          <a:blip r:embed="rId33"/>
                          <a:stretch>
                            <a:fillRect/>
                          </a:stretch>
                        </pic:blipFill>
                        <pic:spPr>
                          <a:xfrm>
                            <a:off x="1920570" y="0"/>
                            <a:ext cx="30480" cy="6096"/>
                          </a:xfrm>
                          <a:prstGeom prst="rect">
                            <a:avLst/>
                          </a:prstGeom>
                        </pic:spPr>
                      </pic:pic>
                      <pic:pic xmlns:pic="http://schemas.openxmlformats.org/drawingml/2006/picture">
                        <pic:nvPicPr>
                          <pic:cNvPr id="6031" name="Picture 6031"/>
                          <pic:cNvPicPr/>
                        </pic:nvPicPr>
                        <pic:blipFill>
                          <a:blip r:embed="rId33"/>
                          <a:stretch>
                            <a:fillRect/>
                          </a:stretch>
                        </pic:blipFill>
                        <pic:spPr>
                          <a:xfrm>
                            <a:off x="1951050" y="0"/>
                            <a:ext cx="30480" cy="6096"/>
                          </a:xfrm>
                          <a:prstGeom prst="rect">
                            <a:avLst/>
                          </a:prstGeom>
                        </pic:spPr>
                      </pic:pic>
                      <pic:pic xmlns:pic="http://schemas.openxmlformats.org/drawingml/2006/picture">
                        <pic:nvPicPr>
                          <pic:cNvPr id="6033" name="Picture 6033"/>
                          <pic:cNvPicPr/>
                        </pic:nvPicPr>
                        <pic:blipFill>
                          <a:blip r:embed="rId33"/>
                          <a:stretch>
                            <a:fillRect/>
                          </a:stretch>
                        </pic:blipFill>
                        <pic:spPr>
                          <a:xfrm>
                            <a:off x="1981530" y="0"/>
                            <a:ext cx="30480" cy="6096"/>
                          </a:xfrm>
                          <a:prstGeom prst="rect">
                            <a:avLst/>
                          </a:prstGeom>
                        </pic:spPr>
                      </pic:pic>
                      <pic:pic xmlns:pic="http://schemas.openxmlformats.org/drawingml/2006/picture">
                        <pic:nvPicPr>
                          <pic:cNvPr id="6035" name="Picture 6035"/>
                          <pic:cNvPicPr/>
                        </pic:nvPicPr>
                        <pic:blipFill>
                          <a:blip r:embed="rId33"/>
                          <a:stretch>
                            <a:fillRect/>
                          </a:stretch>
                        </pic:blipFill>
                        <pic:spPr>
                          <a:xfrm>
                            <a:off x="2012010" y="0"/>
                            <a:ext cx="30480" cy="6096"/>
                          </a:xfrm>
                          <a:prstGeom prst="rect">
                            <a:avLst/>
                          </a:prstGeom>
                        </pic:spPr>
                      </pic:pic>
                      <pic:pic xmlns:pic="http://schemas.openxmlformats.org/drawingml/2006/picture">
                        <pic:nvPicPr>
                          <pic:cNvPr id="6037" name="Picture 6037"/>
                          <pic:cNvPicPr/>
                        </pic:nvPicPr>
                        <pic:blipFill>
                          <a:blip r:embed="rId33"/>
                          <a:stretch>
                            <a:fillRect/>
                          </a:stretch>
                        </pic:blipFill>
                        <pic:spPr>
                          <a:xfrm>
                            <a:off x="2042490" y="0"/>
                            <a:ext cx="30480" cy="6096"/>
                          </a:xfrm>
                          <a:prstGeom prst="rect">
                            <a:avLst/>
                          </a:prstGeom>
                        </pic:spPr>
                      </pic:pic>
                      <pic:pic xmlns:pic="http://schemas.openxmlformats.org/drawingml/2006/picture">
                        <pic:nvPicPr>
                          <pic:cNvPr id="6039" name="Picture 6039"/>
                          <pic:cNvPicPr/>
                        </pic:nvPicPr>
                        <pic:blipFill>
                          <a:blip r:embed="rId33"/>
                          <a:stretch>
                            <a:fillRect/>
                          </a:stretch>
                        </pic:blipFill>
                        <pic:spPr>
                          <a:xfrm>
                            <a:off x="2072970" y="0"/>
                            <a:ext cx="30480" cy="6096"/>
                          </a:xfrm>
                          <a:prstGeom prst="rect">
                            <a:avLst/>
                          </a:prstGeom>
                        </pic:spPr>
                      </pic:pic>
                      <pic:pic xmlns:pic="http://schemas.openxmlformats.org/drawingml/2006/picture">
                        <pic:nvPicPr>
                          <pic:cNvPr id="6041" name="Picture 6041"/>
                          <pic:cNvPicPr/>
                        </pic:nvPicPr>
                        <pic:blipFill>
                          <a:blip r:embed="rId33"/>
                          <a:stretch>
                            <a:fillRect/>
                          </a:stretch>
                        </pic:blipFill>
                        <pic:spPr>
                          <a:xfrm>
                            <a:off x="2103450" y="0"/>
                            <a:ext cx="30480" cy="6096"/>
                          </a:xfrm>
                          <a:prstGeom prst="rect">
                            <a:avLst/>
                          </a:prstGeom>
                        </pic:spPr>
                      </pic:pic>
                      <pic:pic xmlns:pic="http://schemas.openxmlformats.org/drawingml/2006/picture">
                        <pic:nvPicPr>
                          <pic:cNvPr id="6043" name="Picture 6043"/>
                          <pic:cNvPicPr/>
                        </pic:nvPicPr>
                        <pic:blipFill>
                          <a:blip r:embed="rId33"/>
                          <a:stretch>
                            <a:fillRect/>
                          </a:stretch>
                        </pic:blipFill>
                        <pic:spPr>
                          <a:xfrm>
                            <a:off x="2133930" y="0"/>
                            <a:ext cx="30480" cy="6096"/>
                          </a:xfrm>
                          <a:prstGeom prst="rect">
                            <a:avLst/>
                          </a:prstGeom>
                        </pic:spPr>
                      </pic:pic>
                      <pic:pic xmlns:pic="http://schemas.openxmlformats.org/drawingml/2006/picture">
                        <pic:nvPicPr>
                          <pic:cNvPr id="6045" name="Picture 6045"/>
                          <pic:cNvPicPr/>
                        </pic:nvPicPr>
                        <pic:blipFill>
                          <a:blip r:embed="rId33"/>
                          <a:stretch>
                            <a:fillRect/>
                          </a:stretch>
                        </pic:blipFill>
                        <pic:spPr>
                          <a:xfrm>
                            <a:off x="2164410" y="0"/>
                            <a:ext cx="30480" cy="6096"/>
                          </a:xfrm>
                          <a:prstGeom prst="rect">
                            <a:avLst/>
                          </a:prstGeom>
                        </pic:spPr>
                      </pic:pic>
                      <pic:pic xmlns:pic="http://schemas.openxmlformats.org/drawingml/2006/picture">
                        <pic:nvPicPr>
                          <pic:cNvPr id="6047" name="Picture 6047"/>
                          <pic:cNvPicPr/>
                        </pic:nvPicPr>
                        <pic:blipFill>
                          <a:blip r:embed="rId33"/>
                          <a:stretch>
                            <a:fillRect/>
                          </a:stretch>
                        </pic:blipFill>
                        <pic:spPr>
                          <a:xfrm>
                            <a:off x="2194890" y="0"/>
                            <a:ext cx="30480" cy="6096"/>
                          </a:xfrm>
                          <a:prstGeom prst="rect">
                            <a:avLst/>
                          </a:prstGeom>
                        </pic:spPr>
                      </pic:pic>
                      <pic:pic xmlns:pic="http://schemas.openxmlformats.org/drawingml/2006/picture">
                        <pic:nvPicPr>
                          <pic:cNvPr id="6049" name="Picture 6049"/>
                          <pic:cNvPicPr/>
                        </pic:nvPicPr>
                        <pic:blipFill>
                          <a:blip r:embed="rId33"/>
                          <a:stretch>
                            <a:fillRect/>
                          </a:stretch>
                        </pic:blipFill>
                        <pic:spPr>
                          <a:xfrm>
                            <a:off x="2225370" y="0"/>
                            <a:ext cx="30480" cy="6096"/>
                          </a:xfrm>
                          <a:prstGeom prst="rect">
                            <a:avLst/>
                          </a:prstGeom>
                        </pic:spPr>
                      </pic:pic>
                      <pic:pic xmlns:pic="http://schemas.openxmlformats.org/drawingml/2006/picture">
                        <pic:nvPicPr>
                          <pic:cNvPr id="6051" name="Picture 6051"/>
                          <pic:cNvPicPr/>
                        </pic:nvPicPr>
                        <pic:blipFill>
                          <a:blip r:embed="rId33"/>
                          <a:stretch>
                            <a:fillRect/>
                          </a:stretch>
                        </pic:blipFill>
                        <pic:spPr>
                          <a:xfrm>
                            <a:off x="2255850" y="0"/>
                            <a:ext cx="30480" cy="6096"/>
                          </a:xfrm>
                          <a:prstGeom prst="rect">
                            <a:avLst/>
                          </a:prstGeom>
                        </pic:spPr>
                      </pic:pic>
                      <pic:pic xmlns:pic="http://schemas.openxmlformats.org/drawingml/2006/picture">
                        <pic:nvPicPr>
                          <pic:cNvPr id="6053" name="Picture 6053"/>
                          <pic:cNvPicPr/>
                        </pic:nvPicPr>
                        <pic:blipFill>
                          <a:blip r:embed="rId33"/>
                          <a:stretch>
                            <a:fillRect/>
                          </a:stretch>
                        </pic:blipFill>
                        <pic:spPr>
                          <a:xfrm>
                            <a:off x="2286330" y="0"/>
                            <a:ext cx="30480" cy="6096"/>
                          </a:xfrm>
                          <a:prstGeom prst="rect">
                            <a:avLst/>
                          </a:prstGeom>
                        </pic:spPr>
                      </pic:pic>
                      <pic:pic xmlns:pic="http://schemas.openxmlformats.org/drawingml/2006/picture">
                        <pic:nvPicPr>
                          <pic:cNvPr id="6055" name="Picture 6055"/>
                          <pic:cNvPicPr/>
                        </pic:nvPicPr>
                        <pic:blipFill>
                          <a:blip r:embed="rId33"/>
                          <a:stretch>
                            <a:fillRect/>
                          </a:stretch>
                        </pic:blipFill>
                        <pic:spPr>
                          <a:xfrm>
                            <a:off x="2316810" y="0"/>
                            <a:ext cx="30480" cy="6096"/>
                          </a:xfrm>
                          <a:prstGeom prst="rect">
                            <a:avLst/>
                          </a:prstGeom>
                        </pic:spPr>
                      </pic:pic>
                      <pic:pic xmlns:pic="http://schemas.openxmlformats.org/drawingml/2006/picture">
                        <pic:nvPicPr>
                          <pic:cNvPr id="6057" name="Picture 6057"/>
                          <pic:cNvPicPr/>
                        </pic:nvPicPr>
                        <pic:blipFill>
                          <a:blip r:embed="rId33"/>
                          <a:stretch>
                            <a:fillRect/>
                          </a:stretch>
                        </pic:blipFill>
                        <pic:spPr>
                          <a:xfrm>
                            <a:off x="2347290" y="0"/>
                            <a:ext cx="30480" cy="6096"/>
                          </a:xfrm>
                          <a:prstGeom prst="rect">
                            <a:avLst/>
                          </a:prstGeom>
                        </pic:spPr>
                      </pic:pic>
                      <pic:pic xmlns:pic="http://schemas.openxmlformats.org/drawingml/2006/picture">
                        <pic:nvPicPr>
                          <pic:cNvPr id="6059" name="Picture 6059"/>
                          <pic:cNvPicPr/>
                        </pic:nvPicPr>
                        <pic:blipFill>
                          <a:blip r:embed="rId33"/>
                          <a:stretch>
                            <a:fillRect/>
                          </a:stretch>
                        </pic:blipFill>
                        <pic:spPr>
                          <a:xfrm>
                            <a:off x="2377770" y="0"/>
                            <a:ext cx="30480" cy="6096"/>
                          </a:xfrm>
                          <a:prstGeom prst="rect">
                            <a:avLst/>
                          </a:prstGeom>
                        </pic:spPr>
                      </pic:pic>
                      <pic:pic xmlns:pic="http://schemas.openxmlformats.org/drawingml/2006/picture">
                        <pic:nvPicPr>
                          <pic:cNvPr id="6061" name="Picture 6061"/>
                          <pic:cNvPicPr/>
                        </pic:nvPicPr>
                        <pic:blipFill>
                          <a:blip r:embed="rId33"/>
                          <a:stretch>
                            <a:fillRect/>
                          </a:stretch>
                        </pic:blipFill>
                        <pic:spPr>
                          <a:xfrm>
                            <a:off x="2408250" y="0"/>
                            <a:ext cx="30480" cy="6096"/>
                          </a:xfrm>
                          <a:prstGeom prst="rect">
                            <a:avLst/>
                          </a:prstGeom>
                        </pic:spPr>
                      </pic:pic>
                      <pic:pic xmlns:pic="http://schemas.openxmlformats.org/drawingml/2006/picture">
                        <pic:nvPicPr>
                          <pic:cNvPr id="6063" name="Picture 6063"/>
                          <pic:cNvPicPr/>
                        </pic:nvPicPr>
                        <pic:blipFill>
                          <a:blip r:embed="rId33"/>
                          <a:stretch>
                            <a:fillRect/>
                          </a:stretch>
                        </pic:blipFill>
                        <pic:spPr>
                          <a:xfrm>
                            <a:off x="2438730" y="0"/>
                            <a:ext cx="30480" cy="6096"/>
                          </a:xfrm>
                          <a:prstGeom prst="rect">
                            <a:avLst/>
                          </a:prstGeom>
                        </pic:spPr>
                      </pic:pic>
                      <pic:pic xmlns:pic="http://schemas.openxmlformats.org/drawingml/2006/picture">
                        <pic:nvPicPr>
                          <pic:cNvPr id="6065" name="Picture 6065"/>
                          <pic:cNvPicPr/>
                        </pic:nvPicPr>
                        <pic:blipFill>
                          <a:blip r:embed="rId33"/>
                          <a:stretch>
                            <a:fillRect/>
                          </a:stretch>
                        </pic:blipFill>
                        <pic:spPr>
                          <a:xfrm>
                            <a:off x="2469210" y="0"/>
                            <a:ext cx="30480" cy="6096"/>
                          </a:xfrm>
                          <a:prstGeom prst="rect">
                            <a:avLst/>
                          </a:prstGeom>
                        </pic:spPr>
                      </pic:pic>
                      <pic:pic xmlns:pic="http://schemas.openxmlformats.org/drawingml/2006/picture">
                        <pic:nvPicPr>
                          <pic:cNvPr id="6067" name="Picture 6067"/>
                          <pic:cNvPicPr/>
                        </pic:nvPicPr>
                        <pic:blipFill>
                          <a:blip r:embed="rId33"/>
                          <a:stretch>
                            <a:fillRect/>
                          </a:stretch>
                        </pic:blipFill>
                        <pic:spPr>
                          <a:xfrm>
                            <a:off x="2499690" y="0"/>
                            <a:ext cx="30480" cy="6096"/>
                          </a:xfrm>
                          <a:prstGeom prst="rect">
                            <a:avLst/>
                          </a:prstGeom>
                        </pic:spPr>
                      </pic:pic>
                      <pic:pic xmlns:pic="http://schemas.openxmlformats.org/drawingml/2006/picture">
                        <pic:nvPicPr>
                          <pic:cNvPr id="6069" name="Picture 6069"/>
                          <pic:cNvPicPr/>
                        </pic:nvPicPr>
                        <pic:blipFill>
                          <a:blip r:embed="rId33"/>
                          <a:stretch>
                            <a:fillRect/>
                          </a:stretch>
                        </pic:blipFill>
                        <pic:spPr>
                          <a:xfrm>
                            <a:off x="2530170" y="0"/>
                            <a:ext cx="30480" cy="6096"/>
                          </a:xfrm>
                          <a:prstGeom prst="rect">
                            <a:avLst/>
                          </a:prstGeom>
                        </pic:spPr>
                      </pic:pic>
                      <pic:pic xmlns:pic="http://schemas.openxmlformats.org/drawingml/2006/picture">
                        <pic:nvPicPr>
                          <pic:cNvPr id="6071" name="Picture 6071"/>
                          <pic:cNvPicPr/>
                        </pic:nvPicPr>
                        <pic:blipFill>
                          <a:blip r:embed="rId33"/>
                          <a:stretch>
                            <a:fillRect/>
                          </a:stretch>
                        </pic:blipFill>
                        <pic:spPr>
                          <a:xfrm>
                            <a:off x="2560650" y="0"/>
                            <a:ext cx="30480" cy="6096"/>
                          </a:xfrm>
                          <a:prstGeom prst="rect">
                            <a:avLst/>
                          </a:prstGeom>
                        </pic:spPr>
                      </pic:pic>
                      <pic:pic xmlns:pic="http://schemas.openxmlformats.org/drawingml/2006/picture">
                        <pic:nvPicPr>
                          <pic:cNvPr id="6073" name="Picture 6073"/>
                          <pic:cNvPicPr/>
                        </pic:nvPicPr>
                        <pic:blipFill>
                          <a:blip r:embed="rId33"/>
                          <a:stretch>
                            <a:fillRect/>
                          </a:stretch>
                        </pic:blipFill>
                        <pic:spPr>
                          <a:xfrm>
                            <a:off x="2591130" y="0"/>
                            <a:ext cx="30480" cy="6096"/>
                          </a:xfrm>
                          <a:prstGeom prst="rect">
                            <a:avLst/>
                          </a:prstGeom>
                        </pic:spPr>
                      </pic:pic>
                      <pic:pic xmlns:pic="http://schemas.openxmlformats.org/drawingml/2006/picture">
                        <pic:nvPicPr>
                          <pic:cNvPr id="6075" name="Picture 6075"/>
                          <pic:cNvPicPr/>
                        </pic:nvPicPr>
                        <pic:blipFill>
                          <a:blip r:embed="rId33"/>
                          <a:stretch>
                            <a:fillRect/>
                          </a:stretch>
                        </pic:blipFill>
                        <pic:spPr>
                          <a:xfrm>
                            <a:off x="2621610" y="0"/>
                            <a:ext cx="30480" cy="6096"/>
                          </a:xfrm>
                          <a:prstGeom prst="rect">
                            <a:avLst/>
                          </a:prstGeom>
                        </pic:spPr>
                      </pic:pic>
                      <pic:pic xmlns:pic="http://schemas.openxmlformats.org/drawingml/2006/picture">
                        <pic:nvPicPr>
                          <pic:cNvPr id="6077" name="Picture 6077"/>
                          <pic:cNvPicPr/>
                        </pic:nvPicPr>
                        <pic:blipFill>
                          <a:blip r:embed="rId33"/>
                          <a:stretch>
                            <a:fillRect/>
                          </a:stretch>
                        </pic:blipFill>
                        <pic:spPr>
                          <a:xfrm>
                            <a:off x="2652090" y="0"/>
                            <a:ext cx="30480" cy="6096"/>
                          </a:xfrm>
                          <a:prstGeom prst="rect">
                            <a:avLst/>
                          </a:prstGeom>
                        </pic:spPr>
                      </pic:pic>
                      <pic:pic xmlns:pic="http://schemas.openxmlformats.org/drawingml/2006/picture">
                        <pic:nvPicPr>
                          <pic:cNvPr id="6079" name="Picture 6079"/>
                          <pic:cNvPicPr/>
                        </pic:nvPicPr>
                        <pic:blipFill>
                          <a:blip r:embed="rId33"/>
                          <a:stretch>
                            <a:fillRect/>
                          </a:stretch>
                        </pic:blipFill>
                        <pic:spPr>
                          <a:xfrm>
                            <a:off x="2682570" y="0"/>
                            <a:ext cx="30480" cy="6096"/>
                          </a:xfrm>
                          <a:prstGeom prst="rect">
                            <a:avLst/>
                          </a:prstGeom>
                        </pic:spPr>
                      </pic:pic>
                      <pic:pic xmlns:pic="http://schemas.openxmlformats.org/drawingml/2006/picture">
                        <pic:nvPicPr>
                          <pic:cNvPr id="6081" name="Picture 6081"/>
                          <pic:cNvPicPr/>
                        </pic:nvPicPr>
                        <pic:blipFill>
                          <a:blip r:embed="rId33"/>
                          <a:stretch>
                            <a:fillRect/>
                          </a:stretch>
                        </pic:blipFill>
                        <pic:spPr>
                          <a:xfrm>
                            <a:off x="2713050" y="0"/>
                            <a:ext cx="30480" cy="6096"/>
                          </a:xfrm>
                          <a:prstGeom prst="rect">
                            <a:avLst/>
                          </a:prstGeom>
                        </pic:spPr>
                      </pic:pic>
                      <pic:pic xmlns:pic="http://schemas.openxmlformats.org/drawingml/2006/picture">
                        <pic:nvPicPr>
                          <pic:cNvPr id="6083" name="Picture 6083"/>
                          <pic:cNvPicPr/>
                        </pic:nvPicPr>
                        <pic:blipFill>
                          <a:blip r:embed="rId33"/>
                          <a:stretch>
                            <a:fillRect/>
                          </a:stretch>
                        </pic:blipFill>
                        <pic:spPr>
                          <a:xfrm>
                            <a:off x="2743530" y="0"/>
                            <a:ext cx="30480" cy="6096"/>
                          </a:xfrm>
                          <a:prstGeom prst="rect">
                            <a:avLst/>
                          </a:prstGeom>
                        </pic:spPr>
                      </pic:pic>
                      <pic:pic xmlns:pic="http://schemas.openxmlformats.org/drawingml/2006/picture">
                        <pic:nvPicPr>
                          <pic:cNvPr id="6085" name="Picture 6085"/>
                          <pic:cNvPicPr/>
                        </pic:nvPicPr>
                        <pic:blipFill>
                          <a:blip r:embed="rId33"/>
                          <a:stretch>
                            <a:fillRect/>
                          </a:stretch>
                        </pic:blipFill>
                        <pic:spPr>
                          <a:xfrm>
                            <a:off x="2774010" y="0"/>
                            <a:ext cx="30480" cy="6096"/>
                          </a:xfrm>
                          <a:prstGeom prst="rect">
                            <a:avLst/>
                          </a:prstGeom>
                        </pic:spPr>
                      </pic:pic>
                      <pic:pic xmlns:pic="http://schemas.openxmlformats.org/drawingml/2006/picture">
                        <pic:nvPicPr>
                          <pic:cNvPr id="6087" name="Picture 6087"/>
                          <pic:cNvPicPr/>
                        </pic:nvPicPr>
                        <pic:blipFill>
                          <a:blip r:embed="rId33"/>
                          <a:stretch>
                            <a:fillRect/>
                          </a:stretch>
                        </pic:blipFill>
                        <pic:spPr>
                          <a:xfrm>
                            <a:off x="2804490" y="0"/>
                            <a:ext cx="30480" cy="6096"/>
                          </a:xfrm>
                          <a:prstGeom prst="rect">
                            <a:avLst/>
                          </a:prstGeom>
                        </pic:spPr>
                      </pic:pic>
                      <pic:pic xmlns:pic="http://schemas.openxmlformats.org/drawingml/2006/picture">
                        <pic:nvPicPr>
                          <pic:cNvPr id="6089" name="Picture 6089"/>
                          <pic:cNvPicPr/>
                        </pic:nvPicPr>
                        <pic:blipFill>
                          <a:blip r:embed="rId33"/>
                          <a:stretch>
                            <a:fillRect/>
                          </a:stretch>
                        </pic:blipFill>
                        <pic:spPr>
                          <a:xfrm>
                            <a:off x="2834970" y="0"/>
                            <a:ext cx="30480" cy="6096"/>
                          </a:xfrm>
                          <a:prstGeom prst="rect">
                            <a:avLst/>
                          </a:prstGeom>
                        </pic:spPr>
                      </pic:pic>
                      <pic:pic xmlns:pic="http://schemas.openxmlformats.org/drawingml/2006/picture">
                        <pic:nvPicPr>
                          <pic:cNvPr id="6091" name="Picture 6091"/>
                          <pic:cNvPicPr/>
                        </pic:nvPicPr>
                        <pic:blipFill>
                          <a:blip r:embed="rId33"/>
                          <a:stretch>
                            <a:fillRect/>
                          </a:stretch>
                        </pic:blipFill>
                        <pic:spPr>
                          <a:xfrm>
                            <a:off x="2865450" y="0"/>
                            <a:ext cx="30480" cy="6096"/>
                          </a:xfrm>
                          <a:prstGeom prst="rect">
                            <a:avLst/>
                          </a:prstGeom>
                        </pic:spPr>
                      </pic:pic>
                      <pic:pic xmlns:pic="http://schemas.openxmlformats.org/drawingml/2006/picture">
                        <pic:nvPicPr>
                          <pic:cNvPr id="6093" name="Picture 6093"/>
                          <pic:cNvPicPr/>
                        </pic:nvPicPr>
                        <pic:blipFill>
                          <a:blip r:embed="rId33"/>
                          <a:stretch>
                            <a:fillRect/>
                          </a:stretch>
                        </pic:blipFill>
                        <pic:spPr>
                          <a:xfrm>
                            <a:off x="2895930" y="0"/>
                            <a:ext cx="30785" cy="6096"/>
                          </a:xfrm>
                          <a:prstGeom prst="rect">
                            <a:avLst/>
                          </a:prstGeom>
                        </pic:spPr>
                      </pic:pic>
                      <pic:pic xmlns:pic="http://schemas.openxmlformats.org/drawingml/2006/picture">
                        <pic:nvPicPr>
                          <pic:cNvPr id="6095" name="Picture 6095"/>
                          <pic:cNvPicPr/>
                        </pic:nvPicPr>
                        <pic:blipFill>
                          <a:blip r:embed="rId33"/>
                          <a:stretch>
                            <a:fillRect/>
                          </a:stretch>
                        </pic:blipFill>
                        <pic:spPr>
                          <a:xfrm>
                            <a:off x="2926665" y="0"/>
                            <a:ext cx="30480" cy="6096"/>
                          </a:xfrm>
                          <a:prstGeom prst="rect">
                            <a:avLst/>
                          </a:prstGeom>
                        </pic:spPr>
                      </pic:pic>
                      <pic:pic xmlns:pic="http://schemas.openxmlformats.org/drawingml/2006/picture">
                        <pic:nvPicPr>
                          <pic:cNvPr id="6097" name="Picture 6097"/>
                          <pic:cNvPicPr/>
                        </pic:nvPicPr>
                        <pic:blipFill>
                          <a:blip r:embed="rId33"/>
                          <a:stretch>
                            <a:fillRect/>
                          </a:stretch>
                        </pic:blipFill>
                        <pic:spPr>
                          <a:xfrm>
                            <a:off x="2957144" y="0"/>
                            <a:ext cx="30480" cy="6096"/>
                          </a:xfrm>
                          <a:prstGeom prst="rect">
                            <a:avLst/>
                          </a:prstGeom>
                        </pic:spPr>
                      </pic:pic>
                      <pic:pic xmlns:pic="http://schemas.openxmlformats.org/drawingml/2006/picture">
                        <pic:nvPicPr>
                          <pic:cNvPr id="6099" name="Picture 6099"/>
                          <pic:cNvPicPr/>
                        </pic:nvPicPr>
                        <pic:blipFill>
                          <a:blip r:embed="rId33"/>
                          <a:stretch>
                            <a:fillRect/>
                          </a:stretch>
                        </pic:blipFill>
                        <pic:spPr>
                          <a:xfrm>
                            <a:off x="2987624" y="0"/>
                            <a:ext cx="30480" cy="6096"/>
                          </a:xfrm>
                          <a:prstGeom prst="rect">
                            <a:avLst/>
                          </a:prstGeom>
                        </pic:spPr>
                      </pic:pic>
                      <pic:pic xmlns:pic="http://schemas.openxmlformats.org/drawingml/2006/picture">
                        <pic:nvPicPr>
                          <pic:cNvPr id="6101" name="Picture 6101"/>
                          <pic:cNvPicPr/>
                        </pic:nvPicPr>
                        <pic:blipFill>
                          <a:blip r:embed="rId33"/>
                          <a:stretch>
                            <a:fillRect/>
                          </a:stretch>
                        </pic:blipFill>
                        <pic:spPr>
                          <a:xfrm>
                            <a:off x="3018104" y="0"/>
                            <a:ext cx="30480" cy="6096"/>
                          </a:xfrm>
                          <a:prstGeom prst="rect">
                            <a:avLst/>
                          </a:prstGeom>
                        </pic:spPr>
                      </pic:pic>
                      <pic:pic xmlns:pic="http://schemas.openxmlformats.org/drawingml/2006/picture">
                        <pic:nvPicPr>
                          <pic:cNvPr id="6103" name="Picture 6103"/>
                          <pic:cNvPicPr/>
                        </pic:nvPicPr>
                        <pic:blipFill>
                          <a:blip r:embed="rId33"/>
                          <a:stretch>
                            <a:fillRect/>
                          </a:stretch>
                        </pic:blipFill>
                        <pic:spPr>
                          <a:xfrm>
                            <a:off x="3048584" y="0"/>
                            <a:ext cx="30481" cy="6096"/>
                          </a:xfrm>
                          <a:prstGeom prst="rect">
                            <a:avLst/>
                          </a:prstGeom>
                        </pic:spPr>
                      </pic:pic>
                      <pic:pic xmlns:pic="http://schemas.openxmlformats.org/drawingml/2006/picture">
                        <pic:nvPicPr>
                          <pic:cNvPr id="6105" name="Picture 6105"/>
                          <pic:cNvPicPr/>
                        </pic:nvPicPr>
                        <pic:blipFill>
                          <a:blip r:embed="rId33"/>
                          <a:stretch>
                            <a:fillRect/>
                          </a:stretch>
                        </pic:blipFill>
                        <pic:spPr>
                          <a:xfrm>
                            <a:off x="3079065" y="0"/>
                            <a:ext cx="30480" cy="6096"/>
                          </a:xfrm>
                          <a:prstGeom prst="rect">
                            <a:avLst/>
                          </a:prstGeom>
                        </pic:spPr>
                      </pic:pic>
                      <pic:pic xmlns:pic="http://schemas.openxmlformats.org/drawingml/2006/picture">
                        <pic:nvPicPr>
                          <pic:cNvPr id="6107" name="Picture 6107"/>
                          <pic:cNvPicPr/>
                        </pic:nvPicPr>
                        <pic:blipFill>
                          <a:blip r:embed="rId33"/>
                          <a:stretch>
                            <a:fillRect/>
                          </a:stretch>
                        </pic:blipFill>
                        <pic:spPr>
                          <a:xfrm>
                            <a:off x="3109544" y="0"/>
                            <a:ext cx="30480" cy="6096"/>
                          </a:xfrm>
                          <a:prstGeom prst="rect">
                            <a:avLst/>
                          </a:prstGeom>
                        </pic:spPr>
                      </pic:pic>
                      <pic:pic xmlns:pic="http://schemas.openxmlformats.org/drawingml/2006/picture">
                        <pic:nvPicPr>
                          <pic:cNvPr id="6109" name="Picture 6109"/>
                          <pic:cNvPicPr/>
                        </pic:nvPicPr>
                        <pic:blipFill>
                          <a:blip r:embed="rId33"/>
                          <a:stretch>
                            <a:fillRect/>
                          </a:stretch>
                        </pic:blipFill>
                        <pic:spPr>
                          <a:xfrm>
                            <a:off x="3140024" y="0"/>
                            <a:ext cx="30480" cy="6096"/>
                          </a:xfrm>
                          <a:prstGeom prst="rect">
                            <a:avLst/>
                          </a:prstGeom>
                        </pic:spPr>
                      </pic:pic>
                      <pic:pic xmlns:pic="http://schemas.openxmlformats.org/drawingml/2006/picture">
                        <pic:nvPicPr>
                          <pic:cNvPr id="6111" name="Picture 6111"/>
                          <pic:cNvPicPr/>
                        </pic:nvPicPr>
                        <pic:blipFill>
                          <a:blip r:embed="rId33"/>
                          <a:stretch>
                            <a:fillRect/>
                          </a:stretch>
                        </pic:blipFill>
                        <pic:spPr>
                          <a:xfrm>
                            <a:off x="3170504" y="0"/>
                            <a:ext cx="30480" cy="6096"/>
                          </a:xfrm>
                          <a:prstGeom prst="rect">
                            <a:avLst/>
                          </a:prstGeom>
                        </pic:spPr>
                      </pic:pic>
                      <pic:pic xmlns:pic="http://schemas.openxmlformats.org/drawingml/2006/picture">
                        <pic:nvPicPr>
                          <pic:cNvPr id="6113" name="Picture 6113"/>
                          <pic:cNvPicPr/>
                        </pic:nvPicPr>
                        <pic:blipFill>
                          <a:blip r:embed="rId33"/>
                          <a:stretch>
                            <a:fillRect/>
                          </a:stretch>
                        </pic:blipFill>
                        <pic:spPr>
                          <a:xfrm>
                            <a:off x="3200984" y="0"/>
                            <a:ext cx="30480" cy="6096"/>
                          </a:xfrm>
                          <a:prstGeom prst="rect">
                            <a:avLst/>
                          </a:prstGeom>
                        </pic:spPr>
                      </pic:pic>
                      <pic:pic xmlns:pic="http://schemas.openxmlformats.org/drawingml/2006/picture">
                        <pic:nvPicPr>
                          <pic:cNvPr id="6115" name="Picture 6115"/>
                          <pic:cNvPicPr/>
                        </pic:nvPicPr>
                        <pic:blipFill>
                          <a:blip r:embed="rId33"/>
                          <a:stretch>
                            <a:fillRect/>
                          </a:stretch>
                        </pic:blipFill>
                        <pic:spPr>
                          <a:xfrm>
                            <a:off x="3231465" y="0"/>
                            <a:ext cx="30480" cy="6096"/>
                          </a:xfrm>
                          <a:prstGeom prst="rect">
                            <a:avLst/>
                          </a:prstGeom>
                        </pic:spPr>
                      </pic:pic>
                      <pic:pic xmlns:pic="http://schemas.openxmlformats.org/drawingml/2006/picture">
                        <pic:nvPicPr>
                          <pic:cNvPr id="6117" name="Picture 6117"/>
                          <pic:cNvPicPr/>
                        </pic:nvPicPr>
                        <pic:blipFill>
                          <a:blip r:embed="rId33"/>
                          <a:stretch>
                            <a:fillRect/>
                          </a:stretch>
                        </pic:blipFill>
                        <pic:spPr>
                          <a:xfrm>
                            <a:off x="3261944" y="0"/>
                            <a:ext cx="30480" cy="6096"/>
                          </a:xfrm>
                          <a:prstGeom prst="rect">
                            <a:avLst/>
                          </a:prstGeom>
                        </pic:spPr>
                      </pic:pic>
                      <pic:pic xmlns:pic="http://schemas.openxmlformats.org/drawingml/2006/picture">
                        <pic:nvPicPr>
                          <pic:cNvPr id="6119" name="Picture 6119"/>
                          <pic:cNvPicPr/>
                        </pic:nvPicPr>
                        <pic:blipFill>
                          <a:blip r:embed="rId33"/>
                          <a:stretch>
                            <a:fillRect/>
                          </a:stretch>
                        </pic:blipFill>
                        <pic:spPr>
                          <a:xfrm>
                            <a:off x="3292424" y="0"/>
                            <a:ext cx="30480" cy="6096"/>
                          </a:xfrm>
                          <a:prstGeom prst="rect">
                            <a:avLst/>
                          </a:prstGeom>
                        </pic:spPr>
                      </pic:pic>
                      <pic:pic xmlns:pic="http://schemas.openxmlformats.org/drawingml/2006/picture">
                        <pic:nvPicPr>
                          <pic:cNvPr id="6121" name="Picture 6121"/>
                          <pic:cNvPicPr/>
                        </pic:nvPicPr>
                        <pic:blipFill>
                          <a:blip r:embed="rId33"/>
                          <a:stretch>
                            <a:fillRect/>
                          </a:stretch>
                        </pic:blipFill>
                        <pic:spPr>
                          <a:xfrm>
                            <a:off x="3322904" y="0"/>
                            <a:ext cx="30480" cy="6096"/>
                          </a:xfrm>
                          <a:prstGeom prst="rect">
                            <a:avLst/>
                          </a:prstGeom>
                        </pic:spPr>
                      </pic:pic>
                      <pic:pic xmlns:pic="http://schemas.openxmlformats.org/drawingml/2006/picture">
                        <pic:nvPicPr>
                          <pic:cNvPr id="6123" name="Picture 6123"/>
                          <pic:cNvPicPr/>
                        </pic:nvPicPr>
                        <pic:blipFill>
                          <a:blip r:embed="rId33"/>
                          <a:stretch>
                            <a:fillRect/>
                          </a:stretch>
                        </pic:blipFill>
                        <pic:spPr>
                          <a:xfrm>
                            <a:off x="3353384" y="0"/>
                            <a:ext cx="30480" cy="6096"/>
                          </a:xfrm>
                          <a:prstGeom prst="rect">
                            <a:avLst/>
                          </a:prstGeom>
                        </pic:spPr>
                      </pic:pic>
                      <pic:pic xmlns:pic="http://schemas.openxmlformats.org/drawingml/2006/picture">
                        <pic:nvPicPr>
                          <pic:cNvPr id="6125" name="Picture 6125"/>
                          <pic:cNvPicPr/>
                        </pic:nvPicPr>
                        <pic:blipFill>
                          <a:blip r:embed="rId33"/>
                          <a:stretch>
                            <a:fillRect/>
                          </a:stretch>
                        </pic:blipFill>
                        <pic:spPr>
                          <a:xfrm>
                            <a:off x="3383865" y="0"/>
                            <a:ext cx="30480" cy="6096"/>
                          </a:xfrm>
                          <a:prstGeom prst="rect">
                            <a:avLst/>
                          </a:prstGeom>
                        </pic:spPr>
                      </pic:pic>
                      <pic:pic xmlns:pic="http://schemas.openxmlformats.org/drawingml/2006/picture">
                        <pic:nvPicPr>
                          <pic:cNvPr id="6127" name="Picture 6127"/>
                          <pic:cNvPicPr/>
                        </pic:nvPicPr>
                        <pic:blipFill>
                          <a:blip r:embed="rId33"/>
                          <a:stretch>
                            <a:fillRect/>
                          </a:stretch>
                        </pic:blipFill>
                        <pic:spPr>
                          <a:xfrm>
                            <a:off x="3414344" y="0"/>
                            <a:ext cx="30480" cy="6096"/>
                          </a:xfrm>
                          <a:prstGeom prst="rect">
                            <a:avLst/>
                          </a:prstGeom>
                        </pic:spPr>
                      </pic:pic>
                      <pic:pic xmlns:pic="http://schemas.openxmlformats.org/drawingml/2006/picture">
                        <pic:nvPicPr>
                          <pic:cNvPr id="6129" name="Picture 6129"/>
                          <pic:cNvPicPr/>
                        </pic:nvPicPr>
                        <pic:blipFill>
                          <a:blip r:embed="rId33"/>
                          <a:stretch>
                            <a:fillRect/>
                          </a:stretch>
                        </pic:blipFill>
                        <pic:spPr>
                          <a:xfrm>
                            <a:off x="3444824" y="0"/>
                            <a:ext cx="30480" cy="6096"/>
                          </a:xfrm>
                          <a:prstGeom prst="rect">
                            <a:avLst/>
                          </a:prstGeom>
                        </pic:spPr>
                      </pic:pic>
                      <pic:pic xmlns:pic="http://schemas.openxmlformats.org/drawingml/2006/picture">
                        <pic:nvPicPr>
                          <pic:cNvPr id="6131" name="Picture 6131"/>
                          <pic:cNvPicPr/>
                        </pic:nvPicPr>
                        <pic:blipFill>
                          <a:blip r:embed="rId33"/>
                          <a:stretch>
                            <a:fillRect/>
                          </a:stretch>
                        </pic:blipFill>
                        <pic:spPr>
                          <a:xfrm>
                            <a:off x="3475304" y="0"/>
                            <a:ext cx="30480" cy="6096"/>
                          </a:xfrm>
                          <a:prstGeom prst="rect">
                            <a:avLst/>
                          </a:prstGeom>
                        </pic:spPr>
                      </pic:pic>
                      <pic:pic xmlns:pic="http://schemas.openxmlformats.org/drawingml/2006/picture">
                        <pic:nvPicPr>
                          <pic:cNvPr id="6133" name="Picture 6133"/>
                          <pic:cNvPicPr/>
                        </pic:nvPicPr>
                        <pic:blipFill>
                          <a:blip r:embed="rId33"/>
                          <a:stretch>
                            <a:fillRect/>
                          </a:stretch>
                        </pic:blipFill>
                        <pic:spPr>
                          <a:xfrm>
                            <a:off x="3505784" y="0"/>
                            <a:ext cx="30481" cy="6096"/>
                          </a:xfrm>
                          <a:prstGeom prst="rect">
                            <a:avLst/>
                          </a:prstGeom>
                        </pic:spPr>
                      </pic:pic>
                      <pic:pic xmlns:pic="http://schemas.openxmlformats.org/drawingml/2006/picture">
                        <pic:nvPicPr>
                          <pic:cNvPr id="6135" name="Picture 6135"/>
                          <pic:cNvPicPr/>
                        </pic:nvPicPr>
                        <pic:blipFill>
                          <a:blip r:embed="rId33"/>
                          <a:stretch>
                            <a:fillRect/>
                          </a:stretch>
                        </pic:blipFill>
                        <pic:spPr>
                          <a:xfrm>
                            <a:off x="3536265" y="0"/>
                            <a:ext cx="30480" cy="6096"/>
                          </a:xfrm>
                          <a:prstGeom prst="rect">
                            <a:avLst/>
                          </a:prstGeom>
                        </pic:spPr>
                      </pic:pic>
                      <pic:pic xmlns:pic="http://schemas.openxmlformats.org/drawingml/2006/picture">
                        <pic:nvPicPr>
                          <pic:cNvPr id="6137" name="Picture 6137"/>
                          <pic:cNvPicPr/>
                        </pic:nvPicPr>
                        <pic:blipFill>
                          <a:blip r:embed="rId33"/>
                          <a:stretch>
                            <a:fillRect/>
                          </a:stretch>
                        </pic:blipFill>
                        <pic:spPr>
                          <a:xfrm>
                            <a:off x="3566744" y="0"/>
                            <a:ext cx="30480" cy="6096"/>
                          </a:xfrm>
                          <a:prstGeom prst="rect">
                            <a:avLst/>
                          </a:prstGeom>
                        </pic:spPr>
                      </pic:pic>
                      <pic:pic xmlns:pic="http://schemas.openxmlformats.org/drawingml/2006/picture">
                        <pic:nvPicPr>
                          <pic:cNvPr id="6139" name="Picture 6139"/>
                          <pic:cNvPicPr/>
                        </pic:nvPicPr>
                        <pic:blipFill>
                          <a:blip r:embed="rId33"/>
                          <a:stretch>
                            <a:fillRect/>
                          </a:stretch>
                        </pic:blipFill>
                        <pic:spPr>
                          <a:xfrm>
                            <a:off x="3597224" y="0"/>
                            <a:ext cx="30480" cy="6096"/>
                          </a:xfrm>
                          <a:prstGeom prst="rect">
                            <a:avLst/>
                          </a:prstGeom>
                        </pic:spPr>
                      </pic:pic>
                      <pic:pic xmlns:pic="http://schemas.openxmlformats.org/drawingml/2006/picture">
                        <pic:nvPicPr>
                          <pic:cNvPr id="6141" name="Picture 6141"/>
                          <pic:cNvPicPr/>
                        </pic:nvPicPr>
                        <pic:blipFill>
                          <a:blip r:embed="rId33"/>
                          <a:stretch>
                            <a:fillRect/>
                          </a:stretch>
                        </pic:blipFill>
                        <pic:spPr>
                          <a:xfrm>
                            <a:off x="3627704" y="0"/>
                            <a:ext cx="30480" cy="6096"/>
                          </a:xfrm>
                          <a:prstGeom prst="rect">
                            <a:avLst/>
                          </a:prstGeom>
                        </pic:spPr>
                      </pic:pic>
                      <pic:pic xmlns:pic="http://schemas.openxmlformats.org/drawingml/2006/picture">
                        <pic:nvPicPr>
                          <pic:cNvPr id="6143" name="Picture 6143"/>
                          <pic:cNvPicPr/>
                        </pic:nvPicPr>
                        <pic:blipFill>
                          <a:blip r:embed="rId33"/>
                          <a:stretch>
                            <a:fillRect/>
                          </a:stretch>
                        </pic:blipFill>
                        <pic:spPr>
                          <a:xfrm>
                            <a:off x="3658184" y="0"/>
                            <a:ext cx="30480" cy="6096"/>
                          </a:xfrm>
                          <a:prstGeom prst="rect">
                            <a:avLst/>
                          </a:prstGeom>
                        </pic:spPr>
                      </pic:pic>
                      <pic:pic xmlns:pic="http://schemas.openxmlformats.org/drawingml/2006/picture">
                        <pic:nvPicPr>
                          <pic:cNvPr id="6145" name="Picture 6145"/>
                          <pic:cNvPicPr/>
                        </pic:nvPicPr>
                        <pic:blipFill>
                          <a:blip r:embed="rId33"/>
                          <a:stretch>
                            <a:fillRect/>
                          </a:stretch>
                        </pic:blipFill>
                        <pic:spPr>
                          <a:xfrm>
                            <a:off x="3688665" y="0"/>
                            <a:ext cx="30480" cy="6096"/>
                          </a:xfrm>
                          <a:prstGeom prst="rect">
                            <a:avLst/>
                          </a:prstGeom>
                        </pic:spPr>
                      </pic:pic>
                      <pic:pic xmlns:pic="http://schemas.openxmlformats.org/drawingml/2006/picture">
                        <pic:nvPicPr>
                          <pic:cNvPr id="6147" name="Picture 6147"/>
                          <pic:cNvPicPr/>
                        </pic:nvPicPr>
                        <pic:blipFill>
                          <a:blip r:embed="rId33"/>
                          <a:stretch>
                            <a:fillRect/>
                          </a:stretch>
                        </pic:blipFill>
                        <pic:spPr>
                          <a:xfrm>
                            <a:off x="3719144" y="0"/>
                            <a:ext cx="30480" cy="6096"/>
                          </a:xfrm>
                          <a:prstGeom prst="rect">
                            <a:avLst/>
                          </a:prstGeom>
                        </pic:spPr>
                      </pic:pic>
                      <pic:pic xmlns:pic="http://schemas.openxmlformats.org/drawingml/2006/picture">
                        <pic:nvPicPr>
                          <pic:cNvPr id="6149" name="Picture 6149"/>
                          <pic:cNvPicPr/>
                        </pic:nvPicPr>
                        <pic:blipFill>
                          <a:blip r:embed="rId33"/>
                          <a:stretch>
                            <a:fillRect/>
                          </a:stretch>
                        </pic:blipFill>
                        <pic:spPr>
                          <a:xfrm>
                            <a:off x="3749624" y="0"/>
                            <a:ext cx="30480" cy="6096"/>
                          </a:xfrm>
                          <a:prstGeom prst="rect">
                            <a:avLst/>
                          </a:prstGeom>
                        </pic:spPr>
                      </pic:pic>
                      <pic:pic xmlns:pic="http://schemas.openxmlformats.org/drawingml/2006/picture">
                        <pic:nvPicPr>
                          <pic:cNvPr id="6151" name="Picture 6151"/>
                          <pic:cNvPicPr/>
                        </pic:nvPicPr>
                        <pic:blipFill>
                          <a:blip r:embed="rId33"/>
                          <a:stretch>
                            <a:fillRect/>
                          </a:stretch>
                        </pic:blipFill>
                        <pic:spPr>
                          <a:xfrm>
                            <a:off x="3780104" y="0"/>
                            <a:ext cx="30480" cy="6096"/>
                          </a:xfrm>
                          <a:prstGeom prst="rect">
                            <a:avLst/>
                          </a:prstGeom>
                        </pic:spPr>
                      </pic:pic>
                      <pic:pic xmlns:pic="http://schemas.openxmlformats.org/drawingml/2006/picture">
                        <pic:nvPicPr>
                          <pic:cNvPr id="6153" name="Picture 6153"/>
                          <pic:cNvPicPr/>
                        </pic:nvPicPr>
                        <pic:blipFill>
                          <a:blip r:embed="rId33"/>
                          <a:stretch>
                            <a:fillRect/>
                          </a:stretch>
                        </pic:blipFill>
                        <pic:spPr>
                          <a:xfrm>
                            <a:off x="3810584" y="0"/>
                            <a:ext cx="30480" cy="6096"/>
                          </a:xfrm>
                          <a:prstGeom prst="rect">
                            <a:avLst/>
                          </a:prstGeom>
                        </pic:spPr>
                      </pic:pic>
                      <pic:pic xmlns:pic="http://schemas.openxmlformats.org/drawingml/2006/picture">
                        <pic:nvPicPr>
                          <pic:cNvPr id="6155" name="Picture 6155"/>
                          <pic:cNvPicPr/>
                        </pic:nvPicPr>
                        <pic:blipFill>
                          <a:blip r:embed="rId33"/>
                          <a:stretch>
                            <a:fillRect/>
                          </a:stretch>
                        </pic:blipFill>
                        <pic:spPr>
                          <a:xfrm>
                            <a:off x="3841065" y="0"/>
                            <a:ext cx="30480" cy="6096"/>
                          </a:xfrm>
                          <a:prstGeom prst="rect">
                            <a:avLst/>
                          </a:prstGeom>
                        </pic:spPr>
                      </pic:pic>
                      <pic:pic xmlns:pic="http://schemas.openxmlformats.org/drawingml/2006/picture">
                        <pic:nvPicPr>
                          <pic:cNvPr id="6157" name="Picture 6157"/>
                          <pic:cNvPicPr/>
                        </pic:nvPicPr>
                        <pic:blipFill>
                          <a:blip r:embed="rId33"/>
                          <a:stretch>
                            <a:fillRect/>
                          </a:stretch>
                        </pic:blipFill>
                        <pic:spPr>
                          <a:xfrm>
                            <a:off x="3871544" y="0"/>
                            <a:ext cx="30480" cy="6096"/>
                          </a:xfrm>
                          <a:prstGeom prst="rect">
                            <a:avLst/>
                          </a:prstGeom>
                        </pic:spPr>
                      </pic:pic>
                      <pic:pic xmlns:pic="http://schemas.openxmlformats.org/drawingml/2006/picture">
                        <pic:nvPicPr>
                          <pic:cNvPr id="6159" name="Picture 6159"/>
                          <pic:cNvPicPr/>
                        </pic:nvPicPr>
                        <pic:blipFill>
                          <a:blip r:embed="rId33"/>
                          <a:stretch>
                            <a:fillRect/>
                          </a:stretch>
                        </pic:blipFill>
                        <pic:spPr>
                          <a:xfrm>
                            <a:off x="3902024" y="0"/>
                            <a:ext cx="30480" cy="6096"/>
                          </a:xfrm>
                          <a:prstGeom prst="rect">
                            <a:avLst/>
                          </a:prstGeom>
                        </pic:spPr>
                      </pic:pic>
                      <pic:pic xmlns:pic="http://schemas.openxmlformats.org/drawingml/2006/picture">
                        <pic:nvPicPr>
                          <pic:cNvPr id="6161" name="Picture 6161"/>
                          <pic:cNvPicPr/>
                        </pic:nvPicPr>
                        <pic:blipFill>
                          <a:blip r:embed="rId33"/>
                          <a:stretch>
                            <a:fillRect/>
                          </a:stretch>
                        </pic:blipFill>
                        <pic:spPr>
                          <a:xfrm>
                            <a:off x="3932504" y="0"/>
                            <a:ext cx="30480" cy="6096"/>
                          </a:xfrm>
                          <a:prstGeom prst="rect">
                            <a:avLst/>
                          </a:prstGeom>
                        </pic:spPr>
                      </pic:pic>
                      <pic:pic xmlns:pic="http://schemas.openxmlformats.org/drawingml/2006/picture">
                        <pic:nvPicPr>
                          <pic:cNvPr id="6163" name="Picture 6163"/>
                          <pic:cNvPicPr/>
                        </pic:nvPicPr>
                        <pic:blipFill>
                          <a:blip r:embed="rId33"/>
                          <a:stretch>
                            <a:fillRect/>
                          </a:stretch>
                        </pic:blipFill>
                        <pic:spPr>
                          <a:xfrm>
                            <a:off x="3962984" y="0"/>
                            <a:ext cx="30481" cy="6096"/>
                          </a:xfrm>
                          <a:prstGeom prst="rect">
                            <a:avLst/>
                          </a:prstGeom>
                        </pic:spPr>
                      </pic:pic>
                      <pic:pic xmlns:pic="http://schemas.openxmlformats.org/drawingml/2006/picture">
                        <pic:nvPicPr>
                          <pic:cNvPr id="6165" name="Picture 6165"/>
                          <pic:cNvPicPr/>
                        </pic:nvPicPr>
                        <pic:blipFill>
                          <a:blip r:embed="rId33"/>
                          <a:stretch>
                            <a:fillRect/>
                          </a:stretch>
                        </pic:blipFill>
                        <pic:spPr>
                          <a:xfrm>
                            <a:off x="3993465" y="0"/>
                            <a:ext cx="30480" cy="6096"/>
                          </a:xfrm>
                          <a:prstGeom prst="rect">
                            <a:avLst/>
                          </a:prstGeom>
                        </pic:spPr>
                      </pic:pic>
                      <pic:pic xmlns:pic="http://schemas.openxmlformats.org/drawingml/2006/picture">
                        <pic:nvPicPr>
                          <pic:cNvPr id="6167" name="Picture 6167"/>
                          <pic:cNvPicPr/>
                        </pic:nvPicPr>
                        <pic:blipFill>
                          <a:blip r:embed="rId33"/>
                          <a:stretch>
                            <a:fillRect/>
                          </a:stretch>
                        </pic:blipFill>
                        <pic:spPr>
                          <a:xfrm>
                            <a:off x="4023944" y="0"/>
                            <a:ext cx="30480" cy="6096"/>
                          </a:xfrm>
                          <a:prstGeom prst="rect">
                            <a:avLst/>
                          </a:prstGeom>
                        </pic:spPr>
                      </pic:pic>
                      <pic:pic xmlns:pic="http://schemas.openxmlformats.org/drawingml/2006/picture">
                        <pic:nvPicPr>
                          <pic:cNvPr id="6169" name="Picture 6169"/>
                          <pic:cNvPicPr/>
                        </pic:nvPicPr>
                        <pic:blipFill>
                          <a:blip r:embed="rId33"/>
                          <a:stretch>
                            <a:fillRect/>
                          </a:stretch>
                        </pic:blipFill>
                        <pic:spPr>
                          <a:xfrm>
                            <a:off x="4054424" y="0"/>
                            <a:ext cx="30480" cy="6096"/>
                          </a:xfrm>
                          <a:prstGeom prst="rect">
                            <a:avLst/>
                          </a:prstGeom>
                        </pic:spPr>
                      </pic:pic>
                      <pic:pic xmlns:pic="http://schemas.openxmlformats.org/drawingml/2006/picture">
                        <pic:nvPicPr>
                          <pic:cNvPr id="6171" name="Picture 6171"/>
                          <pic:cNvPicPr/>
                        </pic:nvPicPr>
                        <pic:blipFill>
                          <a:blip r:embed="rId33"/>
                          <a:stretch>
                            <a:fillRect/>
                          </a:stretch>
                        </pic:blipFill>
                        <pic:spPr>
                          <a:xfrm>
                            <a:off x="4084904" y="0"/>
                            <a:ext cx="30480" cy="6096"/>
                          </a:xfrm>
                          <a:prstGeom prst="rect">
                            <a:avLst/>
                          </a:prstGeom>
                        </pic:spPr>
                      </pic:pic>
                      <pic:pic xmlns:pic="http://schemas.openxmlformats.org/drawingml/2006/picture">
                        <pic:nvPicPr>
                          <pic:cNvPr id="6173" name="Picture 6173"/>
                          <pic:cNvPicPr/>
                        </pic:nvPicPr>
                        <pic:blipFill>
                          <a:blip r:embed="rId33"/>
                          <a:stretch>
                            <a:fillRect/>
                          </a:stretch>
                        </pic:blipFill>
                        <pic:spPr>
                          <a:xfrm>
                            <a:off x="4115384" y="0"/>
                            <a:ext cx="30480" cy="6096"/>
                          </a:xfrm>
                          <a:prstGeom prst="rect">
                            <a:avLst/>
                          </a:prstGeom>
                        </pic:spPr>
                      </pic:pic>
                      <pic:pic xmlns:pic="http://schemas.openxmlformats.org/drawingml/2006/picture">
                        <pic:nvPicPr>
                          <pic:cNvPr id="6175" name="Picture 6175"/>
                          <pic:cNvPicPr/>
                        </pic:nvPicPr>
                        <pic:blipFill>
                          <a:blip r:embed="rId33"/>
                          <a:stretch>
                            <a:fillRect/>
                          </a:stretch>
                        </pic:blipFill>
                        <pic:spPr>
                          <a:xfrm>
                            <a:off x="4145865" y="0"/>
                            <a:ext cx="30480" cy="6096"/>
                          </a:xfrm>
                          <a:prstGeom prst="rect">
                            <a:avLst/>
                          </a:prstGeom>
                        </pic:spPr>
                      </pic:pic>
                      <pic:pic xmlns:pic="http://schemas.openxmlformats.org/drawingml/2006/picture">
                        <pic:nvPicPr>
                          <pic:cNvPr id="6177" name="Picture 6177"/>
                          <pic:cNvPicPr/>
                        </pic:nvPicPr>
                        <pic:blipFill>
                          <a:blip r:embed="rId33"/>
                          <a:stretch>
                            <a:fillRect/>
                          </a:stretch>
                        </pic:blipFill>
                        <pic:spPr>
                          <a:xfrm>
                            <a:off x="4176344" y="0"/>
                            <a:ext cx="30480" cy="6096"/>
                          </a:xfrm>
                          <a:prstGeom prst="rect">
                            <a:avLst/>
                          </a:prstGeom>
                        </pic:spPr>
                      </pic:pic>
                      <pic:pic xmlns:pic="http://schemas.openxmlformats.org/drawingml/2006/picture">
                        <pic:nvPicPr>
                          <pic:cNvPr id="6179" name="Picture 6179"/>
                          <pic:cNvPicPr/>
                        </pic:nvPicPr>
                        <pic:blipFill>
                          <a:blip r:embed="rId33"/>
                          <a:stretch>
                            <a:fillRect/>
                          </a:stretch>
                        </pic:blipFill>
                        <pic:spPr>
                          <a:xfrm>
                            <a:off x="4206824" y="0"/>
                            <a:ext cx="30480" cy="6096"/>
                          </a:xfrm>
                          <a:prstGeom prst="rect">
                            <a:avLst/>
                          </a:prstGeom>
                        </pic:spPr>
                      </pic:pic>
                      <pic:pic xmlns:pic="http://schemas.openxmlformats.org/drawingml/2006/picture">
                        <pic:nvPicPr>
                          <pic:cNvPr id="6181" name="Picture 6181"/>
                          <pic:cNvPicPr/>
                        </pic:nvPicPr>
                        <pic:blipFill>
                          <a:blip r:embed="rId33"/>
                          <a:stretch>
                            <a:fillRect/>
                          </a:stretch>
                        </pic:blipFill>
                        <pic:spPr>
                          <a:xfrm>
                            <a:off x="4237304" y="0"/>
                            <a:ext cx="30480" cy="6096"/>
                          </a:xfrm>
                          <a:prstGeom prst="rect">
                            <a:avLst/>
                          </a:prstGeom>
                        </pic:spPr>
                      </pic:pic>
                      <pic:pic xmlns:pic="http://schemas.openxmlformats.org/drawingml/2006/picture">
                        <pic:nvPicPr>
                          <pic:cNvPr id="6183" name="Picture 6183"/>
                          <pic:cNvPicPr/>
                        </pic:nvPicPr>
                        <pic:blipFill>
                          <a:blip r:embed="rId33"/>
                          <a:stretch>
                            <a:fillRect/>
                          </a:stretch>
                        </pic:blipFill>
                        <pic:spPr>
                          <a:xfrm>
                            <a:off x="4267784" y="0"/>
                            <a:ext cx="30480" cy="6096"/>
                          </a:xfrm>
                          <a:prstGeom prst="rect">
                            <a:avLst/>
                          </a:prstGeom>
                        </pic:spPr>
                      </pic:pic>
                      <pic:pic xmlns:pic="http://schemas.openxmlformats.org/drawingml/2006/picture">
                        <pic:nvPicPr>
                          <pic:cNvPr id="6185" name="Picture 6185"/>
                          <pic:cNvPicPr/>
                        </pic:nvPicPr>
                        <pic:blipFill>
                          <a:blip r:embed="rId33"/>
                          <a:stretch>
                            <a:fillRect/>
                          </a:stretch>
                        </pic:blipFill>
                        <pic:spPr>
                          <a:xfrm>
                            <a:off x="4298265" y="0"/>
                            <a:ext cx="30480" cy="6096"/>
                          </a:xfrm>
                          <a:prstGeom prst="rect">
                            <a:avLst/>
                          </a:prstGeom>
                        </pic:spPr>
                      </pic:pic>
                      <pic:pic xmlns:pic="http://schemas.openxmlformats.org/drawingml/2006/picture">
                        <pic:nvPicPr>
                          <pic:cNvPr id="6187" name="Picture 6187"/>
                          <pic:cNvPicPr/>
                        </pic:nvPicPr>
                        <pic:blipFill>
                          <a:blip r:embed="rId33"/>
                          <a:stretch>
                            <a:fillRect/>
                          </a:stretch>
                        </pic:blipFill>
                        <pic:spPr>
                          <a:xfrm>
                            <a:off x="4328745" y="0"/>
                            <a:ext cx="30480" cy="6096"/>
                          </a:xfrm>
                          <a:prstGeom prst="rect">
                            <a:avLst/>
                          </a:prstGeom>
                        </pic:spPr>
                      </pic:pic>
                      <pic:pic xmlns:pic="http://schemas.openxmlformats.org/drawingml/2006/picture">
                        <pic:nvPicPr>
                          <pic:cNvPr id="6189" name="Picture 6189"/>
                          <pic:cNvPicPr/>
                        </pic:nvPicPr>
                        <pic:blipFill>
                          <a:blip r:embed="rId33"/>
                          <a:stretch>
                            <a:fillRect/>
                          </a:stretch>
                        </pic:blipFill>
                        <pic:spPr>
                          <a:xfrm>
                            <a:off x="4359224" y="0"/>
                            <a:ext cx="30480" cy="6096"/>
                          </a:xfrm>
                          <a:prstGeom prst="rect">
                            <a:avLst/>
                          </a:prstGeom>
                        </pic:spPr>
                      </pic:pic>
                      <pic:pic xmlns:pic="http://schemas.openxmlformats.org/drawingml/2006/picture">
                        <pic:nvPicPr>
                          <pic:cNvPr id="6191" name="Picture 6191"/>
                          <pic:cNvPicPr/>
                        </pic:nvPicPr>
                        <pic:blipFill>
                          <a:blip r:embed="rId33"/>
                          <a:stretch>
                            <a:fillRect/>
                          </a:stretch>
                        </pic:blipFill>
                        <pic:spPr>
                          <a:xfrm>
                            <a:off x="4389704" y="0"/>
                            <a:ext cx="30785" cy="6096"/>
                          </a:xfrm>
                          <a:prstGeom prst="rect">
                            <a:avLst/>
                          </a:prstGeom>
                        </pic:spPr>
                      </pic:pic>
                      <pic:pic xmlns:pic="http://schemas.openxmlformats.org/drawingml/2006/picture">
                        <pic:nvPicPr>
                          <pic:cNvPr id="6193" name="Picture 6193"/>
                          <pic:cNvPicPr/>
                        </pic:nvPicPr>
                        <pic:blipFill>
                          <a:blip r:embed="rId33"/>
                          <a:stretch>
                            <a:fillRect/>
                          </a:stretch>
                        </pic:blipFill>
                        <pic:spPr>
                          <a:xfrm>
                            <a:off x="4420565" y="0"/>
                            <a:ext cx="30480" cy="6096"/>
                          </a:xfrm>
                          <a:prstGeom prst="rect">
                            <a:avLst/>
                          </a:prstGeom>
                        </pic:spPr>
                      </pic:pic>
                      <pic:pic xmlns:pic="http://schemas.openxmlformats.org/drawingml/2006/picture">
                        <pic:nvPicPr>
                          <pic:cNvPr id="6195" name="Picture 6195"/>
                          <pic:cNvPicPr/>
                        </pic:nvPicPr>
                        <pic:blipFill>
                          <a:blip r:embed="rId33"/>
                          <a:stretch>
                            <a:fillRect/>
                          </a:stretch>
                        </pic:blipFill>
                        <pic:spPr>
                          <a:xfrm>
                            <a:off x="4451046" y="0"/>
                            <a:ext cx="30480" cy="6096"/>
                          </a:xfrm>
                          <a:prstGeom prst="rect">
                            <a:avLst/>
                          </a:prstGeom>
                        </pic:spPr>
                      </pic:pic>
                      <pic:pic xmlns:pic="http://schemas.openxmlformats.org/drawingml/2006/picture">
                        <pic:nvPicPr>
                          <pic:cNvPr id="6197" name="Picture 6197"/>
                          <pic:cNvPicPr/>
                        </pic:nvPicPr>
                        <pic:blipFill>
                          <a:blip r:embed="rId33"/>
                          <a:stretch>
                            <a:fillRect/>
                          </a:stretch>
                        </pic:blipFill>
                        <pic:spPr>
                          <a:xfrm>
                            <a:off x="4481526" y="0"/>
                            <a:ext cx="30480" cy="6096"/>
                          </a:xfrm>
                          <a:prstGeom prst="rect">
                            <a:avLst/>
                          </a:prstGeom>
                        </pic:spPr>
                      </pic:pic>
                      <pic:pic xmlns:pic="http://schemas.openxmlformats.org/drawingml/2006/picture">
                        <pic:nvPicPr>
                          <pic:cNvPr id="6199" name="Picture 6199"/>
                          <pic:cNvPicPr/>
                        </pic:nvPicPr>
                        <pic:blipFill>
                          <a:blip r:embed="rId33"/>
                          <a:stretch>
                            <a:fillRect/>
                          </a:stretch>
                        </pic:blipFill>
                        <pic:spPr>
                          <a:xfrm>
                            <a:off x="4512005" y="0"/>
                            <a:ext cx="30480" cy="6096"/>
                          </a:xfrm>
                          <a:prstGeom prst="rect">
                            <a:avLst/>
                          </a:prstGeom>
                        </pic:spPr>
                      </pic:pic>
                      <pic:pic xmlns:pic="http://schemas.openxmlformats.org/drawingml/2006/picture">
                        <pic:nvPicPr>
                          <pic:cNvPr id="6201" name="Picture 6201"/>
                          <pic:cNvPicPr/>
                        </pic:nvPicPr>
                        <pic:blipFill>
                          <a:blip r:embed="rId33"/>
                          <a:stretch>
                            <a:fillRect/>
                          </a:stretch>
                        </pic:blipFill>
                        <pic:spPr>
                          <a:xfrm>
                            <a:off x="4542485" y="0"/>
                            <a:ext cx="30480" cy="6096"/>
                          </a:xfrm>
                          <a:prstGeom prst="rect">
                            <a:avLst/>
                          </a:prstGeom>
                        </pic:spPr>
                      </pic:pic>
                      <pic:pic xmlns:pic="http://schemas.openxmlformats.org/drawingml/2006/picture">
                        <pic:nvPicPr>
                          <pic:cNvPr id="6203" name="Picture 6203"/>
                          <pic:cNvPicPr/>
                        </pic:nvPicPr>
                        <pic:blipFill>
                          <a:blip r:embed="rId33"/>
                          <a:stretch>
                            <a:fillRect/>
                          </a:stretch>
                        </pic:blipFill>
                        <pic:spPr>
                          <a:xfrm>
                            <a:off x="4572965" y="0"/>
                            <a:ext cx="30480" cy="6096"/>
                          </a:xfrm>
                          <a:prstGeom prst="rect">
                            <a:avLst/>
                          </a:prstGeom>
                        </pic:spPr>
                      </pic:pic>
                      <pic:pic xmlns:pic="http://schemas.openxmlformats.org/drawingml/2006/picture">
                        <pic:nvPicPr>
                          <pic:cNvPr id="6205" name="Picture 6205"/>
                          <pic:cNvPicPr/>
                        </pic:nvPicPr>
                        <pic:blipFill>
                          <a:blip r:embed="rId33"/>
                          <a:stretch>
                            <a:fillRect/>
                          </a:stretch>
                        </pic:blipFill>
                        <pic:spPr>
                          <a:xfrm>
                            <a:off x="4603446" y="0"/>
                            <a:ext cx="30480" cy="6096"/>
                          </a:xfrm>
                          <a:prstGeom prst="rect">
                            <a:avLst/>
                          </a:prstGeom>
                        </pic:spPr>
                      </pic:pic>
                      <pic:pic xmlns:pic="http://schemas.openxmlformats.org/drawingml/2006/picture">
                        <pic:nvPicPr>
                          <pic:cNvPr id="6207" name="Picture 6207"/>
                          <pic:cNvPicPr/>
                        </pic:nvPicPr>
                        <pic:blipFill>
                          <a:blip r:embed="rId33"/>
                          <a:stretch>
                            <a:fillRect/>
                          </a:stretch>
                        </pic:blipFill>
                        <pic:spPr>
                          <a:xfrm>
                            <a:off x="4633926" y="0"/>
                            <a:ext cx="30480" cy="6096"/>
                          </a:xfrm>
                          <a:prstGeom prst="rect">
                            <a:avLst/>
                          </a:prstGeom>
                        </pic:spPr>
                      </pic:pic>
                      <pic:pic xmlns:pic="http://schemas.openxmlformats.org/drawingml/2006/picture">
                        <pic:nvPicPr>
                          <pic:cNvPr id="6209" name="Picture 6209"/>
                          <pic:cNvPicPr/>
                        </pic:nvPicPr>
                        <pic:blipFill>
                          <a:blip r:embed="rId33"/>
                          <a:stretch>
                            <a:fillRect/>
                          </a:stretch>
                        </pic:blipFill>
                        <pic:spPr>
                          <a:xfrm>
                            <a:off x="4664405" y="0"/>
                            <a:ext cx="30480" cy="6096"/>
                          </a:xfrm>
                          <a:prstGeom prst="rect">
                            <a:avLst/>
                          </a:prstGeom>
                        </pic:spPr>
                      </pic:pic>
                      <pic:pic xmlns:pic="http://schemas.openxmlformats.org/drawingml/2006/picture">
                        <pic:nvPicPr>
                          <pic:cNvPr id="6211" name="Picture 6211"/>
                          <pic:cNvPicPr/>
                        </pic:nvPicPr>
                        <pic:blipFill>
                          <a:blip r:embed="rId33"/>
                          <a:stretch>
                            <a:fillRect/>
                          </a:stretch>
                        </pic:blipFill>
                        <pic:spPr>
                          <a:xfrm>
                            <a:off x="4694885" y="0"/>
                            <a:ext cx="30480" cy="6096"/>
                          </a:xfrm>
                          <a:prstGeom prst="rect">
                            <a:avLst/>
                          </a:prstGeom>
                        </pic:spPr>
                      </pic:pic>
                      <pic:pic xmlns:pic="http://schemas.openxmlformats.org/drawingml/2006/picture">
                        <pic:nvPicPr>
                          <pic:cNvPr id="6213" name="Picture 6213"/>
                          <pic:cNvPicPr/>
                        </pic:nvPicPr>
                        <pic:blipFill>
                          <a:blip r:embed="rId33"/>
                          <a:stretch>
                            <a:fillRect/>
                          </a:stretch>
                        </pic:blipFill>
                        <pic:spPr>
                          <a:xfrm>
                            <a:off x="4725365" y="0"/>
                            <a:ext cx="30480" cy="6096"/>
                          </a:xfrm>
                          <a:prstGeom prst="rect">
                            <a:avLst/>
                          </a:prstGeom>
                        </pic:spPr>
                      </pic:pic>
                      <pic:pic xmlns:pic="http://schemas.openxmlformats.org/drawingml/2006/picture">
                        <pic:nvPicPr>
                          <pic:cNvPr id="6215" name="Picture 6215"/>
                          <pic:cNvPicPr/>
                        </pic:nvPicPr>
                        <pic:blipFill>
                          <a:blip r:embed="rId33"/>
                          <a:stretch>
                            <a:fillRect/>
                          </a:stretch>
                        </pic:blipFill>
                        <pic:spPr>
                          <a:xfrm>
                            <a:off x="4755846" y="0"/>
                            <a:ext cx="30480" cy="6096"/>
                          </a:xfrm>
                          <a:prstGeom prst="rect">
                            <a:avLst/>
                          </a:prstGeom>
                        </pic:spPr>
                      </pic:pic>
                      <pic:pic xmlns:pic="http://schemas.openxmlformats.org/drawingml/2006/picture">
                        <pic:nvPicPr>
                          <pic:cNvPr id="6217" name="Picture 6217"/>
                          <pic:cNvPicPr/>
                        </pic:nvPicPr>
                        <pic:blipFill>
                          <a:blip r:embed="rId33"/>
                          <a:stretch>
                            <a:fillRect/>
                          </a:stretch>
                        </pic:blipFill>
                        <pic:spPr>
                          <a:xfrm>
                            <a:off x="4786326" y="0"/>
                            <a:ext cx="30480" cy="6096"/>
                          </a:xfrm>
                          <a:prstGeom prst="rect">
                            <a:avLst/>
                          </a:prstGeom>
                        </pic:spPr>
                      </pic:pic>
                      <pic:pic xmlns:pic="http://schemas.openxmlformats.org/drawingml/2006/picture">
                        <pic:nvPicPr>
                          <pic:cNvPr id="6219" name="Picture 6219"/>
                          <pic:cNvPicPr/>
                        </pic:nvPicPr>
                        <pic:blipFill>
                          <a:blip r:embed="rId33"/>
                          <a:stretch>
                            <a:fillRect/>
                          </a:stretch>
                        </pic:blipFill>
                        <pic:spPr>
                          <a:xfrm>
                            <a:off x="4816805" y="0"/>
                            <a:ext cx="30480" cy="6096"/>
                          </a:xfrm>
                          <a:prstGeom prst="rect">
                            <a:avLst/>
                          </a:prstGeom>
                        </pic:spPr>
                      </pic:pic>
                      <pic:pic xmlns:pic="http://schemas.openxmlformats.org/drawingml/2006/picture">
                        <pic:nvPicPr>
                          <pic:cNvPr id="6221" name="Picture 6221"/>
                          <pic:cNvPicPr/>
                        </pic:nvPicPr>
                        <pic:blipFill>
                          <a:blip r:embed="rId33"/>
                          <a:stretch>
                            <a:fillRect/>
                          </a:stretch>
                        </pic:blipFill>
                        <pic:spPr>
                          <a:xfrm>
                            <a:off x="4847285" y="0"/>
                            <a:ext cx="30480" cy="6096"/>
                          </a:xfrm>
                          <a:prstGeom prst="rect">
                            <a:avLst/>
                          </a:prstGeom>
                        </pic:spPr>
                      </pic:pic>
                      <pic:pic xmlns:pic="http://schemas.openxmlformats.org/drawingml/2006/picture">
                        <pic:nvPicPr>
                          <pic:cNvPr id="6223" name="Picture 6223"/>
                          <pic:cNvPicPr/>
                        </pic:nvPicPr>
                        <pic:blipFill>
                          <a:blip r:embed="rId33"/>
                          <a:stretch>
                            <a:fillRect/>
                          </a:stretch>
                        </pic:blipFill>
                        <pic:spPr>
                          <a:xfrm>
                            <a:off x="4877765" y="0"/>
                            <a:ext cx="30480" cy="6096"/>
                          </a:xfrm>
                          <a:prstGeom prst="rect">
                            <a:avLst/>
                          </a:prstGeom>
                        </pic:spPr>
                      </pic:pic>
                      <pic:pic xmlns:pic="http://schemas.openxmlformats.org/drawingml/2006/picture">
                        <pic:nvPicPr>
                          <pic:cNvPr id="6225" name="Picture 6225"/>
                          <pic:cNvPicPr/>
                        </pic:nvPicPr>
                        <pic:blipFill>
                          <a:blip r:embed="rId33"/>
                          <a:stretch>
                            <a:fillRect/>
                          </a:stretch>
                        </pic:blipFill>
                        <pic:spPr>
                          <a:xfrm>
                            <a:off x="4908246" y="0"/>
                            <a:ext cx="30480" cy="6096"/>
                          </a:xfrm>
                          <a:prstGeom prst="rect">
                            <a:avLst/>
                          </a:prstGeom>
                        </pic:spPr>
                      </pic:pic>
                      <pic:pic xmlns:pic="http://schemas.openxmlformats.org/drawingml/2006/picture">
                        <pic:nvPicPr>
                          <pic:cNvPr id="6227" name="Picture 6227"/>
                          <pic:cNvPicPr/>
                        </pic:nvPicPr>
                        <pic:blipFill>
                          <a:blip r:embed="rId33"/>
                          <a:stretch>
                            <a:fillRect/>
                          </a:stretch>
                        </pic:blipFill>
                        <pic:spPr>
                          <a:xfrm>
                            <a:off x="4938726" y="0"/>
                            <a:ext cx="30480" cy="6096"/>
                          </a:xfrm>
                          <a:prstGeom prst="rect">
                            <a:avLst/>
                          </a:prstGeom>
                        </pic:spPr>
                      </pic:pic>
                      <pic:pic xmlns:pic="http://schemas.openxmlformats.org/drawingml/2006/picture">
                        <pic:nvPicPr>
                          <pic:cNvPr id="6229" name="Picture 6229"/>
                          <pic:cNvPicPr/>
                        </pic:nvPicPr>
                        <pic:blipFill>
                          <a:blip r:embed="rId33"/>
                          <a:stretch>
                            <a:fillRect/>
                          </a:stretch>
                        </pic:blipFill>
                        <pic:spPr>
                          <a:xfrm>
                            <a:off x="4969205" y="0"/>
                            <a:ext cx="30480" cy="6096"/>
                          </a:xfrm>
                          <a:prstGeom prst="rect">
                            <a:avLst/>
                          </a:prstGeom>
                        </pic:spPr>
                      </pic:pic>
                      <pic:pic xmlns:pic="http://schemas.openxmlformats.org/drawingml/2006/picture">
                        <pic:nvPicPr>
                          <pic:cNvPr id="6231" name="Picture 6231"/>
                          <pic:cNvPicPr/>
                        </pic:nvPicPr>
                        <pic:blipFill>
                          <a:blip r:embed="rId33"/>
                          <a:stretch>
                            <a:fillRect/>
                          </a:stretch>
                        </pic:blipFill>
                        <pic:spPr>
                          <a:xfrm>
                            <a:off x="4999685" y="0"/>
                            <a:ext cx="30480" cy="6096"/>
                          </a:xfrm>
                          <a:prstGeom prst="rect">
                            <a:avLst/>
                          </a:prstGeom>
                        </pic:spPr>
                      </pic:pic>
                      <pic:pic xmlns:pic="http://schemas.openxmlformats.org/drawingml/2006/picture">
                        <pic:nvPicPr>
                          <pic:cNvPr id="6233" name="Picture 6233"/>
                          <pic:cNvPicPr/>
                        </pic:nvPicPr>
                        <pic:blipFill>
                          <a:blip r:embed="rId33"/>
                          <a:stretch>
                            <a:fillRect/>
                          </a:stretch>
                        </pic:blipFill>
                        <pic:spPr>
                          <a:xfrm>
                            <a:off x="5030165" y="0"/>
                            <a:ext cx="30480" cy="6096"/>
                          </a:xfrm>
                          <a:prstGeom prst="rect">
                            <a:avLst/>
                          </a:prstGeom>
                        </pic:spPr>
                      </pic:pic>
                      <pic:pic xmlns:pic="http://schemas.openxmlformats.org/drawingml/2006/picture">
                        <pic:nvPicPr>
                          <pic:cNvPr id="6235" name="Picture 6235"/>
                          <pic:cNvPicPr/>
                        </pic:nvPicPr>
                        <pic:blipFill>
                          <a:blip r:embed="rId33"/>
                          <a:stretch>
                            <a:fillRect/>
                          </a:stretch>
                        </pic:blipFill>
                        <pic:spPr>
                          <a:xfrm>
                            <a:off x="5060646" y="0"/>
                            <a:ext cx="30480" cy="6096"/>
                          </a:xfrm>
                          <a:prstGeom prst="rect">
                            <a:avLst/>
                          </a:prstGeom>
                        </pic:spPr>
                      </pic:pic>
                      <pic:pic xmlns:pic="http://schemas.openxmlformats.org/drawingml/2006/picture">
                        <pic:nvPicPr>
                          <pic:cNvPr id="6237" name="Picture 6237"/>
                          <pic:cNvPicPr/>
                        </pic:nvPicPr>
                        <pic:blipFill>
                          <a:blip r:embed="rId33"/>
                          <a:stretch>
                            <a:fillRect/>
                          </a:stretch>
                        </pic:blipFill>
                        <pic:spPr>
                          <a:xfrm>
                            <a:off x="5091126" y="0"/>
                            <a:ext cx="30480" cy="6096"/>
                          </a:xfrm>
                          <a:prstGeom prst="rect">
                            <a:avLst/>
                          </a:prstGeom>
                        </pic:spPr>
                      </pic:pic>
                      <pic:pic xmlns:pic="http://schemas.openxmlformats.org/drawingml/2006/picture">
                        <pic:nvPicPr>
                          <pic:cNvPr id="6239" name="Picture 6239"/>
                          <pic:cNvPicPr/>
                        </pic:nvPicPr>
                        <pic:blipFill>
                          <a:blip r:embed="rId33"/>
                          <a:stretch>
                            <a:fillRect/>
                          </a:stretch>
                        </pic:blipFill>
                        <pic:spPr>
                          <a:xfrm>
                            <a:off x="5121605" y="0"/>
                            <a:ext cx="30480" cy="6096"/>
                          </a:xfrm>
                          <a:prstGeom prst="rect">
                            <a:avLst/>
                          </a:prstGeom>
                        </pic:spPr>
                      </pic:pic>
                      <pic:pic xmlns:pic="http://schemas.openxmlformats.org/drawingml/2006/picture">
                        <pic:nvPicPr>
                          <pic:cNvPr id="6241" name="Picture 6241"/>
                          <pic:cNvPicPr/>
                        </pic:nvPicPr>
                        <pic:blipFill>
                          <a:blip r:embed="rId33"/>
                          <a:stretch>
                            <a:fillRect/>
                          </a:stretch>
                        </pic:blipFill>
                        <pic:spPr>
                          <a:xfrm>
                            <a:off x="5152085" y="0"/>
                            <a:ext cx="30480" cy="6096"/>
                          </a:xfrm>
                          <a:prstGeom prst="rect">
                            <a:avLst/>
                          </a:prstGeom>
                        </pic:spPr>
                      </pic:pic>
                      <pic:pic xmlns:pic="http://schemas.openxmlformats.org/drawingml/2006/picture">
                        <pic:nvPicPr>
                          <pic:cNvPr id="6243" name="Picture 6243"/>
                          <pic:cNvPicPr/>
                        </pic:nvPicPr>
                        <pic:blipFill>
                          <a:blip r:embed="rId33"/>
                          <a:stretch>
                            <a:fillRect/>
                          </a:stretch>
                        </pic:blipFill>
                        <pic:spPr>
                          <a:xfrm>
                            <a:off x="5182565" y="0"/>
                            <a:ext cx="30480" cy="6096"/>
                          </a:xfrm>
                          <a:prstGeom prst="rect">
                            <a:avLst/>
                          </a:prstGeom>
                        </pic:spPr>
                      </pic:pic>
                      <pic:pic xmlns:pic="http://schemas.openxmlformats.org/drawingml/2006/picture">
                        <pic:nvPicPr>
                          <pic:cNvPr id="6245" name="Picture 6245"/>
                          <pic:cNvPicPr/>
                        </pic:nvPicPr>
                        <pic:blipFill>
                          <a:blip r:embed="rId33"/>
                          <a:stretch>
                            <a:fillRect/>
                          </a:stretch>
                        </pic:blipFill>
                        <pic:spPr>
                          <a:xfrm>
                            <a:off x="5213046" y="0"/>
                            <a:ext cx="30480" cy="6096"/>
                          </a:xfrm>
                          <a:prstGeom prst="rect">
                            <a:avLst/>
                          </a:prstGeom>
                        </pic:spPr>
                      </pic:pic>
                      <pic:pic xmlns:pic="http://schemas.openxmlformats.org/drawingml/2006/picture">
                        <pic:nvPicPr>
                          <pic:cNvPr id="6247" name="Picture 6247"/>
                          <pic:cNvPicPr/>
                        </pic:nvPicPr>
                        <pic:blipFill>
                          <a:blip r:embed="rId33"/>
                          <a:stretch>
                            <a:fillRect/>
                          </a:stretch>
                        </pic:blipFill>
                        <pic:spPr>
                          <a:xfrm>
                            <a:off x="5243526" y="0"/>
                            <a:ext cx="30480" cy="6096"/>
                          </a:xfrm>
                          <a:prstGeom prst="rect">
                            <a:avLst/>
                          </a:prstGeom>
                        </pic:spPr>
                      </pic:pic>
                      <pic:pic xmlns:pic="http://schemas.openxmlformats.org/drawingml/2006/picture">
                        <pic:nvPicPr>
                          <pic:cNvPr id="6249" name="Picture 6249"/>
                          <pic:cNvPicPr/>
                        </pic:nvPicPr>
                        <pic:blipFill>
                          <a:blip r:embed="rId33"/>
                          <a:stretch>
                            <a:fillRect/>
                          </a:stretch>
                        </pic:blipFill>
                        <pic:spPr>
                          <a:xfrm>
                            <a:off x="5274005" y="0"/>
                            <a:ext cx="30480" cy="6096"/>
                          </a:xfrm>
                          <a:prstGeom prst="rect">
                            <a:avLst/>
                          </a:prstGeom>
                        </pic:spPr>
                      </pic:pic>
                      <pic:pic xmlns:pic="http://schemas.openxmlformats.org/drawingml/2006/picture">
                        <pic:nvPicPr>
                          <pic:cNvPr id="6251" name="Picture 6251"/>
                          <pic:cNvPicPr/>
                        </pic:nvPicPr>
                        <pic:blipFill>
                          <a:blip r:embed="rId33"/>
                          <a:stretch>
                            <a:fillRect/>
                          </a:stretch>
                        </pic:blipFill>
                        <pic:spPr>
                          <a:xfrm>
                            <a:off x="5304485" y="0"/>
                            <a:ext cx="30480" cy="6096"/>
                          </a:xfrm>
                          <a:prstGeom prst="rect">
                            <a:avLst/>
                          </a:prstGeom>
                        </pic:spPr>
                      </pic:pic>
                      <pic:pic xmlns:pic="http://schemas.openxmlformats.org/drawingml/2006/picture">
                        <pic:nvPicPr>
                          <pic:cNvPr id="6253" name="Picture 6253"/>
                          <pic:cNvPicPr/>
                        </pic:nvPicPr>
                        <pic:blipFill>
                          <a:blip r:embed="rId33"/>
                          <a:stretch>
                            <a:fillRect/>
                          </a:stretch>
                        </pic:blipFill>
                        <pic:spPr>
                          <a:xfrm>
                            <a:off x="5334965" y="0"/>
                            <a:ext cx="30480" cy="6096"/>
                          </a:xfrm>
                          <a:prstGeom prst="rect">
                            <a:avLst/>
                          </a:prstGeom>
                        </pic:spPr>
                      </pic:pic>
                      <pic:pic xmlns:pic="http://schemas.openxmlformats.org/drawingml/2006/picture">
                        <pic:nvPicPr>
                          <pic:cNvPr id="6255" name="Picture 6255"/>
                          <pic:cNvPicPr/>
                        </pic:nvPicPr>
                        <pic:blipFill>
                          <a:blip r:embed="rId33"/>
                          <a:stretch>
                            <a:fillRect/>
                          </a:stretch>
                        </pic:blipFill>
                        <pic:spPr>
                          <a:xfrm>
                            <a:off x="5365446" y="0"/>
                            <a:ext cx="30480" cy="6096"/>
                          </a:xfrm>
                          <a:prstGeom prst="rect">
                            <a:avLst/>
                          </a:prstGeom>
                        </pic:spPr>
                      </pic:pic>
                      <pic:pic xmlns:pic="http://schemas.openxmlformats.org/drawingml/2006/picture">
                        <pic:nvPicPr>
                          <pic:cNvPr id="6257" name="Picture 6257"/>
                          <pic:cNvPicPr/>
                        </pic:nvPicPr>
                        <pic:blipFill>
                          <a:blip r:embed="rId33"/>
                          <a:stretch>
                            <a:fillRect/>
                          </a:stretch>
                        </pic:blipFill>
                        <pic:spPr>
                          <a:xfrm>
                            <a:off x="5395926" y="0"/>
                            <a:ext cx="30480" cy="6096"/>
                          </a:xfrm>
                          <a:prstGeom prst="rect">
                            <a:avLst/>
                          </a:prstGeom>
                        </pic:spPr>
                      </pic:pic>
                      <pic:pic xmlns:pic="http://schemas.openxmlformats.org/drawingml/2006/picture">
                        <pic:nvPicPr>
                          <pic:cNvPr id="6259" name="Picture 6259"/>
                          <pic:cNvPicPr/>
                        </pic:nvPicPr>
                        <pic:blipFill>
                          <a:blip r:embed="rId33"/>
                          <a:stretch>
                            <a:fillRect/>
                          </a:stretch>
                        </pic:blipFill>
                        <pic:spPr>
                          <a:xfrm>
                            <a:off x="5426405" y="0"/>
                            <a:ext cx="30480" cy="6096"/>
                          </a:xfrm>
                          <a:prstGeom prst="rect">
                            <a:avLst/>
                          </a:prstGeom>
                        </pic:spPr>
                      </pic:pic>
                      <pic:pic xmlns:pic="http://schemas.openxmlformats.org/drawingml/2006/picture">
                        <pic:nvPicPr>
                          <pic:cNvPr id="6261" name="Picture 6261"/>
                          <pic:cNvPicPr/>
                        </pic:nvPicPr>
                        <pic:blipFill>
                          <a:blip r:embed="rId33"/>
                          <a:stretch>
                            <a:fillRect/>
                          </a:stretch>
                        </pic:blipFill>
                        <pic:spPr>
                          <a:xfrm>
                            <a:off x="5456885" y="0"/>
                            <a:ext cx="30480" cy="6096"/>
                          </a:xfrm>
                          <a:prstGeom prst="rect">
                            <a:avLst/>
                          </a:prstGeom>
                        </pic:spPr>
                      </pic:pic>
                      <pic:pic xmlns:pic="http://schemas.openxmlformats.org/drawingml/2006/picture">
                        <pic:nvPicPr>
                          <pic:cNvPr id="6263" name="Picture 6263"/>
                          <pic:cNvPicPr/>
                        </pic:nvPicPr>
                        <pic:blipFill>
                          <a:blip r:embed="rId33"/>
                          <a:stretch>
                            <a:fillRect/>
                          </a:stretch>
                        </pic:blipFill>
                        <pic:spPr>
                          <a:xfrm>
                            <a:off x="5487365" y="0"/>
                            <a:ext cx="30480" cy="6096"/>
                          </a:xfrm>
                          <a:prstGeom prst="rect">
                            <a:avLst/>
                          </a:prstGeom>
                        </pic:spPr>
                      </pic:pic>
                      <pic:pic xmlns:pic="http://schemas.openxmlformats.org/drawingml/2006/picture">
                        <pic:nvPicPr>
                          <pic:cNvPr id="6265" name="Picture 6265"/>
                          <pic:cNvPicPr/>
                        </pic:nvPicPr>
                        <pic:blipFill>
                          <a:blip r:embed="rId33"/>
                          <a:stretch>
                            <a:fillRect/>
                          </a:stretch>
                        </pic:blipFill>
                        <pic:spPr>
                          <a:xfrm>
                            <a:off x="5517846" y="0"/>
                            <a:ext cx="30480" cy="6096"/>
                          </a:xfrm>
                          <a:prstGeom prst="rect">
                            <a:avLst/>
                          </a:prstGeom>
                        </pic:spPr>
                      </pic:pic>
                      <pic:pic xmlns:pic="http://schemas.openxmlformats.org/drawingml/2006/picture">
                        <pic:nvPicPr>
                          <pic:cNvPr id="6267" name="Picture 6267"/>
                          <pic:cNvPicPr/>
                        </pic:nvPicPr>
                        <pic:blipFill>
                          <a:blip r:embed="rId33"/>
                          <a:stretch>
                            <a:fillRect/>
                          </a:stretch>
                        </pic:blipFill>
                        <pic:spPr>
                          <a:xfrm>
                            <a:off x="5548326" y="0"/>
                            <a:ext cx="30480" cy="6096"/>
                          </a:xfrm>
                          <a:prstGeom prst="rect">
                            <a:avLst/>
                          </a:prstGeom>
                        </pic:spPr>
                      </pic:pic>
                      <pic:pic xmlns:pic="http://schemas.openxmlformats.org/drawingml/2006/picture">
                        <pic:nvPicPr>
                          <pic:cNvPr id="6269" name="Picture 6269"/>
                          <pic:cNvPicPr/>
                        </pic:nvPicPr>
                        <pic:blipFill>
                          <a:blip r:embed="rId33"/>
                          <a:stretch>
                            <a:fillRect/>
                          </a:stretch>
                        </pic:blipFill>
                        <pic:spPr>
                          <a:xfrm>
                            <a:off x="5578805" y="0"/>
                            <a:ext cx="30480" cy="6096"/>
                          </a:xfrm>
                          <a:prstGeom prst="rect">
                            <a:avLst/>
                          </a:prstGeom>
                        </pic:spPr>
                      </pic:pic>
                      <pic:pic xmlns:pic="http://schemas.openxmlformats.org/drawingml/2006/picture">
                        <pic:nvPicPr>
                          <pic:cNvPr id="6271" name="Picture 6271"/>
                          <pic:cNvPicPr/>
                        </pic:nvPicPr>
                        <pic:blipFill>
                          <a:blip r:embed="rId33"/>
                          <a:stretch>
                            <a:fillRect/>
                          </a:stretch>
                        </pic:blipFill>
                        <pic:spPr>
                          <a:xfrm>
                            <a:off x="5609285" y="0"/>
                            <a:ext cx="30480" cy="6096"/>
                          </a:xfrm>
                          <a:prstGeom prst="rect">
                            <a:avLst/>
                          </a:prstGeom>
                        </pic:spPr>
                      </pic:pic>
                      <pic:pic xmlns:pic="http://schemas.openxmlformats.org/drawingml/2006/picture">
                        <pic:nvPicPr>
                          <pic:cNvPr id="6273" name="Picture 6273"/>
                          <pic:cNvPicPr/>
                        </pic:nvPicPr>
                        <pic:blipFill>
                          <a:blip r:embed="rId33"/>
                          <a:stretch>
                            <a:fillRect/>
                          </a:stretch>
                        </pic:blipFill>
                        <pic:spPr>
                          <a:xfrm>
                            <a:off x="5639766" y="0"/>
                            <a:ext cx="30480" cy="6096"/>
                          </a:xfrm>
                          <a:prstGeom prst="rect">
                            <a:avLst/>
                          </a:prstGeom>
                        </pic:spPr>
                      </pic:pic>
                      <pic:pic xmlns:pic="http://schemas.openxmlformats.org/drawingml/2006/picture">
                        <pic:nvPicPr>
                          <pic:cNvPr id="6275" name="Picture 6275"/>
                          <pic:cNvPicPr/>
                        </pic:nvPicPr>
                        <pic:blipFill>
                          <a:blip r:embed="rId33"/>
                          <a:stretch>
                            <a:fillRect/>
                          </a:stretch>
                        </pic:blipFill>
                        <pic:spPr>
                          <a:xfrm>
                            <a:off x="5670245" y="0"/>
                            <a:ext cx="30480" cy="6096"/>
                          </a:xfrm>
                          <a:prstGeom prst="rect">
                            <a:avLst/>
                          </a:prstGeom>
                        </pic:spPr>
                      </pic:pic>
                      <pic:pic xmlns:pic="http://schemas.openxmlformats.org/drawingml/2006/picture">
                        <pic:nvPicPr>
                          <pic:cNvPr id="6277" name="Picture 6277"/>
                          <pic:cNvPicPr/>
                        </pic:nvPicPr>
                        <pic:blipFill>
                          <a:blip r:embed="rId33"/>
                          <a:stretch>
                            <a:fillRect/>
                          </a:stretch>
                        </pic:blipFill>
                        <pic:spPr>
                          <a:xfrm>
                            <a:off x="5700726" y="0"/>
                            <a:ext cx="30480" cy="6096"/>
                          </a:xfrm>
                          <a:prstGeom prst="rect">
                            <a:avLst/>
                          </a:prstGeom>
                        </pic:spPr>
                      </pic:pic>
                      <pic:pic xmlns:pic="http://schemas.openxmlformats.org/drawingml/2006/picture">
                        <pic:nvPicPr>
                          <pic:cNvPr id="6279" name="Picture 6279"/>
                          <pic:cNvPicPr/>
                        </pic:nvPicPr>
                        <pic:blipFill>
                          <a:blip r:embed="rId33"/>
                          <a:stretch>
                            <a:fillRect/>
                          </a:stretch>
                        </pic:blipFill>
                        <pic:spPr>
                          <a:xfrm>
                            <a:off x="5731206" y="0"/>
                            <a:ext cx="30480" cy="6096"/>
                          </a:xfrm>
                          <a:prstGeom prst="rect">
                            <a:avLst/>
                          </a:prstGeom>
                        </pic:spPr>
                      </pic:pic>
                      <pic:pic xmlns:pic="http://schemas.openxmlformats.org/drawingml/2006/picture">
                        <pic:nvPicPr>
                          <pic:cNvPr id="6281" name="Picture 6281"/>
                          <pic:cNvPicPr/>
                        </pic:nvPicPr>
                        <pic:blipFill>
                          <a:blip r:embed="rId33"/>
                          <a:stretch>
                            <a:fillRect/>
                          </a:stretch>
                        </pic:blipFill>
                        <pic:spPr>
                          <a:xfrm>
                            <a:off x="5761685" y="0"/>
                            <a:ext cx="30480" cy="6096"/>
                          </a:xfrm>
                          <a:prstGeom prst="rect">
                            <a:avLst/>
                          </a:prstGeom>
                        </pic:spPr>
                      </pic:pic>
                      <pic:pic xmlns:pic="http://schemas.openxmlformats.org/drawingml/2006/picture">
                        <pic:nvPicPr>
                          <pic:cNvPr id="6283" name="Picture 6283"/>
                          <pic:cNvPicPr/>
                        </pic:nvPicPr>
                        <pic:blipFill>
                          <a:blip r:embed="rId34"/>
                          <a:stretch>
                            <a:fillRect/>
                          </a:stretch>
                        </pic:blipFill>
                        <pic:spPr>
                          <a:xfrm>
                            <a:off x="5792166" y="0"/>
                            <a:ext cx="4572" cy="6096"/>
                          </a:xfrm>
                          <a:prstGeom prst="rect">
                            <a:avLst/>
                          </a:prstGeom>
                        </pic:spPr>
                      </pic:pic>
                    </wpg:wgp>
                  </a:graphicData>
                </a:graphic>
              </wp:inline>
            </w:drawing>
          </mc:Choice>
          <mc:Fallback>
            <w:pict>
              <v:group w14:anchorId="05D531B2" id="Group 69330"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">
                <v:shape id="Picture 5903"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">
                  <v:imagedata r:id="rId35" o:title=""/>
                </v:shape>
                <v:shape id="Picture 5905"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">
                  <v:imagedata r:id="rId35" o:title=""/>
                </v:shape>
                <v:shape id="Picture 5907"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">
                  <v:imagedata r:id="rId35" o:title=""/>
                </v:shape>
                <v:shape id="Picture 5909"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">
                  <v:imagedata r:id="rId35" o:title=""/>
                </v:shape>
                <v:shape id="Picture 5911"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">
                  <v:imagedata r:id="rId35" o:title=""/>
                </v:shape>
                <v:shape id="Picture 5913"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">
                  <v:imagedata r:id="rId35" o:title=""/>
                </v:shape>
                <v:shape id="Picture 5915"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">
                  <v:imagedata r:id="rId35" o:title=""/>
                </v:shape>
                <v:shape id="Picture 5917"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">
                  <v:imagedata r:id="rId35" o:title=""/>
                </v:shape>
                <v:shape id="Picture 5919"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">
                  <v:imagedata r:id="rId35" o:title=""/>
                </v:shape>
                <v:shape id="Picture 5921"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">
                  <v:imagedata r:id="rId35" o:title=""/>
                </v:shape>
                <v:shape id="Picture 5923"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">
                  <v:imagedata r:id="rId35" o:title=""/>
                </v:shape>
                <v:shape id="Picture 5925"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">
                  <v:imagedata r:id="rId35" o:title=""/>
                </v:shape>
                <v:shape id="Picture 5927"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">
                  <v:imagedata r:id="rId35" o:title=""/>
                </v:shape>
                <v:shape id="Picture 5929"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">
                  <v:imagedata r:id="rId35" o:title=""/>
                </v:shape>
                <v:shape id="Picture 5931"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">
                  <v:imagedata r:id="rId35" o:title=""/>
                </v:shape>
                <v:shape id="Picture 5933"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">
                  <v:imagedata r:id="rId35" o:title=""/>
                </v:shape>
                <v:shape id="Picture 5935"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">
                  <v:imagedata r:id="rId35" o:title=""/>
                </v:shape>
                <v:shape id="Picture 5937"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">
                  <v:imagedata r:id="rId35" o:title=""/>
                </v:shape>
                <v:shape id="Picture 5939"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">
                  <v:imagedata r:id="rId35" o:title=""/>
                </v:shape>
                <v:shape id="Picture 5941"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">
                  <v:imagedata r:id="rId35" o:title=""/>
                </v:shape>
                <v:shape id="Picture 5943"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">
                  <v:imagedata r:id="rId35" o:title=""/>
                </v:shape>
                <v:shape id="Picture 5945"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">
                  <v:imagedata r:id="rId35" o:title=""/>
                </v:shape>
                <v:shape id="Picture 5947"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">
                  <v:imagedata r:id="rId35" o:title=""/>
                </v:shape>
                <v:shape id="Picture 5949"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">
                  <v:imagedata r:id="rId35" o:title=""/>
                </v:shape>
                <v:shape id="Picture 5951"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">
                  <v:imagedata r:id="rId35" o:title=""/>
                </v:shape>
                <v:shape id="Picture 5953"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">
                  <v:imagedata r:id="rId35" o:title=""/>
                </v:shape>
                <v:shape id="Picture 5955"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">
                  <v:imagedata r:id="rId35" o:title=""/>
                </v:shape>
                <v:shape id="Picture 5957"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">
                  <v:imagedata r:id="rId35" o:title=""/>
                </v:shape>
                <v:shape id="Picture 5959"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">
                  <v:imagedata r:id="rId35" o:title=""/>
                </v:shape>
                <v:shape id="Picture 5961"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">
                  <v:imagedata r:id="rId35" o:title=""/>
                </v:shape>
                <v:shape id="Picture 5963"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">
                  <v:imagedata r:id="rId35" o:title=""/>
                </v:shape>
                <v:shape id="Picture 5965"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">
                  <v:imagedata r:id="rId35" o:title=""/>
                </v:shape>
                <v:shape id="Picture 5967"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">
                  <v:imagedata r:id="rId35" o:title=""/>
                </v:shape>
                <v:shape id="Picture 5969"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">
                  <v:imagedata r:id="rId35" o:title=""/>
                </v:shape>
                <v:shape id="Picture 5971"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">
                  <v:imagedata r:id="rId35" o:title=""/>
                </v:shape>
                <v:shape id="Picture 5973"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">
                  <v:imagedata r:id="rId35" o:title=""/>
                </v:shape>
                <v:shape id="Picture 5975"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">
                  <v:imagedata r:id="rId35" o:title=""/>
                </v:shape>
                <v:shape id="Picture 5977"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">
                  <v:imagedata r:id="rId35" o:title=""/>
                </v:shape>
                <v:shape id="Picture 5979"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">
                  <v:imagedata r:id="rId35" o:title=""/>
                </v:shape>
                <v:shape id="Picture 5981"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">
                  <v:imagedata r:id="rId35" o:title=""/>
                </v:shape>
                <v:shape id="Picture 5983"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">
                  <v:imagedata r:id="rId35" o:title=""/>
                </v:shape>
                <v:shape id="Picture 5985"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">
                  <v:imagedata r:id="rId35" o:title=""/>
                </v:shape>
                <v:shape id="Picture 5987"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">
                  <v:imagedata r:id="rId35" o:title=""/>
                </v:shape>
                <v:shape id="Picture 5989"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">
                  <v:imagedata r:id="rId35" o:title=""/>
                </v:shape>
                <v:shape id="Picture 5991"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">
                  <v:imagedata r:id="rId35" o:title=""/>
                </v:shape>
                <v:shape id="Picture 5993"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">
                  <v:imagedata r:id="rId35" o:title=""/>
                </v:shape>
                <v:shape id="Picture 5995"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">
                  <v:imagedata r:id="rId35" o:title=""/>
                </v:shape>
                <v:shape id="Picture 5997"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">
                  <v:imagedata r:id="rId35" o:title=""/>
                </v:shape>
                <v:shape id="Picture 5999"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">
                  <v:imagedata r:id="rId35" o:title=""/>
                </v:shape>
                <v:shape id="Picture 6001"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">
                  <v:imagedata r:id="rId35" o:title=""/>
                </v:shape>
                <v:shape id="Picture 6003"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">
                  <v:imagedata r:id="rId35" o:title=""/>
                </v:shape>
                <v:shape id="Picture 6005"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">
                  <v:imagedata r:id="rId35" o:title=""/>
                </v:shape>
                <v:shape id="Picture 6007"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">
                  <v:imagedata r:id="rId35" o:title=""/>
                </v:shape>
                <v:shape id="Picture 6009"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">
                  <v:imagedata r:id="rId35" o:title=""/>
                </v:shape>
                <v:shape id="Picture 6011"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">
                  <v:imagedata r:id="rId35" o:title=""/>
                </v:shape>
                <v:shape id="Picture 6013"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">
                  <v:imagedata r:id="rId35" o:title=""/>
                </v:shape>
                <v:shape id="Picture 6015"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">
                  <v:imagedata r:id="rId35" o:title=""/>
                </v:shape>
                <v:shape id="Picture 6017"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">
                  <v:imagedata r:id="rId35" o:title=""/>
                </v:shape>
                <v:shape id="Picture 6019"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">
                  <v:imagedata r:id="rId35" o:title=""/>
                </v:shape>
                <v:shape id="Picture 6021"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">
                  <v:imagedata r:id="rId35" o:title=""/>
                </v:shape>
                <v:shape id="Picture 6023"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">
                  <v:imagedata r:id="rId35" o:title=""/>
                </v:shape>
                <v:shape id="Picture 6025"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">
                  <v:imagedata r:id="rId35" o:title=""/>
                </v:shape>
                <v:shape id="Picture 6027"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">
                  <v:imagedata r:id="rId35" o:title=""/>
                </v:shape>
                <v:shape id="Picture 6029"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">
                  <v:imagedata r:id="rId35" o:title=""/>
                </v:shape>
                <v:shape id="Picture 6031"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">
                  <v:imagedata r:id="rId35" o:title=""/>
                </v:shape>
                <v:shape id="Picture 6033"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">
                  <v:imagedata r:id="rId35" o:title=""/>
                </v:shape>
                <v:shape id="Picture 6035"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">
                  <v:imagedata r:id="rId35" o:title=""/>
                </v:shape>
                <v:shape id="Picture 6037"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">
                  <v:imagedata r:id="rId35" o:title=""/>
                </v:shape>
                <v:shape id="Picture 6039"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">
                  <v:imagedata r:id="rId35" o:title=""/>
                </v:shape>
                <v:shape id="Picture 6041"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">
                  <v:imagedata r:id="rId35" o:title=""/>
                </v:shape>
                <v:shape id="Picture 6043"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">
                  <v:imagedata r:id="rId35" o:title=""/>
                </v:shape>
                <v:shape id="Picture 6045"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">
                  <v:imagedata r:id="rId35" o:title=""/>
                </v:shape>
                <v:shape id="Picture 6047"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">
                  <v:imagedata r:id="rId35" o:title=""/>
                </v:shape>
                <v:shape id="Picture 6049"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">
                  <v:imagedata r:id="rId35" o:title=""/>
                </v:shape>
                <v:shape id="Picture 6051"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">
                  <v:imagedata r:id="rId35" o:title=""/>
                </v:shape>
                <v:shape id="Picture 6053"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">
                  <v:imagedata r:id="rId35" o:title=""/>
                </v:shape>
                <v:shape id="Picture 6055"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">
                  <v:imagedata r:id="rId35" o:title=""/>
                </v:shape>
                <v:shape id="Picture 6057"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">
                  <v:imagedata r:id="rId35" o:title=""/>
                </v:shape>
                <v:shape id="Picture 6059"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">
                  <v:imagedata r:id="rId35" o:title=""/>
                </v:shape>
                <v:shape id="Picture 6061"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">
                  <v:imagedata r:id="rId35" o:title=""/>
                </v:shape>
                <v:shape id="Picture 6063"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">
                  <v:imagedata r:id="rId35" o:title=""/>
                </v:shape>
                <v:shape id="Picture 6065"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">
                  <v:imagedata r:id="rId35" o:title=""/>
                </v:shape>
                <v:shape id="Picture 6067"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">
                  <v:imagedata r:id="rId35" o:title=""/>
                </v:shape>
                <v:shape id="Picture 6069"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">
                  <v:imagedata r:id="rId35" o:title=""/>
                </v:shape>
                <v:shape id="Picture 6071"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">
                  <v:imagedata r:id="rId35" o:title=""/>
                </v:shape>
                <v:shape id="Picture 6073"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">
                  <v:imagedata r:id="rId35" o:title=""/>
                </v:shape>
                <v:shape id="Picture 6075"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">
                  <v:imagedata r:id="rId35" o:title=""/>
                </v:shape>
                <v:shape id="Picture 6077"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">
                  <v:imagedata r:id="rId35" o:title=""/>
                </v:shape>
                <v:shape id="Picture 6079"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">
                  <v:imagedata r:id="rId35" o:title=""/>
                </v:shape>
                <v:shape id="Picture 6081"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">
                  <v:imagedata r:id="rId35" o:title=""/>
                </v:shape>
                <v:shape id="Picture 6083"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">
                  <v:imagedata r:id="rId35" o:title=""/>
                </v:shape>
                <v:shape id="Picture 6085"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">
                  <v:imagedata r:id="rId35" o:title=""/>
                </v:shape>
                <v:shape id="Picture 6087"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">
                  <v:imagedata r:id="rId35" o:title=""/>
                </v:shape>
                <v:shape id="Picture 6089"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">
                  <v:imagedata r:id="rId35" o:title=""/>
                </v:shape>
                <v:shape id="Picture 6091"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">
                  <v:imagedata r:id="rId35" o:title=""/>
                </v:shape>
                <v:shape id="Picture 6093"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">
                  <v:imagedata r:id="rId35" o:title=""/>
                </v:shape>
                <v:shape id="Picture 6095"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">
                  <v:imagedata r:id="rId35" o:title=""/>
                </v:shape>
                <v:shape id="Picture 6097"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">
                  <v:imagedata r:id="rId35" o:title=""/>
                </v:shape>
                <v:shape id="Picture 6099"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">
                  <v:imagedata r:id="rId35" o:title=""/>
                </v:shape>
                <v:shape id="Picture 6101"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">
                  <v:imagedata r:id="rId35" o:title=""/>
                </v:shape>
                <v:shape id="Picture 6103"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">
                  <v:imagedata r:id="rId35" o:title=""/>
                </v:shape>
                <v:shape id="Picture 6105"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">
                  <v:imagedata r:id="rId35" o:title=""/>
                </v:shape>
                <v:shape id="Picture 6107"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">
                  <v:imagedata r:id="rId35" o:title=""/>
                </v:shape>
                <v:shape id="Picture 6109"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">
                  <v:imagedata r:id="rId35" o:title=""/>
                </v:shape>
                <v:shape id="Picture 6111"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">
                  <v:imagedata r:id="rId35" o:title=""/>
                </v:shape>
                <v:shape id="Picture 6113"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">
                  <v:imagedata r:id="rId35" o:title=""/>
                </v:shape>
                <v:shape id="Picture 6115"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">
                  <v:imagedata r:id="rId35" o:title=""/>
                </v:shape>
                <v:shape id="Picture 6117"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">
                  <v:imagedata r:id="rId35" o:title=""/>
                </v:shape>
                <v:shape id="Picture 6119"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">
                  <v:imagedata r:id="rId35" o:title=""/>
                </v:shape>
                <v:shape id="Picture 6121"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">
                  <v:imagedata r:id="rId35" o:title=""/>
                </v:shape>
                <v:shape id="Picture 6123"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">
                  <v:imagedata r:id="rId35" o:title=""/>
                </v:shape>
                <v:shape id="Picture 6125"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">
                  <v:imagedata r:id="rId35" o:title=""/>
                </v:shape>
                <v:shape id="Picture 6127"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">
                  <v:imagedata r:id="rId35" o:title=""/>
                </v:shape>
                <v:shape id="Picture 6129"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">
                  <v:imagedata r:id="rId35" o:title=""/>
                </v:shape>
                <v:shape id="Picture 6131"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">
                  <v:imagedata r:id="rId35" o:title=""/>
                </v:shape>
                <v:shape id="Picture 6133"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">
                  <v:imagedata r:id="rId35" o:title=""/>
                </v:shape>
                <v:shape id="Picture 6135"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">
                  <v:imagedata r:id="rId35" o:title=""/>
                </v:shape>
                <v:shape id="Picture 6137"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">
                  <v:imagedata r:id="rId35" o:title=""/>
                </v:shape>
                <v:shape id="Picture 6139"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">
                  <v:imagedata r:id="rId35" o:title=""/>
                </v:shape>
                <v:shape id="Picture 6141"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">
                  <v:imagedata r:id="rId35" o:title=""/>
                </v:shape>
                <v:shape id="Picture 6143"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">
                  <v:imagedata r:id="rId35" o:title=""/>
                </v:shape>
                <v:shape id="Picture 6145"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">
                  <v:imagedata r:id="rId35" o:title=""/>
                </v:shape>
                <v:shape id="Picture 6147"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">
                  <v:imagedata r:id="rId35" o:title=""/>
                </v:shape>
                <v:shape id="Picture 6149"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">
                  <v:imagedata r:id="rId35" o:title=""/>
                </v:shape>
                <v:shape id="Picture 6151"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">
                  <v:imagedata r:id="rId35" o:title=""/>
                </v:shape>
                <v:shape id="Picture 6153"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">
                  <v:imagedata r:id="rId35" o:title=""/>
                </v:shape>
                <v:shape id="Picture 6155"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">
                  <v:imagedata r:id="rId35" o:title=""/>
                </v:shape>
                <v:shape id="Picture 6157"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">
                  <v:imagedata r:id="rId35" o:title=""/>
                </v:shape>
                <v:shape id="Picture 6159"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">
                  <v:imagedata r:id="rId35" o:title=""/>
                </v:shape>
                <v:shape id="Picture 6161"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">
                  <v:imagedata r:id="rId35" o:title=""/>
                </v:shape>
                <v:shape id="Picture 6163"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">
                  <v:imagedata r:id="rId35" o:title=""/>
                </v:shape>
                <v:shape id="Picture 6165"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">
                  <v:imagedata r:id="rId35" o:title=""/>
                </v:shape>
                <v:shape id="Picture 6167"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">
                  <v:imagedata r:id="rId35" o:title=""/>
                </v:shape>
                <v:shape id="Picture 6169"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">
                  <v:imagedata r:id="rId35" o:title=""/>
                </v:shape>
                <v:shape id="Picture 6171"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">
                  <v:imagedata r:id="rId35" o:title=""/>
                </v:shape>
                <v:shape id="Picture 6173"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">
                  <v:imagedata r:id="rId35" o:title=""/>
                </v:shape>
                <v:shape id="Picture 6175"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">
                  <v:imagedata r:id="rId35" o:title=""/>
                </v:shape>
                <v:shape id="Picture 6177"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">
                  <v:imagedata r:id="rId35" o:title=""/>
                </v:shape>
                <v:shape id="Picture 6179"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">
                  <v:imagedata r:id="rId35" o:title=""/>
                </v:shape>
                <v:shape id="Picture 6181"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">
                  <v:imagedata r:id="rId35" o:title=""/>
                </v:shape>
                <v:shape id="Picture 6183"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">
                  <v:imagedata r:id="rId35" o:title=""/>
                </v:shape>
                <v:shape id="Picture 6185"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">
                  <v:imagedata r:id="rId35" o:title=""/>
                </v:shape>
                <v:shape id="Picture 6187"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">
                  <v:imagedata r:id="rId35" o:title=""/>
                </v:shape>
                <v:shape id="Picture 6189"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">
                  <v:imagedata r:id="rId35" o:title=""/>
                </v:shape>
                <v:shape id="Picture 6191"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">
                  <v:imagedata r:id="rId35" o:title=""/>
                </v:shape>
                <v:shape id="Picture 6193"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">
                  <v:imagedata r:id="rId35" o:title=""/>
                </v:shape>
                <v:shape id="Picture 6195"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">
                  <v:imagedata r:id="rId35" o:title=""/>
                </v:shape>
                <v:shape id="Picture 6197"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">
                  <v:imagedata r:id="rId35" o:title=""/>
                </v:shape>
                <v:shape id="Picture 6199"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">
                  <v:imagedata r:id="rId35" o:title=""/>
                </v:shape>
                <v:shape id="Picture 6201"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">
                  <v:imagedata r:id="rId35" o:title=""/>
                </v:shape>
                <v:shape id="Picture 6203"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">
                  <v:imagedata r:id="rId35" o:title=""/>
                </v:shape>
                <v:shape id="Picture 6205"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">
                  <v:imagedata r:id="rId35" o:title=""/>
                </v:shape>
                <v:shape id="Picture 6207"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">
                  <v:imagedata r:id="rId35" o:title=""/>
                </v:shape>
                <v:shape id="Picture 6209"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">
                  <v:imagedata r:id="rId35" o:title=""/>
                </v:shape>
                <v:shape id="Picture 6211"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">
                  <v:imagedata r:id="rId35" o:title=""/>
                </v:shape>
                <v:shape id="Picture 6213"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">
                  <v:imagedata r:id="rId35" o:title=""/>
                </v:shape>
                <v:shape id="Picture 6215"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">
                  <v:imagedata r:id="rId35" o:title=""/>
                </v:shape>
                <v:shape id="Picture 6217"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">
                  <v:imagedata r:id="rId35" o:title=""/>
                </v:shape>
                <v:shape id="Picture 6219"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">
                  <v:imagedata r:id="rId35" o:title=""/>
                </v:shape>
                <v:shape id="Picture 6221"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">
                  <v:imagedata r:id="rId35" o:title=""/>
                </v:shape>
                <v:shape id="Picture 6223"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">
                  <v:imagedata r:id="rId35" o:title=""/>
                </v:shape>
                <v:shape id="Picture 6225"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">
                  <v:imagedata r:id="rId35" o:title=""/>
                </v:shape>
                <v:shape id="Picture 6227"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">
                  <v:imagedata r:id="rId35" o:title=""/>
                </v:shape>
                <v:shape id="Picture 6229"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">
                  <v:imagedata r:id="rId35" o:title=""/>
                </v:shape>
                <v:shape id="Picture 6231"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">
                  <v:imagedata r:id="rId35" o:title=""/>
                </v:shape>
                <v:shape id="Picture 6233"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">
                  <v:imagedata r:id="rId35" o:title=""/>
                </v:shape>
                <v:shape id="Picture 6235"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">
                  <v:imagedata r:id="rId35" o:title=""/>
                </v:shape>
                <v:shape id="Picture 6237"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">
                  <v:imagedata r:id="rId35" o:title=""/>
                </v:shape>
                <v:shape id="Picture 6239"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">
                  <v:imagedata r:id="rId35" o:title=""/>
                </v:shape>
                <v:shape id="Picture 6241"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">
                  <v:imagedata r:id="rId35" o:title=""/>
                </v:shape>
                <v:shape id="Picture 6243"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">
                  <v:imagedata r:id="rId35" o:title=""/>
                </v:shape>
                <v:shape id="Picture 6245"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">
                  <v:imagedata r:id="rId35" o:title=""/>
                </v:shape>
                <v:shape id="Picture 6247"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">
                  <v:imagedata r:id="rId35" o:title=""/>
                </v:shape>
                <v:shape id="Picture 6249"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">
                  <v:imagedata r:id="rId35" o:title=""/>
                </v:shape>
                <v:shape id="Picture 6251"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">
                  <v:imagedata r:id="rId35" o:title=""/>
                </v:shape>
                <v:shape id="Picture 6253"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">
                  <v:imagedata r:id="rId35" o:title=""/>
                </v:shape>
                <v:shape id="Picture 6255"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">
                  <v:imagedata r:id="rId35" o:title=""/>
                </v:shape>
                <v:shape id="Picture 6257"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">
                  <v:imagedata r:id="rId35" o:title=""/>
                </v:shape>
                <v:shape id="Picture 6259"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">
                  <v:imagedata r:id="rId35" o:title=""/>
                </v:shape>
                <v:shape id="Picture 6261"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">
                  <v:imagedata r:id="rId35" o:title=""/>
                </v:shape>
                <v:shape id="Picture 6263"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">
                  <v:imagedata r:id="rId35" o:title=""/>
                </v:shape>
                <v:shape id="Picture 6265"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">
                  <v:imagedata r:id="rId35" o:title=""/>
                </v:shape>
                <v:shape id="Picture 6267"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">
                  <v:imagedata r:id="rId35" o:title=""/>
                </v:shape>
                <v:shape id="Picture 6269"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">
                  <v:imagedata r:id="rId35" o:title=""/>
                </v:shape>
                <v:shape id="Picture 6271"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">
                  <v:imagedata r:id="rId35" o:title=""/>
                </v:shape>
                <v:shape id="Picture 6273"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">
                  <v:imagedata r:id="rId35" o:title=""/>
                </v:shape>
                <v:shape id="Picture 6275"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">
                  <v:imagedata r:id="rId35" o:title=""/>
                </v:shape>
                <v:shape id="Picture 6277"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">
                  <v:imagedata r:id="rId35" o:title=""/>
                </v:shape>
                <v:shape id="Picture 6279"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">
                  <v:imagedata r:id="rId35" o:title=""/>
                </v:shape>
                <v:shape id="Picture 6281"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">
                  <v:imagedata r:id="rId35" o:title=""/>
                </v:shape>
                <v:shape id="Picture 6283"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">
                  <v:imagedata r:id="rId36" o:title=""/>
                </v:shape>
                <w10:anchorlock/>
              </v:group>
            </w:pict>
          </mc:Fallback>
        </mc:AlternateContent>
      </w:r>
    </w:p>
    <w:p w14:paraId="17E5B35D" w14:textId="77777777" w:rsidR="0090432E" w:rsidRDefault="004A30B3">
      <w:pPr>
        <w:spacing w:after="4" w:line="260" w:lineRule="auto"/>
        <w:ind w:left="-5" w:right="0"/>
        <w:jc w:val="left"/>
      </w:pPr>
      <w:r>
        <w:rPr>
          <w:b/>
        </w:rPr>
        <w:t xml:space="preserve">Beispiel </w:t>
      </w:r>
    </w:p>
    <w:p w14:paraId="621EBA25" w14:textId="77777777" w:rsidR="0090432E" w:rsidRDefault="004A30B3">
      <w:pPr>
        <w:spacing w:after="124" w:line="259" w:lineRule="auto"/>
        <w:ind w:left="-29" w:right="-26" w:firstLine="0"/>
        <w:jc w:val="left"/>
      </w:pPr>
      <w:r>
        <w:rPr>
          <w:rFonts w:ascii="Calibri" w:eastAsia="Calibri" w:hAnsi="Calibri" w:cs="Calibri"/>
          <w:noProof/>
        </w:rPr>
        <mc:AlternateContent>
          <mc:Choice Requires="wpg">
            <w:drawing>
              <wp:inline distT="0" distB="0" distL="0" distR="0" wp14:anchorId="28880F64" wp14:editId="06C34041">
                <wp:extent cx="5796738" cy="6096"/>
                <wp:effectExtent l="0" t="0" r="0" b="0"/>
                <wp:docPr id="69336" name="Group 69336"/>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6285" name="Picture 6285"/>
                          <pic:cNvPicPr/>
                        </pic:nvPicPr>
                        <pic:blipFill>
                          <a:blip r:embed="rId33"/>
                          <a:stretch>
                            <a:fillRect/>
                          </a:stretch>
                        </pic:blipFill>
                        <pic:spPr>
                          <a:xfrm>
                            <a:off x="0" y="0"/>
                            <a:ext cx="30480" cy="6096"/>
                          </a:xfrm>
                          <a:prstGeom prst="rect">
                            <a:avLst/>
                          </a:prstGeom>
                        </pic:spPr>
                      </pic:pic>
                      <pic:pic xmlns:pic="http://schemas.openxmlformats.org/drawingml/2006/picture">
                        <pic:nvPicPr>
                          <pic:cNvPr id="6287" name="Picture 6287"/>
                          <pic:cNvPicPr/>
                        </pic:nvPicPr>
                        <pic:blipFill>
                          <a:blip r:embed="rId33"/>
                          <a:stretch>
                            <a:fillRect/>
                          </a:stretch>
                        </pic:blipFill>
                        <pic:spPr>
                          <a:xfrm>
                            <a:off x="30480" y="0"/>
                            <a:ext cx="30480" cy="6096"/>
                          </a:xfrm>
                          <a:prstGeom prst="rect">
                            <a:avLst/>
                          </a:prstGeom>
                        </pic:spPr>
                      </pic:pic>
                      <pic:pic xmlns:pic="http://schemas.openxmlformats.org/drawingml/2006/picture">
                        <pic:nvPicPr>
                          <pic:cNvPr id="6289" name="Picture 6289"/>
                          <pic:cNvPicPr/>
                        </pic:nvPicPr>
                        <pic:blipFill>
                          <a:blip r:embed="rId33"/>
                          <a:stretch>
                            <a:fillRect/>
                          </a:stretch>
                        </pic:blipFill>
                        <pic:spPr>
                          <a:xfrm>
                            <a:off x="60960" y="0"/>
                            <a:ext cx="30480" cy="6096"/>
                          </a:xfrm>
                          <a:prstGeom prst="rect">
                            <a:avLst/>
                          </a:prstGeom>
                        </pic:spPr>
                      </pic:pic>
                      <pic:pic xmlns:pic="http://schemas.openxmlformats.org/drawingml/2006/picture">
                        <pic:nvPicPr>
                          <pic:cNvPr id="6291" name="Picture 6291"/>
                          <pic:cNvPicPr/>
                        </pic:nvPicPr>
                        <pic:blipFill>
                          <a:blip r:embed="rId33"/>
                          <a:stretch>
                            <a:fillRect/>
                          </a:stretch>
                        </pic:blipFill>
                        <pic:spPr>
                          <a:xfrm>
                            <a:off x="91440" y="0"/>
                            <a:ext cx="30480" cy="6096"/>
                          </a:xfrm>
                          <a:prstGeom prst="rect">
                            <a:avLst/>
                          </a:prstGeom>
                        </pic:spPr>
                      </pic:pic>
                      <pic:pic xmlns:pic="http://schemas.openxmlformats.org/drawingml/2006/picture">
                        <pic:nvPicPr>
                          <pic:cNvPr id="6293" name="Picture 6293"/>
                          <pic:cNvPicPr/>
                        </pic:nvPicPr>
                        <pic:blipFill>
                          <a:blip r:embed="rId33"/>
                          <a:stretch>
                            <a:fillRect/>
                          </a:stretch>
                        </pic:blipFill>
                        <pic:spPr>
                          <a:xfrm>
                            <a:off x="121920" y="0"/>
                            <a:ext cx="30480" cy="6096"/>
                          </a:xfrm>
                          <a:prstGeom prst="rect">
                            <a:avLst/>
                          </a:prstGeom>
                        </pic:spPr>
                      </pic:pic>
                      <pic:pic xmlns:pic="http://schemas.openxmlformats.org/drawingml/2006/picture">
                        <pic:nvPicPr>
                          <pic:cNvPr id="6295" name="Picture 6295"/>
                          <pic:cNvPicPr/>
                        </pic:nvPicPr>
                        <pic:blipFill>
                          <a:blip r:embed="rId33"/>
                          <a:stretch>
                            <a:fillRect/>
                          </a:stretch>
                        </pic:blipFill>
                        <pic:spPr>
                          <a:xfrm>
                            <a:off x="152400" y="0"/>
                            <a:ext cx="30480" cy="6096"/>
                          </a:xfrm>
                          <a:prstGeom prst="rect">
                            <a:avLst/>
                          </a:prstGeom>
                        </pic:spPr>
                      </pic:pic>
                      <pic:pic xmlns:pic="http://schemas.openxmlformats.org/drawingml/2006/picture">
                        <pic:nvPicPr>
                          <pic:cNvPr id="6297" name="Picture 6297"/>
                          <pic:cNvPicPr/>
                        </pic:nvPicPr>
                        <pic:blipFill>
                          <a:blip r:embed="rId33"/>
                          <a:stretch>
                            <a:fillRect/>
                          </a:stretch>
                        </pic:blipFill>
                        <pic:spPr>
                          <a:xfrm>
                            <a:off x="182880" y="0"/>
                            <a:ext cx="30480" cy="6096"/>
                          </a:xfrm>
                          <a:prstGeom prst="rect">
                            <a:avLst/>
                          </a:prstGeom>
                        </pic:spPr>
                      </pic:pic>
                      <pic:pic xmlns:pic="http://schemas.openxmlformats.org/drawingml/2006/picture">
                        <pic:nvPicPr>
                          <pic:cNvPr id="6299" name="Picture 6299"/>
                          <pic:cNvPicPr/>
                        </pic:nvPicPr>
                        <pic:blipFill>
                          <a:blip r:embed="rId33"/>
                          <a:stretch>
                            <a:fillRect/>
                          </a:stretch>
                        </pic:blipFill>
                        <pic:spPr>
                          <a:xfrm>
                            <a:off x="213360" y="0"/>
                            <a:ext cx="30480" cy="6096"/>
                          </a:xfrm>
                          <a:prstGeom prst="rect">
                            <a:avLst/>
                          </a:prstGeom>
                        </pic:spPr>
                      </pic:pic>
                      <pic:pic xmlns:pic="http://schemas.openxmlformats.org/drawingml/2006/picture">
                        <pic:nvPicPr>
                          <pic:cNvPr id="6301" name="Picture 6301"/>
                          <pic:cNvPicPr/>
                        </pic:nvPicPr>
                        <pic:blipFill>
                          <a:blip r:embed="rId33"/>
                          <a:stretch>
                            <a:fillRect/>
                          </a:stretch>
                        </pic:blipFill>
                        <pic:spPr>
                          <a:xfrm>
                            <a:off x="243840" y="0"/>
                            <a:ext cx="30480" cy="6096"/>
                          </a:xfrm>
                          <a:prstGeom prst="rect">
                            <a:avLst/>
                          </a:prstGeom>
                        </pic:spPr>
                      </pic:pic>
                      <pic:pic xmlns:pic="http://schemas.openxmlformats.org/drawingml/2006/picture">
                        <pic:nvPicPr>
                          <pic:cNvPr id="6303" name="Picture 6303"/>
                          <pic:cNvPicPr/>
                        </pic:nvPicPr>
                        <pic:blipFill>
                          <a:blip r:embed="rId33"/>
                          <a:stretch>
                            <a:fillRect/>
                          </a:stretch>
                        </pic:blipFill>
                        <pic:spPr>
                          <a:xfrm>
                            <a:off x="274320" y="0"/>
                            <a:ext cx="30480" cy="6096"/>
                          </a:xfrm>
                          <a:prstGeom prst="rect">
                            <a:avLst/>
                          </a:prstGeom>
                        </pic:spPr>
                      </pic:pic>
                      <pic:pic xmlns:pic="http://schemas.openxmlformats.org/drawingml/2006/picture">
                        <pic:nvPicPr>
                          <pic:cNvPr id="6305" name="Picture 6305"/>
                          <pic:cNvPicPr/>
                        </pic:nvPicPr>
                        <pic:blipFill>
                          <a:blip r:embed="rId33"/>
                          <a:stretch>
                            <a:fillRect/>
                          </a:stretch>
                        </pic:blipFill>
                        <pic:spPr>
                          <a:xfrm>
                            <a:off x="304800" y="0"/>
                            <a:ext cx="30480" cy="6096"/>
                          </a:xfrm>
                          <a:prstGeom prst="rect">
                            <a:avLst/>
                          </a:prstGeom>
                        </pic:spPr>
                      </pic:pic>
                      <pic:pic xmlns:pic="http://schemas.openxmlformats.org/drawingml/2006/picture">
                        <pic:nvPicPr>
                          <pic:cNvPr id="6307" name="Picture 6307"/>
                          <pic:cNvPicPr/>
                        </pic:nvPicPr>
                        <pic:blipFill>
                          <a:blip r:embed="rId33"/>
                          <a:stretch>
                            <a:fillRect/>
                          </a:stretch>
                        </pic:blipFill>
                        <pic:spPr>
                          <a:xfrm>
                            <a:off x="335280" y="0"/>
                            <a:ext cx="30480" cy="6096"/>
                          </a:xfrm>
                          <a:prstGeom prst="rect">
                            <a:avLst/>
                          </a:prstGeom>
                        </pic:spPr>
                      </pic:pic>
                      <pic:pic xmlns:pic="http://schemas.openxmlformats.org/drawingml/2006/picture">
                        <pic:nvPicPr>
                          <pic:cNvPr id="6309" name="Picture 6309"/>
                          <pic:cNvPicPr/>
                        </pic:nvPicPr>
                        <pic:blipFill>
                          <a:blip r:embed="rId33"/>
                          <a:stretch>
                            <a:fillRect/>
                          </a:stretch>
                        </pic:blipFill>
                        <pic:spPr>
                          <a:xfrm>
                            <a:off x="365760" y="0"/>
                            <a:ext cx="30480" cy="6096"/>
                          </a:xfrm>
                          <a:prstGeom prst="rect">
                            <a:avLst/>
                          </a:prstGeom>
                        </pic:spPr>
                      </pic:pic>
                      <pic:pic xmlns:pic="http://schemas.openxmlformats.org/drawingml/2006/picture">
                        <pic:nvPicPr>
                          <pic:cNvPr id="6311" name="Picture 6311"/>
                          <pic:cNvPicPr/>
                        </pic:nvPicPr>
                        <pic:blipFill>
                          <a:blip r:embed="rId33"/>
                          <a:stretch>
                            <a:fillRect/>
                          </a:stretch>
                        </pic:blipFill>
                        <pic:spPr>
                          <a:xfrm>
                            <a:off x="396189" y="0"/>
                            <a:ext cx="30480" cy="6096"/>
                          </a:xfrm>
                          <a:prstGeom prst="rect">
                            <a:avLst/>
                          </a:prstGeom>
                        </pic:spPr>
                      </pic:pic>
                      <pic:pic xmlns:pic="http://schemas.openxmlformats.org/drawingml/2006/picture">
                        <pic:nvPicPr>
                          <pic:cNvPr id="6313" name="Picture 6313"/>
                          <pic:cNvPicPr/>
                        </pic:nvPicPr>
                        <pic:blipFill>
                          <a:blip r:embed="rId33"/>
                          <a:stretch>
                            <a:fillRect/>
                          </a:stretch>
                        </pic:blipFill>
                        <pic:spPr>
                          <a:xfrm>
                            <a:off x="426669" y="0"/>
                            <a:ext cx="30480" cy="6096"/>
                          </a:xfrm>
                          <a:prstGeom prst="rect">
                            <a:avLst/>
                          </a:prstGeom>
                        </pic:spPr>
                      </pic:pic>
                      <pic:pic xmlns:pic="http://schemas.openxmlformats.org/drawingml/2006/picture">
                        <pic:nvPicPr>
                          <pic:cNvPr id="6315" name="Picture 6315"/>
                          <pic:cNvPicPr/>
                        </pic:nvPicPr>
                        <pic:blipFill>
                          <a:blip r:embed="rId33"/>
                          <a:stretch>
                            <a:fillRect/>
                          </a:stretch>
                        </pic:blipFill>
                        <pic:spPr>
                          <a:xfrm>
                            <a:off x="457149" y="0"/>
                            <a:ext cx="30480" cy="6096"/>
                          </a:xfrm>
                          <a:prstGeom prst="rect">
                            <a:avLst/>
                          </a:prstGeom>
                        </pic:spPr>
                      </pic:pic>
                      <pic:pic xmlns:pic="http://schemas.openxmlformats.org/drawingml/2006/picture">
                        <pic:nvPicPr>
                          <pic:cNvPr id="6317" name="Picture 6317"/>
                          <pic:cNvPicPr/>
                        </pic:nvPicPr>
                        <pic:blipFill>
                          <a:blip r:embed="rId33"/>
                          <a:stretch>
                            <a:fillRect/>
                          </a:stretch>
                        </pic:blipFill>
                        <pic:spPr>
                          <a:xfrm>
                            <a:off x="487629" y="0"/>
                            <a:ext cx="30480" cy="6096"/>
                          </a:xfrm>
                          <a:prstGeom prst="rect">
                            <a:avLst/>
                          </a:prstGeom>
                        </pic:spPr>
                      </pic:pic>
                      <pic:pic xmlns:pic="http://schemas.openxmlformats.org/drawingml/2006/picture">
                        <pic:nvPicPr>
                          <pic:cNvPr id="6319" name="Picture 6319"/>
                          <pic:cNvPicPr/>
                        </pic:nvPicPr>
                        <pic:blipFill>
                          <a:blip r:embed="rId33"/>
                          <a:stretch>
                            <a:fillRect/>
                          </a:stretch>
                        </pic:blipFill>
                        <pic:spPr>
                          <a:xfrm>
                            <a:off x="518109" y="0"/>
                            <a:ext cx="30480" cy="6096"/>
                          </a:xfrm>
                          <a:prstGeom prst="rect">
                            <a:avLst/>
                          </a:prstGeom>
                        </pic:spPr>
                      </pic:pic>
                      <pic:pic xmlns:pic="http://schemas.openxmlformats.org/drawingml/2006/picture">
                        <pic:nvPicPr>
                          <pic:cNvPr id="6321" name="Picture 6321"/>
                          <pic:cNvPicPr/>
                        </pic:nvPicPr>
                        <pic:blipFill>
                          <a:blip r:embed="rId33"/>
                          <a:stretch>
                            <a:fillRect/>
                          </a:stretch>
                        </pic:blipFill>
                        <pic:spPr>
                          <a:xfrm>
                            <a:off x="548589" y="0"/>
                            <a:ext cx="30480" cy="6096"/>
                          </a:xfrm>
                          <a:prstGeom prst="rect">
                            <a:avLst/>
                          </a:prstGeom>
                        </pic:spPr>
                      </pic:pic>
                      <pic:pic xmlns:pic="http://schemas.openxmlformats.org/drawingml/2006/picture">
                        <pic:nvPicPr>
                          <pic:cNvPr id="6323" name="Picture 6323"/>
                          <pic:cNvPicPr/>
                        </pic:nvPicPr>
                        <pic:blipFill>
                          <a:blip r:embed="rId33"/>
                          <a:stretch>
                            <a:fillRect/>
                          </a:stretch>
                        </pic:blipFill>
                        <pic:spPr>
                          <a:xfrm>
                            <a:off x="579069" y="0"/>
                            <a:ext cx="30480" cy="6096"/>
                          </a:xfrm>
                          <a:prstGeom prst="rect">
                            <a:avLst/>
                          </a:prstGeom>
                        </pic:spPr>
                      </pic:pic>
                      <pic:pic xmlns:pic="http://schemas.openxmlformats.org/drawingml/2006/picture">
                        <pic:nvPicPr>
                          <pic:cNvPr id="6325" name="Picture 6325"/>
                          <pic:cNvPicPr/>
                        </pic:nvPicPr>
                        <pic:blipFill>
                          <a:blip r:embed="rId33"/>
                          <a:stretch>
                            <a:fillRect/>
                          </a:stretch>
                        </pic:blipFill>
                        <pic:spPr>
                          <a:xfrm>
                            <a:off x="609549" y="0"/>
                            <a:ext cx="30480" cy="6096"/>
                          </a:xfrm>
                          <a:prstGeom prst="rect">
                            <a:avLst/>
                          </a:prstGeom>
                        </pic:spPr>
                      </pic:pic>
                      <pic:pic xmlns:pic="http://schemas.openxmlformats.org/drawingml/2006/picture">
                        <pic:nvPicPr>
                          <pic:cNvPr id="6327" name="Picture 6327"/>
                          <pic:cNvPicPr/>
                        </pic:nvPicPr>
                        <pic:blipFill>
                          <a:blip r:embed="rId33"/>
                          <a:stretch>
                            <a:fillRect/>
                          </a:stretch>
                        </pic:blipFill>
                        <pic:spPr>
                          <a:xfrm>
                            <a:off x="640029" y="0"/>
                            <a:ext cx="30480" cy="6096"/>
                          </a:xfrm>
                          <a:prstGeom prst="rect">
                            <a:avLst/>
                          </a:prstGeom>
                        </pic:spPr>
                      </pic:pic>
                      <pic:pic xmlns:pic="http://schemas.openxmlformats.org/drawingml/2006/picture">
                        <pic:nvPicPr>
                          <pic:cNvPr id="6329" name="Picture 6329"/>
                          <pic:cNvPicPr/>
                        </pic:nvPicPr>
                        <pic:blipFill>
                          <a:blip r:embed="rId33"/>
                          <a:stretch>
                            <a:fillRect/>
                          </a:stretch>
                        </pic:blipFill>
                        <pic:spPr>
                          <a:xfrm>
                            <a:off x="670509" y="0"/>
                            <a:ext cx="30480" cy="6096"/>
                          </a:xfrm>
                          <a:prstGeom prst="rect">
                            <a:avLst/>
                          </a:prstGeom>
                        </pic:spPr>
                      </pic:pic>
                      <pic:pic xmlns:pic="http://schemas.openxmlformats.org/drawingml/2006/picture">
                        <pic:nvPicPr>
                          <pic:cNvPr id="6331" name="Picture 6331"/>
                          <pic:cNvPicPr/>
                        </pic:nvPicPr>
                        <pic:blipFill>
                          <a:blip r:embed="rId33"/>
                          <a:stretch>
                            <a:fillRect/>
                          </a:stretch>
                        </pic:blipFill>
                        <pic:spPr>
                          <a:xfrm>
                            <a:off x="700989" y="0"/>
                            <a:ext cx="30480" cy="6096"/>
                          </a:xfrm>
                          <a:prstGeom prst="rect">
                            <a:avLst/>
                          </a:prstGeom>
                        </pic:spPr>
                      </pic:pic>
                      <pic:pic xmlns:pic="http://schemas.openxmlformats.org/drawingml/2006/picture">
                        <pic:nvPicPr>
                          <pic:cNvPr id="6333" name="Picture 6333"/>
                          <pic:cNvPicPr/>
                        </pic:nvPicPr>
                        <pic:blipFill>
                          <a:blip r:embed="rId33"/>
                          <a:stretch>
                            <a:fillRect/>
                          </a:stretch>
                        </pic:blipFill>
                        <pic:spPr>
                          <a:xfrm>
                            <a:off x="731469" y="0"/>
                            <a:ext cx="30480" cy="6096"/>
                          </a:xfrm>
                          <a:prstGeom prst="rect">
                            <a:avLst/>
                          </a:prstGeom>
                        </pic:spPr>
                      </pic:pic>
                      <pic:pic xmlns:pic="http://schemas.openxmlformats.org/drawingml/2006/picture">
                        <pic:nvPicPr>
                          <pic:cNvPr id="6335" name="Picture 6335"/>
                          <pic:cNvPicPr/>
                        </pic:nvPicPr>
                        <pic:blipFill>
                          <a:blip r:embed="rId33"/>
                          <a:stretch>
                            <a:fillRect/>
                          </a:stretch>
                        </pic:blipFill>
                        <pic:spPr>
                          <a:xfrm>
                            <a:off x="761949" y="0"/>
                            <a:ext cx="30480" cy="6096"/>
                          </a:xfrm>
                          <a:prstGeom prst="rect">
                            <a:avLst/>
                          </a:prstGeom>
                        </pic:spPr>
                      </pic:pic>
                      <pic:pic xmlns:pic="http://schemas.openxmlformats.org/drawingml/2006/picture">
                        <pic:nvPicPr>
                          <pic:cNvPr id="6337" name="Picture 6337"/>
                          <pic:cNvPicPr/>
                        </pic:nvPicPr>
                        <pic:blipFill>
                          <a:blip r:embed="rId33"/>
                          <a:stretch>
                            <a:fillRect/>
                          </a:stretch>
                        </pic:blipFill>
                        <pic:spPr>
                          <a:xfrm>
                            <a:off x="792429" y="0"/>
                            <a:ext cx="30480" cy="6096"/>
                          </a:xfrm>
                          <a:prstGeom prst="rect">
                            <a:avLst/>
                          </a:prstGeom>
                        </pic:spPr>
                      </pic:pic>
                      <pic:pic xmlns:pic="http://schemas.openxmlformats.org/drawingml/2006/picture">
                        <pic:nvPicPr>
                          <pic:cNvPr id="6339" name="Picture 6339"/>
                          <pic:cNvPicPr/>
                        </pic:nvPicPr>
                        <pic:blipFill>
                          <a:blip r:embed="rId33"/>
                          <a:stretch>
                            <a:fillRect/>
                          </a:stretch>
                        </pic:blipFill>
                        <pic:spPr>
                          <a:xfrm>
                            <a:off x="822909" y="0"/>
                            <a:ext cx="30480" cy="6096"/>
                          </a:xfrm>
                          <a:prstGeom prst="rect">
                            <a:avLst/>
                          </a:prstGeom>
                        </pic:spPr>
                      </pic:pic>
                      <pic:pic xmlns:pic="http://schemas.openxmlformats.org/drawingml/2006/picture">
                        <pic:nvPicPr>
                          <pic:cNvPr id="6341" name="Picture 6341"/>
                          <pic:cNvPicPr/>
                        </pic:nvPicPr>
                        <pic:blipFill>
                          <a:blip r:embed="rId33"/>
                          <a:stretch>
                            <a:fillRect/>
                          </a:stretch>
                        </pic:blipFill>
                        <pic:spPr>
                          <a:xfrm>
                            <a:off x="853389" y="0"/>
                            <a:ext cx="30480" cy="6096"/>
                          </a:xfrm>
                          <a:prstGeom prst="rect">
                            <a:avLst/>
                          </a:prstGeom>
                        </pic:spPr>
                      </pic:pic>
                      <pic:pic xmlns:pic="http://schemas.openxmlformats.org/drawingml/2006/picture">
                        <pic:nvPicPr>
                          <pic:cNvPr id="6343" name="Picture 6343"/>
                          <pic:cNvPicPr/>
                        </pic:nvPicPr>
                        <pic:blipFill>
                          <a:blip r:embed="rId33"/>
                          <a:stretch>
                            <a:fillRect/>
                          </a:stretch>
                        </pic:blipFill>
                        <pic:spPr>
                          <a:xfrm>
                            <a:off x="883869" y="0"/>
                            <a:ext cx="30480" cy="6096"/>
                          </a:xfrm>
                          <a:prstGeom prst="rect">
                            <a:avLst/>
                          </a:prstGeom>
                        </pic:spPr>
                      </pic:pic>
                      <pic:pic xmlns:pic="http://schemas.openxmlformats.org/drawingml/2006/picture">
                        <pic:nvPicPr>
                          <pic:cNvPr id="6345" name="Picture 6345"/>
                          <pic:cNvPicPr/>
                        </pic:nvPicPr>
                        <pic:blipFill>
                          <a:blip r:embed="rId33"/>
                          <a:stretch>
                            <a:fillRect/>
                          </a:stretch>
                        </pic:blipFill>
                        <pic:spPr>
                          <a:xfrm>
                            <a:off x="914349" y="0"/>
                            <a:ext cx="30480" cy="6096"/>
                          </a:xfrm>
                          <a:prstGeom prst="rect">
                            <a:avLst/>
                          </a:prstGeom>
                        </pic:spPr>
                      </pic:pic>
                      <pic:pic xmlns:pic="http://schemas.openxmlformats.org/drawingml/2006/picture">
                        <pic:nvPicPr>
                          <pic:cNvPr id="6347" name="Picture 6347"/>
                          <pic:cNvPicPr/>
                        </pic:nvPicPr>
                        <pic:blipFill>
                          <a:blip r:embed="rId33"/>
                          <a:stretch>
                            <a:fillRect/>
                          </a:stretch>
                        </pic:blipFill>
                        <pic:spPr>
                          <a:xfrm>
                            <a:off x="944829" y="0"/>
                            <a:ext cx="30480" cy="6096"/>
                          </a:xfrm>
                          <a:prstGeom prst="rect">
                            <a:avLst/>
                          </a:prstGeom>
                        </pic:spPr>
                      </pic:pic>
                      <pic:pic xmlns:pic="http://schemas.openxmlformats.org/drawingml/2006/picture">
                        <pic:nvPicPr>
                          <pic:cNvPr id="6349" name="Picture 6349"/>
                          <pic:cNvPicPr/>
                        </pic:nvPicPr>
                        <pic:blipFill>
                          <a:blip r:embed="rId33"/>
                          <a:stretch>
                            <a:fillRect/>
                          </a:stretch>
                        </pic:blipFill>
                        <pic:spPr>
                          <a:xfrm>
                            <a:off x="975309" y="0"/>
                            <a:ext cx="30480" cy="6096"/>
                          </a:xfrm>
                          <a:prstGeom prst="rect">
                            <a:avLst/>
                          </a:prstGeom>
                        </pic:spPr>
                      </pic:pic>
                      <pic:pic xmlns:pic="http://schemas.openxmlformats.org/drawingml/2006/picture">
                        <pic:nvPicPr>
                          <pic:cNvPr id="6351" name="Picture 6351"/>
                          <pic:cNvPicPr/>
                        </pic:nvPicPr>
                        <pic:blipFill>
                          <a:blip r:embed="rId33"/>
                          <a:stretch>
                            <a:fillRect/>
                          </a:stretch>
                        </pic:blipFill>
                        <pic:spPr>
                          <a:xfrm>
                            <a:off x="1005789" y="0"/>
                            <a:ext cx="30480" cy="6096"/>
                          </a:xfrm>
                          <a:prstGeom prst="rect">
                            <a:avLst/>
                          </a:prstGeom>
                        </pic:spPr>
                      </pic:pic>
                      <pic:pic xmlns:pic="http://schemas.openxmlformats.org/drawingml/2006/picture">
                        <pic:nvPicPr>
                          <pic:cNvPr id="6353" name="Picture 6353"/>
                          <pic:cNvPicPr/>
                        </pic:nvPicPr>
                        <pic:blipFill>
                          <a:blip r:embed="rId33"/>
                          <a:stretch>
                            <a:fillRect/>
                          </a:stretch>
                        </pic:blipFill>
                        <pic:spPr>
                          <a:xfrm>
                            <a:off x="1036269" y="0"/>
                            <a:ext cx="30480" cy="6096"/>
                          </a:xfrm>
                          <a:prstGeom prst="rect">
                            <a:avLst/>
                          </a:prstGeom>
                        </pic:spPr>
                      </pic:pic>
                      <pic:pic xmlns:pic="http://schemas.openxmlformats.org/drawingml/2006/picture">
                        <pic:nvPicPr>
                          <pic:cNvPr id="6355" name="Picture 6355"/>
                          <pic:cNvPicPr/>
                        </pic:nvPicPr>
                        <pic:blipFill>
                          <a:blip r:embed="rId33"/>
                          <a:stretch>
                            <a:fillRect/>
                          </a:stretch>
                        </pic:blipFill>
                        <pic:spPr>
                          <a:xfrm>
                            <a:off x="1066749" y="0"/>
                            <a:ext cx="30480" cy="6096"/>
                          </a:xfrm>
                          <a:prstGeom prst="rect">
                            <a:avLst/>
                          </a:prstGeom>
                        </pic:spPr>
                      </pic:pic>
                      <pic:pic xmlns:pic="http://schemas.openxmlformats.org/drawingml/2006/picture">
                        <pic:nvPicPr>
                          <pic:cNvPr id="6357" name="Picture 6357"/>
                          <pic:cNvPicPr/>
                        </pic:nvPicPr>
                        <pic:blipFill>
                          <a:blip r:embed="rId33"/>
                          <a:stretch>
                            <a:fillRect/>
                          </a:stretch>
                        </pic:blipFill>
                        <pic:spPr>
                          <a:xfrm>
                            <a:off x="1097229" y="0"/>
                            <a:ext cx="30480" cy="6096"/>
                          </a:xfrm>
                          <a:prstGeom prst="rect">
                            <a:avLst/>
                          </a:prstGeom>
                        </pic:spPr>
                      </pic:pic>
                      <pic:pic xmlns:pic="http://schemas.openxmlformats.org/drawingml/2006/picture">
                        <pic:nvPicPr>
                          <pic:cNvPr id="6359" name="Picture 6359"/>
                          <pic:cNvPicPr/>
                        </pic:nvPicPr>
                        <pic:blipFill>
                          <a:blip r:embed="rId33"/>
                          <a:stretch>
                            <a:fillRect/>
                          </a:stretch>
                        </pic:blipFill>
                        <pic:spPr>
                          <a:xfrm>
                            <a:off x="1127709" y="0"/>
                            <a:ext cx="30480" cy="6096"/>
                          </a:xfrm>
                          <a:prstGeom prst="rect">
                            <a:avLst/>
                          </a:prstGeom>
                        </pic:spPr>
                      </pic:pic>
                      <pic:pic xmlns:pic="http://schemas.openxmlformats.org/drawingml/2006/picture">
                        <pic:nvPicPr>
                          <pic:cNvPr id="6361" name="Picture 6361"/>
                          <pic:cNvPicPr/>
                        </pic:nvPicPr>
                        <pic:blipFill>
                          <a:blip r:embed="rId33"/>
                          <a:stretch>
                            <a:fillRect/>
                          </a:stretch>
                        </pic:blipFill>
                        <pic:spPr>
                          <a:xfrm>
                            <a:off x="1158189" y="0"/>
                            <a:ext cx="30480" cy="6096"/>
                          </a:xfrm>
                          <a:prstGeom prst="rect">
                            <a:avLst/>
                          </a:prstGeom>
                        </pic:spPr>
                      </pic:pic>
                      <pic:pic xmlns:pic="http://schemas.openxmlformats.org/drawingml/2006/picture">
                        <pic:nvPicPr>
                          <pic:cNvPr id="6363" name="Picture 6363"/>
                          <pic:cNvPicPr/>
                        </pic:nvPicPr>
                        <pic:blipFill>
                          <a:blip r:embed="rId33"/>
                          <a:stretch>
                            <a:fillRect/>
                          </a:stretch>
                        </pic:blipFill>
                        <pic:spPr>
                          <a:xfrm>
                            <a:off x="1188669" y="0"/>
                            <a:ext cx="30480" cy="6096"/>
                          </a:xfrm>
                          <a:prstGeom prst="rect">
                            <a:avLst/>
                          </a:prstGeom>
                        </pic:spPr>
                      </pic:pic>
                      <pic:pic xmlns:pic="http://schemas.openxmlformats.org/drawingml/2006/picture">
                        <pic:nvPicPr>
                          <pic:cNvPr id="6365" name="Picture 6365"/>
                          <pic:cNvPicPr/>
                        </pic:nvPicPr>
                        <pic:blipFill>
                          <a:blip r:embed="rId33"/>
                          <a:stretch>
                            <a:fillRect/>
                          </a:stretch>
                        </pic:blipFill>
                        <pic:spPr>
                          <a:xfrm>
                            <a:off x="1219149" y="0"/>
                            <a:ext cx="30480" cy="6096"/>
                          </a:xfrm>
                          <a:prstGeom prst="rect">
                            <a:avLst/>
                          </a:prstGeom>
                        </pic:spPr>
                      </pic:pic>
                      <pic:pic xmlns:pic="http://schemas.openxmlformats.org/drawingml/2006/picture">
                        <pic:nvPicPr>
                          <pic:cNvPr id="6367" name="Picture 6367"/>
                          <pic:cNvPicPr/>
                        </pic:nvPicPr>
                        <pic:blipFill>
                          <a:blip r:embed="rId33"/>
                          <a:stretch>
                            <a:fillRect/>
                          </a:stretch>
                        </pic:blipFill>
                        <pic:spPr>
                          <a:xfrm>
                            <a:off x="1249629" y="0"/>
                            <a:ext cx="30480" cy="6096"/>
                          </a:xfrm>
                          <a:prstGeom prst="rect">
                            <a:avLst/>
                          </a:prstGeom>
                        </pic:spPr>
                      </pic:pic>
                      <pic:pic xmlns:pic="http://schemas.openxmlformats.org/drawingml/2006/picture">
                        <pic:nvPicPr>
                          <pic:cNvPr id="6369" name="Picture 6369"/>
                          <pic:cNvPicPr/>
                        </pic:nvPicPr>
                        <pic:blipFill>
                          <a:blip r:embed="rId33"/>
                          <a:stretch>
                            <a:fillRect/>
                          </a:stretch>
                        </pic:blipFill>
                        <pic:spPr>
                          <a:xfrm>
                            <a:off x="1280109" y="0"/>
                            <a:ext cx="30480" cy="6096"/>
                          </a:xfrm>
                          <a:prstGeom prst="rect">
                            <a:avLst/>
                          </a:prstGeom>
                        </pic:spPr>
                      </pic:pic>
                      <pic:pic xmlns:pic="http://schemas.openxmlformats.org/drawingml/2006/picture">
                        <pic:nvPicPr>
                          <pic:cNvPr id="6371" name="Picture 6371"/>
                          <pic:cNvPicPr/>
                        </pic:nvPicPr>
                        <pic:blipFill>
                          <a:blip r:embed="rId33"/>
                          <a:stretch>
                            <a:fillRect/>
                          </a:stretch>
                        </pic:blipFill>
                        <pic:spPr>
                          <a:xfrm>
                            <a:off x="1310589" y="0"/>
                            <a:ext cx="30480" cy="6096"/>
                          </a:xfrm>
                          <a:prstGeom prst="rect">
                            <a:avLst/>
                          </a:prstGeom>
                        </pic:spPr>
                      </pic:pic>
                      <pic:pic xmlns:pic="http://schemas.openxmlformats.org/drawingml/2006/picture">
                        <pic:nvPicPr>
                          <pic:cNvPr id="6373" name="Picture 6373"/>
                          <pic:cNvPicPr/>
                        </pic:nvPicPr>
                        <pic:blipFill>
                          <a:blip r:embed="rId33"/>
                          <a:stretch>
                            <a:fillRect/>
                          </a:stretch>
                        </pic:blipFill>
                        <pic:spPr>
                          <a:xfrm>
                            <a:off x="1341069" y="0"/>
                            <a:ext cx="30480" cy="6096"/>
                          </a:xfrm>
                          <a:prstGeom prst="rect">
                            <a:avLst/>
                          </a:prstGeom>
                        </pic:spPr>
                      </pic:pic>
                      <pic:pic xmlns:pic="http://schemas.openxmlformats.org/drawingml/2006/picture">
                        <pic:nvPicPr>
                          <pic:cNvPr id="6375" name="Picture 6375"/>
                          <pic:cNvPicPr/>
                        </pic:nvPicPr>
                        <pic:blipFill>
                          <a:blip r:embed="rId33"/>
                          <a:stretch>
                            <a:fillRect/>
                          </a:stretch>
                        </pic:blipFill>
                        <pic:spPr>
                          <a:xfrm>
                            <a:off x="1371549" y="0"/>
                            <a:ext cx="30785" cy="6096"/>
                          </a:xfrm>
                          <a:prstGeom prst="rect">
                            <a:avLst/>
                          </a:prstGeom>
                        </pic:spPr>
                      </pic:pic>
                      <pic:pic xmlns:pic="http://schemas.openxmlformats.org/drawingml/2006/picture">
                        <pic:nvPicPr>
                          <pic:cNvPr id="6377" name="Picture 6377"/>
                          <pic:cNvPicPr/>
                        </pic:nvPicPr>
                        <pic:blipFill>
                          <a:blip r:embed="rId33"/>
                          <a:stretch>
                            <a:fillRect/>
                          </a:stretch>
                        </pic:blipFill>
                        <pic:spPr>
                          <a:xfrm>
                            <a:off x="1402410" y="0"/>
                            <a:ext cx="30480" cy="6096"/>
                          </a:xfrm>
                          <a:prstGeom prst="rect">
                            <a:avLst/>
                          </a:prstGeom>
                        </pic:spPr>
                      </pic:pic>
                      <pic:pic xmlns:pic="http://schemas.openxmlformats.org/drawingml/2006/picture">
                        <pic:nvPicPr>
                          <pic:cNvPr id="6379" name="Picture 6379"/>
                          <pic:cNvPicPr/>
                        </pic:nvPicPr>
                        <pic:blipFill>
                          <a:blip r:embed="rId33"/>
                          <a:stretch>
                            <a:fillRect/>
                          </a:stretch>
                        </pic:blipFill>
                        <pic:spPr>
                          <a:xfrm>
                            <a:off x="1432890" y="0"/>
                            <a:ext cx="30480" cy="6096"/>
                          </a:xfrm>
                          <a:prstGeom prst="rect">
                            <a:avLst/>
                          </a:prstGeom>
                        </pic:spPr>
                      </pic:pic>
                      <pic:pic xmlns:pic="http://schemas.openxmlformats.org/drawingml/2006/picture">
                        <pic:nvPicPr>
                          <pic:cNvPr id="6381" name="Picture 6381"/>
                          <pic:cNvPicPr/>
                        </pic:nvPicPr>
                        <pic:blipFill>
                          <a:blip r:embed="rId33"/>
                          <a:stretch>
                            <a:fillRect/>
                          </a:stretch>
                        </pic:blipFill>
                        <pic:spPr>
                          <a:xfrm>
                            <a:off x="1463370" y="0"/>
                            <a:ext cx="30480" cy="6096"/>
                          </a:xfrm>
                          <a:prstGeom prst="rect">
                            <a:avLst/>
                          </a:prstGeom>
                        </pic:spPr>
                      </pic:pic>
                      <pic:pic xmlns:pic="http://schemas.openxmlformats.org/drawingml/2006/picture">
                        <pic:nvPicPr>
                          <pic:cNvPr id="6383" name="Picture 6383"/>
                          <pic:cNvPicPr/>
                        </pic:nvPicPr>
                        <pic:blipFill>
                          <a:blip r:embed="rId33"/>
                          <a:stretch>
                            <a:fillRect/>
                          </a:stretch>
                        </pic:blipFill>
                        <pic:spPr>
                          <a:xfrm>
                            <a:off x="1493850" y="0"/>
                            <a:ext cx="30480" cy="6096"/>
                          </a:xfrm>
                          <a:prstGeom prst="rect">
                            <a:avLst/>
                          </a:prstGeom>
                        </pic:spPr>
                      </pic:pic>
                      <pic:pic xmlns:pic="http://schemas.openxmlformats.org/drawingml/2006/picture">
                        <pic:nvPicPr>
                          <pic:cNvPr id="6385" name="Picture 6385"/>
                          <pic:cNvPicPr/>
                        </pic:nvPicPr>
                        <pic:blipFill>
                          <a:blip r:embed="rId33"/>
                          <a:stretch>
                            <a:fillRect/>
                          </a:stretch>
                        </pic:blipFill>
                        <pic:spPr>
                          <a:xfrm>
                            <a:off x="1524330" y="0"/>
                            <a:ext cx="30480" cy="6096"/>
                          </a:xfrm>
                          <a:prstGeom prst="rect">
                            <a:avLst/>
                          </a:prstGeom>
                        </pic:spPr>
                      </pic:pic>
                      <pic:pic xmlns:pic="http://schemas.openxmlformats.org/drawingml/2006/picture">
                        <pic:nvPicPr>
                          <pic:cNvPr id="6387" name="Picture 6387"/>
                          <pic:cNvPicPr/>
                        </pic:nvPicPr>
                        <pic:blipFill>
                          <a:blip r:embed="rId33"/>
                          <a:stretch>
                            <a:fillRect/>
                          </a:stretch>
                        </pic:blipFill>
                        <pic:spPr>
                          <a:xfrm>
                            <a:off x="1554810" y="0"/>
                            <a:ext cx="30480" cy="6096"/>
                          </a:xfrm>
                          <a:prstGeom prst="rect">
                            <a:avLst/>
                          </a:prstGeom>
                        </pic:spPr>
                      </pic:pic>
                      <pic:pic xmlns:pic="http://schemas.openxmlformats.org/drawingml/2006/picture">
                        <pic:nvPicPr>
                          <pic:cNvPr id="6389" name="Picture 6389"/>
                          <pic:cNvPicPr/>
                        </pic:nvPicPr>
                        <pic:blipFill>
                          <a:blip r:embed="rId33"/>
                          <a:stretch>
                            <a:fillRect/>
                          </a:stretch>
                        </pic:blipFill>
                        <pic:spPr>
                          <a:xfrm>
                            <a:off x="1585290" y="0"/>
                            <a:ext cx="30480" cy="6096"/>
                          </a:xfrm>
                          <a:prstGeom prst="rect">
                            <a:avLst/>
                          </a:prstGeom>
                        </pic:spPr>
                      </pic:pic>
                      <pic:pic xmlns:pic="http://schemas.openxmlformats.org/drawingml/2006/picture">
                        <pic:nvPicPr>
                          <pic:cNvPr id="6391" name="Picture 6391"/>
                          <pic:cNvPicPr/>
                        </pic:nvPicPr>
                        <pic:blipFill>
                          <a:blip r:embed="rId33"/>
                          <a:stretch>
                            <a:fillRect/>
                          </a:stretch>
                        </pic:blipFill>
                        <pic:spPr>
                          <a:xfrm>
                            <a:off x="1615770" y="0"/>
                            <a:ext cx="30480" cy="6096"/>
                          </a:xfrm>
                          <a:prstGeom prst="rect">
                            <a:avLst/>
                          </a:prstGeom>
                        </pic:spPr>
                      </pic:pic>
                      <pic:pic xmlns:pic="http://schemas.openxmlformats.org/drawingml/2006/picture">
                        <pic:nvPicPr>
                          <pic:cNvPr id="6393" name="Picture 6393"/>
                          <pic:cNvPicPr/>
                        </pic:nvPicPr>
                        <pic:blipFill>
                          <a:blip r:embed="rId33"/>
                          <a:stretch>
                            <a:fillRect/>
                          </a:stretch>
                        </pic:blipFill>
                        <pic:spPr>
                          <a:xfrm>
                            <a:off x="1646250" y="0"/>
                            <a:ext cx="30480" cy="6096"/>
                          </a:xfrm>
                          <a:prstGeom prst="rect">
                            <a:avLst/>
                          </a:prstGeom>
                        </pic:spPr>
                      </pic:pic>
                      <pic:pic xmlns:pic="http://schemas.openxmlformats.org/drawingml/2006/picture">
                        <pic:nvPicPr>
                          <pic:cNvPr id="6395" name="Picture 6395"/>
                          <pic:cNvPicPr/>
                        </pic:nvPicPr>
                        <pic:blipFill>
                          <a:blip r:embed="rId33"/>
                          <a:stretch>
                            <a:fillRect/>
                          </a:stretch>
                        </pic:blipFill>
                        <pic:spPr>
                          <a:xfrm>
                            <a:off x="1676730" y="0"/>
                            <a:ext cx="30480" cy="6096"/>
                          </a:xfrm>
                          <a:prstGeom prst="rect">
                            <a:avLst/>
                          </a:prstGeom>
                        </pic:spPr>
                      </pic:pic>
                      <pic:pic xmlns:pic="http://schemas.openxmlformats.org/drawingml/2006/picture">
                        <pic:nvPicPr>
                          <pic:cNvPr id="6397" name="Picture 6397"/>
                          <pic:cNvPicPr/>
                        </pic:nvPicPr>
                        <pic:blipFill>
                          <a:blip r:embed="rId33"/>
                          <a:stretch>
                            <a:fillRect/>
                          </a:stretch>
                        </pic:blipFill>
                        <pic:spPr>
                          <a:xfrm>
                            <a:off x="1707210" y="0"/>
                            <a:ext cx="30480" cy="6096"/>
                          </a:xfrm>
                          <a:prstGeom prst="rect">
                            <a:avLst/>
                          </a:prstGeom>
                        </pic:spPr>
                      </pic:pic>
                      <pic:pic xmlns:pic="http://schemas.openxmlformats.org/drawingml/2006/picture">
                        <pic:nvPicPr>
                          <pic:cNvPr id="6399" name="Picture 6399"/>
                          <pic:cNvPicPr/>
                        </pic:nvPicPr>
                        <pic:blipFill>
                          <a:blip r:embed="rId33"/>
                          <a:stretch>
                            <a:fillRect/>
                          </a:stretch>
                        </pic:blipFill>
                        <pic:spPr>
                          <a:xfrm>
                            <a:off x="1737690" y="0"/>
                            <a:ext cx="30480" cy="6096"/>
                          </a:xfrm>
                          <a:prstGeom prst="rect">
                            <a:avLst/>
                          </a:prstGeom>
                        </pic:spPr>
                      </pic:pic>
                      <pic:pic xmlns:pic="http://schemas.openxmlformats.org/drawingml/2006/picture">
                        <pic:nvPicPr>
                          <pic:cNvPr id="6401" name="Picture 6401"/>
                          <pic:cNvPicPr/>
                        </pic:nvPicPr>
                        <pic:blipFill>
                          <a:blip r:embed="rId33"/>
                          <a:stretch>
                            <a:fillRect/>
                          </a:stretch>
                        </pic:blipFill>
                        <pic:spPr>
                          <a:xfrm>
                            <a:off x="1768170" y="0"/>
                            <a:ext cx="30480" cy="6096"/>
                          </a:xfrm>
                          <a:prstGeom prst="rect">
                            <a:avLst/>
                          </a:prstGeom>
                        </pic:spPr>
                      </pic:pic>
                      <pic:pic xmlns:pic="http://schemas.openxmlformats.org/drawingml/2006/picture">
                        <pic:nvPicPr>
                          <pic:cNvPr id="6403" name="Picture 6403"/>
                          <pic:cNvPicPr/>
                        </pic:nvPicPr>
                        <pic:blipFill>
                          <a:blip r:embed="rId33"/>
                          <a:stretch>
                            <a:fillRect/>
                          </a:stretch>
                        </pic:blipFill>
                        <pic:spPr>
                          <a:xfrm>
                            <a:off x="1798650" y="0"/>
                            <a:ext cx="30480" cy="6096"/>
                          </a:xfrm>
                          <a:prstGeom prst="rect">
                            <a:avLst/>
                          </a:prstGeom>
                        </pic:spPr>
                      </pic:pic>
                      <pic:pic xmlns:pic="http://schemas.openxmlformats.org/drawingml/2006/picture">
                        <pic:nvPicPr>
                          <pic:cNvPr id="6405" name="Picture 6405"/>
                          <pic:cNvPicPr/>
                        </pic:nvPicPr>
                        <pic:blipFill>
                          <a:blip r:embed="rId33"/>
                          <a:stretch>
                            <a:fillRect/>
                          </a:stretch>
                        </pic:blipFill>
                        <pic:spPr>
                          <a:xfrm>
                            <a:off x="1829130" y="0"/>
                            <a:ext cx="30480" cy="6096"/>
                          </a:xfrm>
                          <a:prstGeom prst="rect">
                            <a:avLst/>
                          </a:prstGeom>
                        </pic:spPr>
                      </pic:pic>
                      <pic:pic xmlns:pic="http://schemas.openxmlformats.org/drawingml/2006/picture">
                        <pic:nvPicPr>
                          <pic:cNvPr id="6407" name="Picture 6407"/>
                          <pic:cNvPicPr/>
                        </pic:nvPicPr>
                        <pic:blipFill>
                          <a:blip r:embed="rId33"/>
                          <a:stretch>
                            <a:fillRect/>
                          </a:stretch>
                        </pic:blipFill>
                        <pic:spPr>
                          <a:xfrm>
                            <a:off x="1859610" y="0"/>
                            <a:ext cx="30480" cy="6096"/>
                          </a:xfrm>
                          <a:prstGeom prst="rect">
                            <a:avLst/>
                          </a:prstGeom>
                        </pic:spPr>
                      </pic:pic>
                      <pic:pic xmlns:pic="http://schemas.openxmlformats.org/drawingml/2006/picture">
                        <pic:nvPicPr>
                          <pic:cNvPr id="6409" name="Picture 6409"/>
                          <pic:cNvPicPr/>
                        </pic:nvPicPr>
                        <pic:blipFill>
                          <a:blip r:embed="rId33"/>
                          <a:stretch>
                            <a:fillRect/>
                          </a:stretch>
                        </pic:blipFill>
                        <pic:spPr>
                          <a:xfrm>
                            <a:off x="1890090" y="0"/>
                            <a:ext cx="30480" cy="6096"/>
                          </a:xfrm>
                          <a:prstGeom prst="rect">
                            <a:avLst/>
                          </a:prstGeom>
                        </pic:spPr>
                      </pic:pic>
                      <pic:pic xmlns:pic="http://schemas.openxmlformats.org/drawingml/2006/picture">
                        <pic:nvPicPr>
                          <pic:cNvPr id="6411" name="Picture 6411"/>
                          <pic:cNvPicPr/>
                        </pic:nvPicPr>
                        <pic:blipFill>
                          <a:blip r:embed="rId33"/>
                          <a:stretch>
                            <a:fillRect/>
                          </a:stretch>
                        </pic:blipFill>
                        <pic:spPr>
                          <a:xfrm>
                            <a:off x="1920570" y="0"/>
                            <a:ext cx="30480" cy="6096"/>
                          </a:xfrm>
                          <a:prstGeom prst="rect">
                            <a:avLst/>
                          </a:prstGeom>
                        </pic:spPr>
                      </pic:pic>
                      <pic:pic xmlns:pic="http://schemas.openxmlformats.org/drawingml/2006/picture">
                        <pic:nvPicPr>
                          <pic:cNvPr id="6413" name="Picture 6413"/>
                          <pic:cNvPicPr/>
                        </pic:nvPicPr>
                        <pic:blipFill>
                          <a:blip r:embed="rId33"/>
                          <a:stretch>
                            <a:fillRect/>
                          </a:stretch>
                        </pic:blipFill>
                        <pic:spPr>
                          <a:xfrm>
                            <a:off x="1951050" y="0"/>
                            <a:ext cx="30480" cy="6096"/>
                          </a:xfrm>
                          <a:prstGeom prst="rect">
                            <a:avLst/>
                          </a:prstGeom>
                        </pic:spPr>
                      </pic:pic>
                      <pic:pic xmlns:pic="http://schemas.openxmlformats.org/drawingml/2006/picture">
                        <pic:nvPicPr>
                          <pic:cNvPr id="6415" name="Picture 6415"/>
                          <pic:cNvPicPr/>
                        </pic:nvPicPr>
                        <pic:blipFill>
                          <a:blip r:embed="rId33"/>
                          <a:stretch>
                            <a:fillRect/>
                          </a:stretch>
                        </pic:blipFill>
                        <pic:spPr>
                          <a:xfrm>
                            <a:off x="1981530" y="0"/>
                            <a:ext cx="30480" cy="6096"/>
                          </a:xfrm>
                          <a:prstGeom prst="rect">
                            <a:avLst/>
                          </a:prstGeom>
                        </pic:spPr>
                      </pic:pic>
                      <pic:pic xmlns:pic="http://schemas.openxmlformats.org/drawingml/2006/picture">
                        <pic:nvPicPr>
                          <pic:cNvPr id="6417" name="Picture 6417"/>
                          <pic:cNvPicPr/>
                        </pic:nvPicPr>
                        <pic:blipFill>
                          <a:blip r:embed="rId33"/>
                          <a:stretch>
                            <a:fillRect/>
                          </a:stretch>
                        </pic:blipFill>
                        <pic:spPr>
                          <a:xfrm>
                            <a:off x="2012010" y="0"/>
                            <a:ext cx="30480" cy="6096"/>
                          </a:xfrm>
                          <a:prstGeom prst="rect">
                            <a:avLst/>
                          </a:prstGeom>
                        </pic:spPr>
                      </pic:pic>
                      <pic:pic xmlns:pic="http://schemas.openxmlformats.org/drawingml/2006/picture">
                        <pic:nvPicPr>
                          <pic:cNvPr id="6419" name="Picture 6419"/>
                          <pic:cNvPicPr/>
                        </pic:nvPicPr>
                        <pic:blipFill>
                          <a:blip r:embed="rId33"/>
                          <a:stretch>
                            <a:fillRect/>
                          </a:stretch>
                        </pic:blipFill>
                        <pic:spPr>
                          <a:xfrm>
                            <a:off x="2042490" y="0"/>
                            <a:ext cx="30480" cy="6096"/>
                          </a:xfrm>
                          <a:prstGeom prst="rect">
                            <a:avLst/>
                          </a:prstGeom>
                        </pic:spPr>
                      </pic:pic>
                      <pic:pic xmlns:pic="http://schemas.openxmlformats.org/drawingml/2006/picture">
                        <pic:nvPicPr>
                          <pic:cNvPr id="6421" name="Picture 6421"/>
                          <pic:cNvPicPr/>
                        </pic:nvPicPr>
                        <pic:blipFill>
                          <a:blip r:embed="rId33"/>
                          <a:stretch>
                            <a:fillRect/>
                          </a:stretch>
                        </pic:blipFill>
                        <pic:spPr>
                          <a:xfrm>
                            <a:off x="2072970" y="0"/>
                            <a:ext cx="30480" cy="6096"/>
                          </a:xfrm>
                          <a:prstGeom prst="rect">
                            <a:avLst/>
                          </a:prstGeom>
                        </pic:spPr>
                      </pic:pic>
                      <pic:pic xmlns:pic="http://schemas.openxmlformats.org/drawingml/2006/picture">
                        <pic:nvPicPr>
                          <pic:cNvPr id="6423" name="Picture 6423"/>
                          <pic:cNvPicPr/>
                        </pic:nvPicPr>
                        <pic:blipFill>
                          <a:blip r:embed="rId33"/>
                          <a:stretch>
                            <a:fillRect/>
                          </a:stretch>
                        </pic:blipFill>
                        <pic:spPr>
                          <a:xfrm>
                            <a:off x="2103450" y="0"/>
                            <a:ext cx="30480" cy="6096"/>
                          </a:xfrm>
                          <a:prstGeom prst="rect">
                            <a:avLst/>
                          </a:prstGeom>
                        </pic:spPr>
                      </pic:pic>
                      <pic:pic xmlns:pic="http://schemas.openxmlformats.org/drawingml/2006/picture">
                        <pic:nvPicPr>
                          <pic:cNvPr id="6425" name="Picture 6425"/>
                          <pic:cNvPicPr/>
                        </pic:nvPicPr>
                        <pic:blipFill>
                          <a:blip r:embed="rId33"/>
                          <a:stretch>
                            <a:fillRect/>
                          </a:stretch>
                        </pic:blipFill>
                        <pic:spPr>
                          <a:xfrm>
                            <a:off x="2133930" y="0"/>
                            <a:ext cx="30480" cy="6096"/>
                          </a:xfrm>
                          <a:prstGeom prst="rect">
                            <a:avLst/>
                          </a:prstGeom>
                        </pic:spPr>
                      </pic:pic>
                      <pic:pic xmlns:pic="http://schemas.openxmlformats.org/drawingml/2006/picture">
                        <pic:nvPicPr>
                          <pic:cNvPr id="6427" name="Picture 6427"/>
                          <pic:cNvPicPr/>
                        </pic:nvPicPr>
                        <pic:blipFill>
                          <a:blip r:embed="rId33"/>
                          <a:stretch>
                            <a:fillRect/>
                          </a:stretch>
                        </pic:blipFill>
                        <pic:spPr>
                          <a:xfrm>
                            <a:off x="2164410" y="0"/>
                            <a:ext cx="30480" cy="6096"/>
                          </a:xfrm>
                          <a:prstGeom prst="rect">
                            <a:avLst/>
                          </a:prstGeom>
                        </pic:spPr>
                      </pic:pic>
                      <pic:pic xmlns:pic="http://schemas.openxmlformats.org/drawingml/2006/picture">
                        <pic:nvPicPr>
                          <pic:cNvPr id="6429" name="Picture 6429"/>
                          <pic:cNvPicPr/>
                        </pic:nvPicPr>
                        <pic:blipFill>
                          <a:blip r:embed="rId33"/>
                          <a:stretch>
                            <a:fillRect/>
                          </a:stretch>
                        </pic:blipFill>
                        <pic:spPr>
                          <a:xfrm>
                            <a:off x="2194890" y="0"/>
                            <a:ext cx="30480" cy="6096"/>
                          </a:xfrm>
                          <a:prstGeom prst="rect">
                            <a:avLst/>
                          </a:prstGeom>
                        </pic:spPr>
                      </pic:pic>
                      <pic:pic xmlns:pic="http://schemas.openxmlformats.org/drawingml/2006/picture">
                        <pic:nvPicPr>
                          <pic:cNvPr id="6431" name="Picture 6431"/>
                          <pic:cNvPicPr/>
                        </pic:nvPicPr>
                        <pic:blipFill>
                          <a:blip r:embed="rId33"/>
                          <a:stretch>
                            <a:fillRect/>
                          </a:stretch>
                        </pic:blipFill>
                        <pic:spPr>
                          <a:xfrm>
                            <a:off x="2225370" y="0"/>
                            <a:ext cx="30480" cy="6096"/>
                          </a:xfrm>
                          <a:prstGeom prst="rect">
                            <a:avLst/>
                          </a:prstGeom>
                        </pic:spPr>
                      </pic:pic>
                      <pic:pic xmlns:pic="http://schemas.openxmlformats.org/drawingml/2006/picture">
                        <pic:nvPicPr>
                          <pic:cNvPr id="6433" name="Picture 6433"/>
                          <pic:cNvPicPr/>
                        </pic:nvPicPr>
                        <pic:blipFill>
                          <a:blip r:embed="rId33"/>
                          <a:stretch>
                            <a:fillRect/>
                          </a:stretch>
                        </pic:blipFill>
                        <pic:spPr>
                          <a:xfrm>
                            <a:off x="2255850" y="0"/>
                            <a:ext cx="30480" cy="6096"/>
                          </a:xfrm>
                          <a:prstGeom prst="rect">
                            <a:avLst/>
                          </a:prstGeom>
                        </pic:spPr>
                      </pic:pic>
                      <pic:pic xmlns:pic="http://schemas.openxmlformats.org/drawingml/2006/picture">
                        <pic:nvPicPr>
                          <pic:cNvPr id="6435" name="Picture 6435"/>
                          <pic:cNvPicPr/>
                        </pic:nvPicPr>
                        <pic:blipFill>
                          <a:blip r:embed="rId33"/>
                          <a:stretch>
                            <a:fillRect/>
                          </a:stretch>
                        </pic:blipFill>
                        <pic:spPr>
                          <a:xfrm>
                            <a:off x="2286330" y="0"/>
                            <a:ext cx="30480" cy="6096"/>
                          </a:xfrm>
                          <a:prstGeom prst="rect">
                            <a:avLst/>
                          </a:prstGeom>
                        </pic:spPr>
                      </pic:pic>
                      <pic:pic xmlns:pic="http://schemas.openxmlformats.org/drawingml/2006/picture">
                        <pic:nvPicPr>
                          <pic:cNvPr id="6437" name="Picture 6437"/>
                          <pic:cNvPicPr/>
                        </pic:nvPicPr>
                        <pic:blipFill>
                          <a:blip r:embed="rId33"/>
                          <a:stretch>
                            <a:fillRect/>
                          </a:stretch>
                        </pic:blipFill>
                        <pic:spPr>
                          <a:xfrm>
                            <a:off x="2316810" y="0"/>
                            <a:ext cx="30480" cy="6096"/>
                          </a:xfrm>
                          <a:prstGeom prst="rect">
                            <a:avLst/>
                          </a:prstGeom>
                        </pic:spPr>
                      </pic:pic>
                      <pic:pic xmlns:pic="http://schemas.openxmlformats.org/drawingml/2006/picture">
                        <pic:nvPicPr>
                          <pic:cNvPr id="6439" name="Picture 6439"/>
                          <pic:cNvPicPr/>
                        </pic:nvPicPr>
                        <pic:blipFill>
                          <a:blip r:embed="rId33"/>
                          <a:stretch>
                            <a:fillRect/>
                          </a:stretch>
                        </pic:blipFill>
                        <pic:spPr>
                          <a:xfrm>
                            <a:off x="2347290" y="0"/>
                            <a:ext cx="30480" cy="6096"/>
                          </a:xfrm>
                          <a:prstGeom prst="rect">
                            <a:avLst/>
                          </a:prstGeom>
                        </pic:spPr>
                      </pic:pic>
                      <pic:pic xmlns:pic="http://schemas.openxmlformats.org/drawingml/2006/picture">
                        <pic:nvPicPr>
                          <pic:cNvPr id="6441" name="Picture 6441"/>
                          <pic:cNvPicPr/>
                        </pic:nvPicPr>
                        <pic:blipFill>
                          <a:blip r:embed="rId33"/>
                          <a:stretch>
                            <a:fillRect/>
                          </a:stretch>
                        </pic:blipFill>
                        <pic:spPr>
                          <a:xfrm>
                            <a:off x="2377770" y="0"/>
                            <a:ext cx="30480" cy="6096"/>
                          </a:xfrm>
                          <a:prstGeom prst="rect">
                            <a:avLst/>
                          </a:prstGeom>
                        </pic:spPr>
                      </pic:pic>
                      <pic:pic xmlns:pic="http://schemas.openxmlformats.org/drawingml/2006/picture">
                        <pic:nvPicPr>
                          <pic:cNvPr id="6443" name="Picture 6443"/>
                          <pic:cNvPicPr/>
                        </pic:nvPicPr>
                        <pic:blipFill>
                          <a:blip r:embed="rId33"/>
                          <a:stretch>
                            <a:fillRect/>
                          </a:stretch>
                        </pic:blipFill>
                        <pic:spPr>
                          <a:xfrm>
                            <a:off x="2408250" y="0"/>
                            <a:ext cx="30480" cy="6096"/>
                          </a:xfrm>
                          <a:prstGeom prst="rect">
                            <a:avLst/>
                          </a:prstGeom>
                        </pic:spPr>
                      </pic:pic>
                      <pic:pic xmlns:pic="http://schemas.openxmlformats.org/drawingml/2006/picture">
                        <pic:nvPicPr>
                          <pic:cNvPr id="6445" name="Picture 6445"/>
                          <pic:cNvPicPr/>
                        </pic:nvPicPr>
                        <pic:blipFill>
                          <a:blip r:embed="rId33"/>
                          <a:stretch>
                            <a:fillRect/>
                          </a:stretch>
                        </pic:blipFill>
                        <pic:spPr>
                          <a:xfrm>
                            <a:off x="2438730" y="0"/>
                            <a:ext cx="30480" cy="6096"/>
                          </a:xfrm>
                          <a:prstGeom prst="rect">
                            <a:avLst/>
                          </a:prstGeom>
                        </pic:spPr>
                      </pic:pic>
                      <pic:pic xmlns:pic="http://schemas.openxmlformats.org/drawingml/2006/picture">
                        <pic:nvPicPr>
                          <pic:cNvPr id="6447" name="Picture 6447"/>
                          <pic:cNvPicPr/>
                        </pic:nvPicPr>
                        <pic:blipFill>
                          <a:blip r:embed="rId33"/>
                          <a:stretch>
                            <a:fillRect/>
                          </a:stretch>
                        </pic:blipFill>
                        <pic:spPr>
                          <a:xfrm>
                            <a:off x="2469210" y="0"/>
                            <a:ext cx="30480" cy="6096"/>
                          </a:xfrm>
                          <a:prstGeom prst="rect">
                            <a:avLst/>
                          </a:prstGeom>
                        </pic:spPr>
                      </pic:pic>
                      <pic:pic xmlns:pic="http://schemas.openxmlformats.org/drawingml/2006/picture">
                        <pic:nvPicPr>
                          <pic:cNvPr id="6449" name="Picture 6449"/>
                          <pic:cNvPicPr/>
                        </pic:nvPicPr>
                        <pic:blipFill>
                          <a:blip r:embed="rId33"/>
                          <a:stretch>
                            <a:fillRect/>
                          </a:stretch>
                        </pic:blipFill>
                        <pic:spPr>
                          <a:xfrm>
                            <a:off x="2499690" y="0"/>
                            <a:ext cx="30480" cy="6096"/>
                          </a:xfrm>
                          <a:prstGeom prst="rect">
                            <a:avLst/>
                          </a:prstGeom>
                        </pic:spPr>
                      </pic:pic>
                      <pic:pic xmlns:pic="http://schemas.openxmlformats.org/drawingml/2006/picture">
                        <pic:nvPicPr>
                          <pic:cNvPr id="6451" name="Picture 6451"/>
                          <pic:cNvPicPr/>
                        </pic:nvPicPr>
                        <pic:blipFill>
                          <a:blip r:embed="rId33"/>
                          <a:stretch>
                            <a:fillRect/>
                          </a:stretch>
                        </pic:blipFill>
                        <pic:spPr>
                          <a:xfrm>
                            <a:off x="2530170" y="0"/>
                            <a:ext cx="30480" cy="6096"/>
                          </a:xfrm>
                          <a:prstGeom prst="rect">
                            <a:avLst/>
                          </a:prstGeom>
                        </pic:spPr>
                      </pic:pic>
                      <pic:pic xmlns:pic="http://schemas.openxmlformats.org/drawingml/2006/picture">
                        <pic:nvPicPr>
                          <pic:cNvPr id="6453" name="Picture 6453"/>
                          <pic:cNvPicPr/>
                        </pic:nvPicPr>
                        <pic:blipFill>
                          <a:blip r:embed="rId33"/>
                          <a:stretch>
                            <a:fillRect/>
                          </a:stretch>
                        </pic:blipFill>
                        <pic:spPr>
                          <a:xfrm>
                            <a:off x="2560650" y="0"/>
                            <a:ext cx="30480" cy="6096"/>
                          </a:xfrm>
                          <a:prstGeom prst="rect">
                            <a:avLst/>
                          </a:prstGeom>
                        </pic:spPr>
                      </pic:pic>
                      <pic:pic xmlns:pic="http://schemas.openxmlformats.org/drawingml/2006/picture">
                        <pic:nvPicPr>
                          <pic:cNvPr id="6455" name="Picture 6455"/>
                          <pic:cNvPicPr/>
                        </pic:nvPicPr>
                        <pic:blipFill>
                          <a:blip r:embed="rId33"/>
                          <a:stretch>
                            <a:fillRect/>
                          </a:stretch>
                        </pic:blipFill>
                        <pic:spPr>
                          <a:xfrm>
                            <a:off x="2591130" y="0"/>
                            <a:ext cx="30480" cy="6096"/>
                          </a:xfrm>
                          <a:prstGeom prst="rect">
                            <a:avLst/>
                          </a:prstGeom>
                        </pic:spPr>
                      </pic:pic>
                      <pic:pic xmlns:pic="http://schemas.openxmlformats.org/drawingml/2006/picture">
                        <pic:nvPicPr>
                          <pic:cNvPr id="6457" name="Picture 6457"/>
                          <pic:cNvPicPr/>
                        </pic:nvPicPr>
                        <pic:blipFill>
                          <a:blip r:embed="rId33"/>
                          <a:stretch>
                            <a:fillRect/>
                          </a:stretch>
                        </pic:blipFill>
                        <pic:spPr>
                          <a:xfrm>
                            <a:off x="2621610" y="0"/>
                            <a:ext cx="30480" cy="6096"/>
                          </a:xfrm>
                          <a:prstGeom prst="rect">
                            <a:avLst/>
                          </a:prstGeom>
                        </pic:spPr>
                      </pic:pic>
                      <pic:pic xmlns:pic="http://schemas.openxmlformats.org/drawingml/2006/picture">
                        <pic:nvPicPr>
                          <pic:cNvPr id="6459" name="Picture 6459"/>
                          <pic:cNvPicPr/>
                        </pic:nvPicPr>
                        <pic:blipFill>
                          <a:blip r:embed="rId33"/>
                          <a:stretch>
                            <a:fillRect/>
                          </a:stretch>
                        </pic:blipFill>
                        <pic:spPr>
                          <a:xfrm>
                            <a:off x="2652090" y="0"/>
                            <a:ext cx="30480" cy="6096"/>
                          </a:xfrm>
                          <a:prstGeom prst="rect">
                            <a:avLst/>
                          </a:prstGeom>
                        </pic:spPr>
                      </pic:pic>
                      <pic:pic xmlns:pic="http://schemas.openxmlformats.org/drawingml/2006/picture">
                        <pic:nvPicPr>
                          <pic:cNvPr id="6461" name="Picture 6461"/>
                          <pic:cNvPicPr/>
                        </pic:nvPicPr>
                        <pic:blipFill>
                          <a:blip r:embed="rId33"/>
                          <a:stretch>
                            <a:fillRect/>
                          </a:stretch>
                        </pic:blipFill>
                        <pic:spPr>
                          <a:xfrm>
                            <a:off x="2682570" y="0"/>
                            <a:ext cx="30480" cy="6096"/>
                          </a:xfrm>
                          <a:prstGeom prst="rect">
                            <a:avLst/>
                          </a:prstGeom>
                        </pic:spPr>
                      </pic:pic>
                      <pic:pic xmlns:pic="http://schemas.openxmlformats.org/drawingml/2006/picture">
                        <pic:nvPicPr>
                          <pic:cNvPr id="6463" name="Picture 6463"/>
                          <pic:cNvPicPr/>
                        </pic:nvPicPr>
                        <pic:blipFill>
                          <a:blip r:embed="rId33"/>
                          <a:stretch>
                            <a:fillRect/>
                          </a:stretch>
                        </pic:blipFill>
                        <pic:spPr>
                          <a:xfrm>
                            <a:off x="2713050" y="0"/>
                            <a:ext cx="30480" cy="6096"/>
                          </a:xfrm>
                          <a:prstGeom prst="rect">
                            <a:avLst/>
                          </a:prstGeom>
                        </pic:spPr>
                      </pic:pic>
                      <pic:pic xmlns:pic="http://schemas.openxmlformats.org/drawingml/2006/picture">
                        <pic:nvPicPr>
                          <pic:cNvPr id="6465" name="Picture 6465"/>
                          <pic:cNvPicPr/>
                        </pic:nvPicPr>
                        <pic:blipFill>
                          <a:blip r:embed="rId33"/>
                          <a:stretch>
                            <a:fillRect/>
                          </a:stretch>
                        </pic:blipFill>
                        <pic:spPr>
                          <a:xfrm>
                            <a:off x="2743530" y="0"/>
                            <a:ext cx="30480" cy="6096"/>
                          </a:xfrm>
                          <a:prstGeom prst="rect">
                            <a:avLst/>
                          </a:prstGeom>
                        </pic:spPr>
                      </pic:pic>
                      <pic:pic xmlns:pic="http://schemas.openxmlformats.org/drawingml/2006/picture">
                        <pic:nvPicPr>
                          <pic:cNvPr id="6467" name="Picture 6467"/>
                          <pic:cNvPicPr/>
                        </pic:nvPicPr>
                        <pic:blipFill>
                          <a:blip r:embed="rId33"/>
                          <a:stretch>
                            <a:fillRect/>
                          </a:stretch>
                        </pic:blipFill>
                        <pic:spPr>
                          <a:xfrm>
                            <a:off x="2774010" y="0"/>
                            <a:ext cx="30480" cy="6096"/>
                          </a:xfrm>
                          <a:prstGeom prst="rect">
                            <a:avLst/>
                          </a:prstGeom>
                        </pic:spPr>
                      </pic:pic>
                      <pic:pic xmlns:pic="http://schemas.openxmlformats.org/drawingml/2006/picture">
                        <pic:nvPicPr>
                          <pic:cNvPr id="6469" name="Picture 6469"/>
                          <pic:cNvPicPr/>
                        </pic:nvPicPr>
                        <pic:blipFill>
                          <a:blip r:embed="rId33"/>
                          <a:stretch>
                            <a:fillRect/>
                          </a:stretch>
                        </pic:blipFill>
                        <pic:spPr>
                          <a:xfrm>
                            <a:off x="2804490" y="0"/>
                            <a:ext cx="30480" cy="6096"/>
                          </a:xfrm>
                          <a:prstGeom prst="rect">
                            <a:avLst/>
                          </a:prstGeom>
                        </pic:spPr>
                      </pic:pic>
                      <pic:pic xmlns:pic="http://schemas.openxmlformats.org/drawingml/2006/picture">
                        <pic:nvPicPr>
                          <pic:cNvPr id="6471" name="Picture 6471"/>
                          <pic:cNvPicPr/>
                        </pic:nvPicPr>
                        <pic:blipFill>
                          <a:blip r:embed="rId33"/>
                          <a:stretch>
                            <a:fillRect/>
                          </a:stretch>
                        </pic:blipFill>
                        <pic:spPr>
                          <a:xfrm>
                            <a:off x="2834970" y="0"/>
                            <a:ext cx="30480" cy="6096"/>
                          </a:xfrm>
                          <a:prstGeom prst="rect">
                            <a:avLst/>
                          </a:prstGeom>
                        </pic:spPr>
                      </pic:pic>
                      <pic:pic xmlns:pic="http://schemas.openxmlformats.org/drawingml/2006/picture">
                        <pic:nvPicPr>
                          <pic:cNvPr id="6473" name="Picture 6473"/>
                          <pic:cNvPicPr/>
                        </pic:nvPicPr>
                        <pic:blipFill>
                          <a:blip r:embed="rId33"/>
                          <a:stretch>
                            <a:fillRect/>
                          </a:stretch>
                        </pic:blipFill>
                        <pic:spPr>
                          <a:xfrm>
                            <a:off x="2865450" y="0"/>
                            <a:ext cx="30480" cy="6096"/>
                          </a:xfrm>
                          <a:prstGeom prst="rect">
                            <a:avLst/>
                          </a:prstGeom>
                        </pic:spPr>
                      </pic:pic>
                      <pic:pic xmlns:pic="http://schemas.openxmlformats.org/drawingml/2006/picture">
                        <pic:nvPicPr>
                          <pic:cNvPr id="6475" name="Picture 6475"/>
                          <pic:cNvPicPr/>
                        </pic:nvPicPr>
                        <pic:blipFill>
                          <a:blip r:embed="rId33"/>
                          <a:stretch>
                            <a:fillRect/>
                          </a:stretch>
                        </pic:blipFill>
                        <pic:spPr>
                          <a:xfrm>
                            <a:off x="2895930" y="0"/>
                            <a:ext cx="30785" cy="6096"/>
                          </a:xfrm>
                          <a:prstGeom prst="rect">
                            <a:avLst/>
                          </a:prstGeom>
                        </pic:spPr>
                      </pic:pic>
                      <pic:pic xmlns:pic="http://schemas.openxmlformats.org/drawingml/2006/picture">
                        <pic:nvPicPr>
                          <pic:cNvPr id="6477" name="Picture 6477"/>
                          <pic:cNvPicPr/>
                        </pic:nvPicPr>
                        <pic:blipFill>
                          <a:blip r:embed="rId33"/>
                          <a:stretch>
                            <a:fillRect/>
                          </a:stretch>
                        </pic:blipFill>
                        <pic:spPr>
                          <a:xfrm>
                            <a:off x="2926665" y="0"/>
                            <a:ext cx="30480" cy="6096"/>
                          </a:xfrm>
                          <a:prstGeom prst="rect">
                            <a:avLst/>
                          </a:prstGeom>
                        </pic:spPr>
                      </pic:pic>
                      <pic:pic xmlns:pic="http://schemas.openxmlformats.org/drawingml/2006/picture">
                        <pic:nvPicPr>
                          <pic:cNvPr id="6479" name="Picture 6479"/>
                          <pic:cNvPicPr/>
                        </pic:nvPicPr>
                        <pic:blipFill>
                          <a:blip r:embed="rId33"/>
                          <a:stretch>
                            <a:fillRect/>
                          </a:stretch>
                        </pic:blipFill>
                        <pic:spPr>
                          <a:xfrm>
                            <a:off x="2957144" y="0"/>
                            <a:ext cx="30480" cy="6096"/>
                          </a:xfrm>
                          <a:prstGeom prst="rect">
                            <a:avLst/>
                          </a:prstGeom>
                        </pic:spPr>
                      </pic:pic>
                      <pic:pic xmlns:pic="http://schemas.openxmlformats.org/drawingml/2006/picture">
                        <pic:nvPicPr>
                          <pic:cNvPr id="6481" name="Picture 6481"/>
                          <pic:cNvPicPr/>
                        </pic:nvPicPr>
                        <pic:blipFill>
                          <a:blip r:embed="rId33"/>
                          <a:stretch>
                            <a:fillRect/>
                          </a:stretch>
                        </pic:blipFill>
                        <pic:spPr>
                          <a:xfrm>
                            <a:off x="2987624" y="0"/>
                            <a:ext cx="30480" cy="6096"/>
                          </a:xfrm>
                          <a:prstGeom prst="rect">
                            <a:avLst/>
                          </a:prstGeom>
                        </pic:spPr>
                      </pic:pic>
                      <pic:pic xmlns:pic="http://schemas.openxmlformats.org/drawingml/2006/picture">
                        <pic:nvPicPr>
                          <pic:cNvPr id="6483" name="Picture 6483"/>
                          <pic:cNvPicPr/>
                        </pic:nvPicPr>
                        <pic:blipFill>
                          <a:blip r:embed="rId33"/>
                          <a:stretch>
                            <a:fillRect/>
                          </a:stretch>
                        </pic:blipFill>
                        <pic:spPr>
                          <a:xfrm>
                            <a:off x="3018104" y="0"/>
                            <a:ext cx="30480" cy="6096"/>
                          </a:xfrm>
                          <a:prstGeom prst="rect">
                            <a:avLst/>
                          </a:prstGeom>
                        </pic:spPr>
                      </pic:pic>
                      <pic:pic xmlns:pic="http://schemas.openxmlformats.org/drawingml/2006/picture">
                        <pic:nvPicPr>
                          <pic:cNvPr id="6485" name="Picture 6485"/>
                          <pic:cNvPicPr/>
                        </pic:nvPicPr>
                        <pic:blipFill>
                          <a:blip r:embed="rId33"/>
                          <a:stretch>
                            <a:fillRect/>
                          </a:stretch>
                        </pic:blipFill>
                        <pic:spPr>
                          <a:xfrm>
                            <a:off x="3048584" y="0"/>
                            <a:ext cx="30481" cy="6096"/>
                          </a:xfrm>
                          <a:prstGeom prst="rect">
                            <a:avLst/>
                          </a:prstGeom>
                        </pic:spPr>
                      </pic:pic>
                      <pic:pic xmlns:pic="http://schemas.openxmlformats.org/drawingml/2006/picture">
                        <pic:nvPicPr>
                          <pic:cNvPr id="6487" name="Picture 6487"/>
                          <pic:cNvPicPr/>
                        </pic:nvPicPr>
                        <pic:blipFill>
                          <a:blip r:embed="rId33"/>
                          <a:stretch>
                            <a:fillRect/>
                          </a:stretch>
                        </pic:blipFill>
                        <pic:spPr>
                          <a:xfrm>
                            <a:off x="3079065" y="0"/>
                            <a:ext cx="30480" cy="6096"/>
                          </a:xfrm>
                          <a:prstGeom prst="rect">
                            <a:avLst/>
                          </a:prstGeom>
                        </pic:spPr>
                      </pic:pic>
                      <pic:pic xmlns:pic="http://schemas.openxmlformats.org/drawingml/2006/picture">
                        <pic:nvPicPr>
                          <pic:cNvPr id="6489" name="Picture 6489"/>
                          <pic:cNvPicPr/>
                        </pic:nvPicPr>
                        <pic:blipFill>
                          <a:blip r:embed="rId33"/>
                          <a:stretch>
                            <a:fillRect/>
                          </a:stretch>
                        </pic:blipFill>
                        <pic:spPr>
                          <a:xfrm>
                            <a:off x="3109544" y="0"/>
                            <a:ext cx="30480" cy="6096"/>
                          </a:xfrm>
                          <a:prstGeom prst="rect">
                            <a:avLst/>
                          </a:prstGeom>
                        </pic:spPr>
                      </pic:pic>
                      <pic:pic xmlns:pic="http://schemas.openxmlformats.org/drawingml/2006/picture">
                        <pic:nvPicPr>
                          <pic:cNvPr id="6491" name="Picture 6491"/>
                          <pic:cNvPicPr/>
                        </pic:nvPicPr>
                        <pic:blipFill>
                          <a:blip r:embed="rId33"/>
                          <a:stretch>
                            <a:fillRect/>
                          </a:stretch>
                        </pic:blipFill>
                        <pic:spPr>
                          <a:xfrm>
                            <a:off x="3140024" y="0"/>
                            <a:ext cx="30480" cy="6096"/>
                          </a:xfrm>
                          <a:prstGeom prst="rect">
                            <a:avLst/>
                          </a:prstGeom>
                        </pic:spPr>
                      </pic:pic>
                      <pic:pic xmlns:pic="http://schemas.openxmlformats.org/drawingml/2006/picture">
                        <pic:nvPicPr>
                          <pic:cNvPr id="6493" name="Picture 6493"/>
                          <pic:cNvPicPr/>
                        </pic:nvPicPr>
                        <pic:blipFill>
                          <a:blip r:embed="rId33"/>
                          <a:stretch>
                            <a:fillRect/>
                          </a:stretch>
                        </pic:blipFill>
                        <pic:spPr>
                          <a:xfrm>
                            <a:off x="3170504" y="0"/>
                            <a:ext cx="30480" cy="6096"/>
                          </a:xfrm>
                          <a:prstGeom prst="rect">
                            <a:avLst/>
                          </a:prstGeom>
                        </pic:spPr>
                      </pic:pic>
                      <pic:pic xmlns:pic="http://schemas.openxmlformats.org/drawingml/2006/picture">
                        <pic:nvPicPr>
                          <pic:cNvPr id="6495" name="Picture 6495"/>
                          <pic:cNvPicPr/>
                        </pic:nvPicPr>
                        <pic:blipFill>
                          <a:blip r:embed="rId33"/>
                          <a:stretch>
                            <a:fillRect/>
                          </a:stretch>
                        </pic:blipFill>
                        <pic:spPr>
                          <a:xfrm>
                            <a:off x="3200984" y="0"/>
                            <a:ext cx="30480" cy="6096"/>
                          </a:xfrm>
                          <a:prstGeom prst="rect">
                            <a:avLst/>
                          </a:prstGeom>
                        </pic:spPr>
                      </pic:pic>
                      <pic:pic xmlns:pic="http://schemas.openxmlformats.org/drawingml/2006/picture">
                        <pic:nvPicPr>
                          <pic:cNvPr id="6497" name="Picture 6497"/>
                          <pic:cNvPicPr/>
                        </pic:nvPicPr>
                        <pic:blipFill>
                          <a:blip r:embed="rId33"/>
                          <a:stretch>
                            <a:fillRect/>
                          </a:stretch>
                        </pic:blipFill>
                        <pic:spPr>
                          <a:xfrm>
                            <a:off x="3231465" y="0"/>
                            <a:ext cx="30480" cy="6096"/>
                          </a:xfrm>
                          <a:prstGeom prst="rect">
                            <a:avLst/>
                          </a:prstGeom>
                        </pic:spPr>
                      </pic:pic>
                      <pic:pic xmlns:pic="http://schemas.openxmlformats.org/drawingml/2006/picture">
                        <pic:nvPicPr>
                          <pic:cNvPr id="6499" name="Picture 6499"/>
                          <pic:cNvPicPr/>
                        </pic:nvPicPr>
                        <pic:blipFill>
                          <a:blip r:embed="rId33"/>
                          <a:stretch>
                            <a:fillRect/>
                          </a:stretch>
                        </pic:blipFill>
                        <pic:spPr>
                          <a:xfrm>
                            <a:off x="3261944" y="0"/>
                            <a:ext cx="30480" cy="6096"/>
                          </a:xfrm>
                          <a:prstGeom prst="rect">
                            <a:avLst/>
                          </a:prstGeom>
                        </pic:spPr>
                      </pic:pic>
                      <pic:pic xmlns:pic="http://schemas.openxmlformats.org/drawingml/2006/picture">
                        <pic:nvPicPr>
                          <pic:cNvPr id="6501" name="Picture 6501"/>
                          <pic:cNvPicPr/>
                        </pic:nvPicPr>
                        <pic:blipFill>
                          <a:blip r:embed="rId33"/>
                          <a:stretch>
                            <a:fillRect/>
                          </a:stretch>
                        </pic:blipFill>
                        <pic:spPr>
                          <a:xfrm>
                            <a:off x="3292424" y="0"/>
                            <a:ext cx="30480" cy="6096"/>
                          </a:xfrm>
                          <a:prstGeom prst="rect">
                            <a:avLst/>
                          </a:prstGeom>
                        </pic:spPr>
                      </pic:pic>
                      <pic:pic xmlns:pic="http://schemas.openxmlformats.org/drawingml/2006/picture">
                        <pic:nvPicPr>
                          <pic:cNvPr id="6503" name="Picture 6503"/>
                          <pic:cNvPicPr/>
                        </pic:nvPicPr>
                        <pic:blipFill>
                          <a:blip r:embed="rId33"/>
                          <a:stretch>
                            <a:fillRect/>
                          </a:stretch>
                        </pic:blipFill>
                        <pic:spPr>
                          <a:xfrm>
                            <a:off x="3322904" y="0"/>
                            <a:ext cx="30480" cy="6096"/>
                          </a:xfrm>
                          <a:prstGeom prst="rect">
                            <a:avLst/>
                          </a:prstGeom>
                        </pic:spPr>
                      </pic:pic>
                      <pic:pic xmlns:pic="http://schemas.openxmlformats.org/drawingml/2006/picture">
                        <pic:nvPicPr>
                          <pic:cNvPr id="6505" name="Picture 6505"/>
                          <pic:cNvPicPr/>
                        </pic:nvPicPr>
                        <pic:blipFill>
                          <a:blip r:embed="rId33"/>
                          <a:stretch>
                            <a:fillRect/>
                          </a:stretch>
                        </pic:blipFill>
                        <pic:spPr>
                          <a:xfrm>
                            <a:off x="3353384" y="0"/>
                            <a:ext cx="30480" cy="6096"/>
                          </a:xfrm>
                          <a:prstGeom prst="rect">
                            <a:avLst/>
                          </a:prstGeom>
                        </pic:spPr>
                      </pic:pic>
                      <pic:pic xmlns:pic="http://schemas.openxmlformats.org/drawingml/2006/picture">
                        <pic:nvPicPr>
                          <pic:cNvPr id="6507" name="Picture 6507"/>
                          <pic:cNvPicPr/>
                        </pic:nvPicPr>
                        <pic:blipFill>
                          <a:blip r:embed="rId33"/>
                          <a:stretch>
                            <a:fillRect/>
                          </a:stretch>
                        </pic:blipFill>
                        <pic:spPr>
                          <a:xfrm>
                            <a:off x="3383865" y="0"/>
                            <a:ext cx="30480" cy="6096"/>
                          </a:xfrm>
                          <a:prstGeom prst="rect">
                            <a:avLst/>
                          </a:prstGeom>
                        </pic:spPr>
                      </pic:pic>
                      <pic:pic xmlns:pic="http://schemas.openxmlformats.org/drawingml/2006/picture">
                        <pic:nvPicPr>
                          <pic:cNvPr id="6509" name="Picture 6509"/>
                          <pic:cNvPicPr/>
                        </pic:nvPicPr>
                        <pic:blipFill>
                          <a:blip r:embed="rId33"/>
                          <a:stretch>
                            <a:fillRect/>
                          </a:stretch>
                        </pic:blipFill>
                        <pic:spPr>
                          <a:xfrm>
                            <a:off x="3414344" y="0"/>
                            <a:ext cx="30480" cy="6096"/>
                          </a:xfrm>
                          <a:prstGeom prst="rect">
                            <a:avLst/>
                          </a:prstGeom>
                        </pic:spPr>
                      </pic:pic>
                      <pic:pic xmlns:pic="http://schemas.openxmlformats.org/drawingml/2006/picture">
                        <pic:nvPicPr>
                          <pic:cNvPr id="6511" name="Picture 6511"/>
                          <pic:cNvPicPr/>
                        </pic:nvPicPr>
                        <pic:blipFill>
                          <a:blip r:embed="rId33"/>
                          <a:stretch>
                            <a:fillRect/>
                          </a:stretch>
                        </pic:blipFill>
                        <pic:spPr>
                          <a:xfrm>
                            <a:off x="3444824" y="0"/>
                            <a:ext cx="30480" cy="6096"/>
                          </a:xfrm>
                          <a:prstGeom prst="rect">
                            <a:avLst/>
                          </a:prstGeom>
                        </pic:spPr>
                      </pic:pic>
                      <pic:pic xmlns:pic="http://schemas.openxmlformats.org/drawingml/2006/picture">
                        <pic:nvPicPr>
                          <pic:cNvPr id="6513" name="Picture 6513"/>
                          <pic:cNvPicPr/>
                        </pic:nvPicPr>
                        <pic:blipFill>
                          <a:blip r:embed="rId33"/>
                          <a:stretch>
                            <a:fillRect/>
                          </a:stretch>
                        </pic:blipFill>
                        <pic:spPr>
                          <a:xfrm>
                            <a:off x="3475304" y="0"/>
                            <a:ext cx="30480" cy="6096"/>
                          </a:xfrm>
                          <a:prstGeom prst="rect">
                            <a:avLst/>
                          </a:prstGeom>
                        </pic:spPr>
                      </pic:pic>
                      <pic:pic xmlns:pic="http://schemas.openxmlformats.org/drawingml/2006/picture">
                        <pic:nvPicPr>
                          <pic:cNvPr id="6515" name="Picture 6515"/>
                          <pic:cNvPicPr/>
                        </pic:nvPicPr>
                        <pic:blipFill>
                          <a:blip r:embed="rId33"/>
                          <a:stretch>
                            <a:fillRect/>
                          </a:stretch>
                        </pic:blipFill>
                        <pic:spPr>
                          <a:xfrm>
                            <a:off x="3505784" y="0"/>
                            <a:ext cx="30481" cy="6096"/>
                          </a:xfrm>
                          <a:prstGeom prst="rect">
                            <a:avLst/>
                          </a:prstGeom>
                        </pic:spPr>
                      </pic:pic>
                      <pic:pic xmlns:pic="http://schemas.openxmlformats.org/drawingml/2006/picture">
                        <pic:nvPicPr>
                          <pic:cNvPr id="6517" name="Picture 6517"/>
                          <pic:cNvPicPr/>
                        </pic:nvPicPr>
                        <pic:blipFill>
                          <a:blip r:embed="rId33"/>
                          <a:stretch>
                            <a:fillRect/>
                          </a:stretch>
                        </pic:blipFill>
                        <pic:spPr>
                          <a:xfrm>
                            <a:off x="3536265" y="0"/>
                            <a:ext cx="30480" cy="6096"/>
                          </a:xfrm>
                          <a:prstGeom prst="rect">
                            <a:avLst/>
                          </a:prstGeom>
                        </pic:spPr>
                      </pic:pic>
                      <pic:pic xmlns:pic="http://schemas.openxmlformats.org/drawingml/2006/picture">
                        <pic:nvPicPr>
                          <pic:cNvPr id="6519" name="Picture 6519"/>
                          <pic:cNvPicPr/>
                        </pic:nvPicPr>
                        <pic:blipFill>
                          <a:blip r:embed="rId33"/>
                          <a:stretch>
                            <a:fillRect/>
                          </a:stretch>
                        </pic:blipFill>
                        <pic:spPr>
                          <a:xfrm>
                            <a:off x="3566744" y="0"/>
                            <a:ext cx="30480" cy="6096"/>
                          </a:xfrm>
                          <a:prstGeom prst="rect">
                            <a:avLst/>
                          </a:prstGeom>
                        </pic:spPr>
                      </pic:pic>
                      <pic:pic xmlns:pic="http://schemas.openxmlformats.org/drawingml/2006/picture">
                        <pic:nvPicPr>
                          <pic:cNvPr id="6521" name="Picture 6521"/>
                          <pic:cNvPicPr/>
                        </pic:nvPicPr>
                        <pic:blipFill>
                          <a:blip r:embed="rId33"/>
                          <a:stretch>
                            <a:fillRect/>
                          </a:stretch>
                        </pic:blipFill>
                        <pic:spPr>
                          <a:xfrm>
                            <a:off x="3597224" y="0"/>
                            <a:ext cx="30480" cy="6096"/>
                          </a:xfrm>
                          <a:prstGeom prst="rect">
                            <a:avLst/>
                          </a:prstGeom>
                        </pic:spPr>
                      </pic:pic>
                      <pic:pic xmlns:pic="http://schemas.openxmlformats.org/drawingml/2006/picture">
                        <pic:nvPicPr>
                          <pic:cNvPr id="6523" name="Picture 6523"/>
                          <pic:cNvPicPr/>
                        </pic:nvPicPr>
                        <pic:blipFill>
                          <a:blip r:embed="rId33"/>
                          <a:stretch>
                            <a:fillRect/>
                          </a:stretch>
                        </pic:blipFill>
                        <pic:spPr>
                          <a:xfrm>
                            <a:off x="3627704" y="0"/>
                            <a:ext cx="30480" cy="6096"/>
                          </a:xfrm>
                          <a:prstGeom prst="rect">
                            <a:avLst/>
                          </a:prstGeom>
                        </pic:spPr>
                      </pic:pic>
                      <pic:pic xmlns:pic="http://schemas.openxmlformats.org/drawingml/2006/picture">
                        <pic:nvPicPr>
                          <pic:cNvPr id="6525" name="Picture 6525"/>
                          <pic:cNvPicPr/>
                        </pic:nvPicPr>
                        <pic:blipFill>
                          <a:blip r:embed="rId33"/>
                          <a:stretch>
                            <a:fillRect/>
                          </a:stretch>
                        </pic:blipFill>
                        <pic:spPr>
                          <a:xfrm>
                            <a:off x="3658184" y="0"/>
                            <a:ext cx="30480" cy="6096"/>
                          </a:xfrm>
                          <a:prstGeom prst="rect">
                            <a:avLst/>
                          </a:prstGeom>
                        </pic:spPr>
                      </pic:pic>
                      <pic:pic xmlns:pic="http://schemas.openxmlformats.org/drawingml/2006/picture">
                        <pic:nvPicPr>
                          <pic:cNvPr id="6527" name="Picture 6527"/>
                          <pic:cNvPicPr/>
                        </pic:nvPicPr>
                        <pic:blipFill>
                          <a:blip r:embed="rId33"/>
                          <a:stretch>
                            <a:fillRect/>
                          </a:stretch>
                        </pic:blipFill>
                        <pic:spPr>
                          <a:xfrm>
                            <a:off x="3688665" y="0"/>
                            <a:ext cx="30480" cy="6096"/>
                          </a:xfrm>
                          <a:prstGeom prst="rect">
                            <a:avLst/>
                          </a:prstGeom>
                        </pic:spPr>
                      </pic:pic>
                      <pic:pic xmlns:pic="http://schemas.openxmlformats.org/drawingml/2006/picture">
                        <pic:nvPicPr>
                          <pic:cNvPr id="6529" name="Picture 6529"/>
                          <pic:cNvPicPr/>
                        </pic:nvPicPr>
                        <pic:blipFill>
                          <a:blip r:embed="rId33"/>
                          <a:stretch>
                            <a:fillRect/>
                          </a:stretch>
                        </pic:blipFill>
                        <pic:spPr>
                          <a:xfrm>
                            <a:off x="3719144" y="0"/>
                            <a:ext cx="30480" cy="6096"/>
                          </a:xfrm>
                          <a:prstGeom prst="rect">
                            <a:avLst/>
                          </a:prstGeom>
                        </pic:spPr>
                      </pic:pic>
                      <pic:pic xmlns:pic="http://schemas.openxmlformats.org/drawingml/2006/picture">
                        <pic:nvPicPr>
                          <pic:cNvPr id="6531" name="Picture 6531"/>
                          <pic:cNvPicPr/>
                        </pic:nvPicPr>
                        <pic:blipFill>
                          <a:blip r:embed="rId33"/>
                          <a:stretch>
                            <a:fillRect/>
                          </a:stretch>
                        </pic:blipFill>
                        <pic:spPr>
                          <a:xfrm>
                            <a:off x="3749624" y="0"/>
                            <a:ext cx="30480" cy="6096"/>
                          </a:xfrm>
                          <a:prstGeom prst="rect">
                            <a:avLst/>
                          </a:prstGeom>
                        </pic:spPr>
                      </pic:pic>
                      <pic:pic xmlns:pic="http://schemas.openxmlformats.org/drawingml/2006/picture">
                        <pic:nvPicPr>
                          <pic:cNvPr id="6533" name="Picture 6533"/>
                          <pic:cNvPicPr/>
                        </pic:nvPicPr>
                        <pic:blipFill>
                          <a:blip r:embed="rId33"/>
                          <a:stretch>
                            <a:fillRect/>
                          </a:stretch>
                        </pic:blipFill>
                        <pic:spPr>
                          <a:xfrm>
                            <a:off x="3780104" y="0"/>
                            <a:ext cx="30480" cy="6096"/>
                          </a:xfrm>
                          <a:prstGeom prst="rect">
                            <a:avLst/>
                          </a:prstGeom>
                        </pic:spPr>
                      </pic:pic>
                      <pic:pic xmlns:pic="http://schemas.openxmlformats.org/drawingml/2006/picture">
                        <pic:nvPicPr>
                          <pic:cNvPr id="6535" name="Picture 6535"/>
                          <pic:cNvPicPr/>
                        </pic:nvPicPr>
                        <pic:blipFill>
                          <a:blip r:embed="rId33"/>
                          <a:stretch>
                            <a:fillRect/>
                          </a:stretch>
                        </pic:blipFill>
                        <pic:spPr>
                          <a:xfrm>
                            <a:off x="3810584" y="0"/>
                            <a:ext cx="30480" cy="6096"/>
                          </a:xfrm>
                          <a:prstGeom prst="rect">
                            <a:avLst/>
                          </a:prstGeom>
                        </pic:spPr>
                      </pic:pic>
                      <pic:pic xmlns:pic="http://schemas.openxmlformats.org/drawingml/2006/picture">
                        <pic:nvPicPr>
                          <pic:cNvPr id="6537" name="Picture 6537"/>
                          <pic:cNvPicPr/>
                        </pic:nvPicPr>
                        <pic:blipFill>
                          <a:blip r:embed="rId33"/>
                          <a:stretch>
                            <a:fillRect/>
                          </a:stretch>
                        </pic:blipFill>
                        <pic:spPr>
                          <a:xfrm>
                            <a:off x="3841065" y="0"/>
                            <a:ext cx="30480" cy="6096"/>
                          </a:xfrm>
                          <a:prstGeom prst="rect">
                            <a:avLst/>
                          </a:prstGeom>
                        </pic:spPr>
                      </pic:pic>
                      <pic:pic xmlns:pic="http://schemas.openxmlformats.org/drawingml/2006/picture">
                        <pic:nvPicPr>
                          <pic:cNvPr id="6539" name="Picture 6539"/>
                          <pic:cNvPicPr/>
                        </pic:nvPicPr>
                        <pic:blipFill>
                          <a:blip r:embed="rId33"/>
                          <a:stretch>
                            <a:fillRect/>
                          </a:stretch>
                        </pic:blipFill>
                        <pic:spPr>
                          <a:xfrm>
                            <a:off x="3871544" y="0"/>
                            <a:ext cx="30480" cy="6096"/>
                          </a:xfrm>
                          <a:prstGeom prst="rect">
                            <a:avLst/>
                          </a:prstGeom>
                        </pic:spPr>
                      </pic:pic>
                      <pic:pic xmlns:pic="http://schemas.openxmlformats.org/drawingml/2006/picture">
                        <pic:nvPicPr>
                          <pic:cNvPr id="6541" name="Picture 6541"/>
                          <pic:cNvPicPr/>
                        </pic:nvPicPr>
                        <pic:blipFill>
                          <a:blip r:embed="rId33"/>
                          <a:stretch>
                            <a:fillRect/>
                          </a:stretch>
                        </pic:blipFill>
                        <pic:spPr>
                          <a:xfrm>
                            <a:off x="3902024" y="0"/>
                            <a:ext cx="30480" cy="6096"/>
                          </a:xfrm>
                          <a:prstGeom prst="rect">
                            <a:avLst/>
                          </a:prstGeom>
                        </pic:spPr>
                      </pic:pic>
                      <pic:pic xmlns:pic="http://schemas.openxmlformats.org/drawingml/2006/picture">
                        <pic:nvPicPr>
                          <pic:cNvPr id="6543" name="Picture 6543"/>
                          <pic:cNvPicPr/>
                        </pic:nvPicPr>
                        <pic:blipFill>
                          <a:blip r:embed="rId33"/>
                          <a:stretch>
                            <a:fillRect/>
                          </a:stretch>
                        </pic:blipFill>
                        <pic:spPr>
                          <a:xfrm>
                            <a:off x="3932504" y="0"/>
                            <a:ext cx="30480" cy="6096"/>
                          </a:xfrm>
                          <a:prstGeom prst="rect">
                            <a:avLst/>
                          </a:prstGeom>
                        </pic:spPr>
                      </pic:pic>
                      <pic:pic xmlns:pic="http://schemas.openxmlformats.org/drawingml/2006/picture">
                        <pic:nvPicPr>
                          <pic:cNvPr id="6545" name="Picture 6545"/>
                          <pic:cNvPicPr/>
                        </pic:nvPicPr>
                        <pic:blipFill>
                          <a:blip r:embed="rId33"/>
                          <a:stretch>
                            <a:fillRect/>
                          </a:stretch>
                        </pic:blipFill>
                        <pic:spPr>
                          <a:xfrm>
                            <a:off x="3962984" y="0"/>
                            <a:ext cx="30481" cy="6096"/>
                          </a:xfrm>
                          <a:prstGeom prst="rect">
                            <a:avLst/>
                          </a:prstGeom>
                        </pic:spPr>
                      </pic:pic>
                      <pic:pic xmlns:pic="http://schemas.openxmlformats.org/drawingml/2006/picture">
                        <pic:nvPicPr>
                          <pic:cNvPr id="6547" name="Picture 6547"/>
                          <pic:cNvPicPr/>
                        </pic:nvPicPr>
                        <pic:blipFill>
                          <a:blip r:embed="rId33"/>
                          <a:stretch>
                            <a:fillRect/>
                          </a:stretch>
                        </pic:blipFill>
                        <pic:spPr>
                          <a:xfrm>
                            <a:off x="3993465" y="0"/>
                            <a:ext cx="30480" cy="6096"/>
                          </a:xfrm>
                          <a:prstGeom prst="rect">
                            <a:avLst/>
                          </a:prstGeom>
                        </pic:spPr>
                      </pic:pic>
                      <pic:pic xmlns:pic="http://schemas.openxmlformats.org/drawingml/2006/picture">
                        <pic:nvPicPr>
                          <pic:cNvPr id="6549" name="Picture 6549"/>
                          <pic:cNvPicPr/>
                        </pic:nvPicPr>
                        <pic:blipFill>
                          <a:blip r:embed="rId33"/>
                          <a:stretch>
                            <a:fillRect/>
                          </a:stretch>
                        </pic:blipFill>
                        <pic:spPr>
                          <a:xfrm>
                            <a:off x="4023944" y="0"/>
                            <a:ext cx="30480" cy="6096"/>
                          </a:xfrm>
                          <a:prstGeom prst="rect">
                            <a:avLst/>
                          </a:prstGeom>
                        </pic:spPr>
                      </pic:pic>
                      <pic:pic xmlns:pic="http://schemas.openxmlformats.org/drawingml/2006/picture">
                        <pic:nvPicPr>
                          <pic:cNvPr id="6551" name="Picture 6551"/>
                          <pic:cNvPicPr/>
                        </pic:nvPicPr>
                        <pic:blipFill>
                          <a:blip r:embed="rId33"/>
                          <a:stretch>
                            <a:fillRect/>
                          </a:stretch>
                        </pic:blipFill>
                        <pic:spPr>
                          <a:xfrm>
                            <a:off x="4054424" y="0"/>
                            <a:ext cx="30480" cy="6096"/>
                          </a:xfrm>
                          <a:prstGeom prst="rect">
                            <a:avLst/>
                          </a:prstGeom>
                        </pic:spPr>
                      </pic:pic>
                      <pic:pic xmlns:pic="http://schemas.openxmlformats.org/drawingml/2006/picture">
                        <pic:nvPicPr>
                          <pic:cNvPr id="6553" name="Picture 6553"/>
                          <pic:cNvPicPr/>
                        </pic:nvPicPr>
                        <pic:blipFill>
                          <a:blip r:embed="rId33"/>
                          <a:stretch>
                            <a:fillRect/>
                          </a:stretch>
                        </pic:blipFill>
                        <pic:spPr>
                          <a:xfrm>
                            <a:off x="4084904" y="0"/>
                            <a:ext cx="30480" cy="6096"/>
                          </a:xfrm>
                          <a:prstGeom prst="rect">
                            <a:avLst/>
                          </a:prstGeom>
                        </pic:spPr>
                      </pic:pic>
                      <pic:pic xmlns:pic="http://schemas.openxmlformats.org/drawingml/2006/picture">
                        <pic:nvPicPr>
                          <pic:cNvPr id="6555" name="Picture 6555"/>
                          <pic:cNvPicPr/>
                        </pic:nvPicPr>
                        <pic:blipFill>
                          <a:blip r:embed="rId33"/>
                          <a:stretch>
                            <a:fillRect/>
                          </a:stretch>
                        </pic:blipFill>
                        <pic:spPr>
                          <a:xfrm>
                            <a:off x="4115384" y="0"/>
                            <a:ext cx="30480" cy="6096"/>
                          </a:xfrm>
                          <a:prstGeom prst="rect">
                            <a:avLst/>
                          </a:prstGeom>
                        </pic:spPr>
                      </pic:pic>
                      <pic:pic xmlns:pic="http://schemas.openxmlformats.org/drawingml/2006/picture">
                        <pic:nvPicPr>
                          <pic:cNvPr id="6557" name="Picture 6557"/>
                          <pic:cNvPicPr/>
                        </pic:nvPicPr>
                        <pic:blipFill>
                          <a:blip r:embed="rId33"/>
                          <a:stretch>
                            <a:fillRect/>
                          </a:stretch>
                        </pic:blipFill>
                        <pic:spPr>
                          <a:xfrm>
                            <a:off x="4145865" y="0"/>
                            <a:ext cx="30480" cy="6096"/>
                          </a:xfrm>
                          <a:prstGeom prst="rect">
                            <a:avLst/>
                          </a:prstGeom>
                        </pic:spPr>
                      </pic:pic>
                      <pic:pic xmlns:pic="http://schemas.openxmlformats.org/drawingml/2006/picture">
                        <pic:nvPicPr>
                          <pic:cNvPr id="6559" name="Picture 6559"/>
                          <pic:cNvPicPr/>
                        </pic:nvPicPr>
                        <pic:blipFill>
                          <a:blip r:embed="rId33"/>
                          <a:stretch>
                            <a:fillRect/>
                          </a:stretch>
                        </pic:blipFill>
                        <pic:spPr>
                          <a:xfrm>
                            <a:off x="4176344" y="0"/>
                            <a:ext cx="30480" cy="6096"/>
                          </a:xfrm>
                          <a:prstGeom prst="rect">
                            <a:avLst/>
                          </a:prstGeom>
                        </pic:spPr>
                      </pic:pic>
                      <pic:pic xmlns:pic="http://schemas.openxmlformats.org/drawingml/2006/picture">
                        <pic:nvPicPr>
                          <pic:cNvPr id="6561" name="Picture 6561"/>
                          <pic:cNvPicPr/>
                        </pic:nvPicPr>
                        <pic:blipFill>
                          <a:blip r:embed="rId33"/>
                          <a:stretch>
                            <a:fillRect/>
                          </a:stretch>
                        </pic:blipFill>
                        <pic:spPr>
                          <a:xfrm>
                            <a:off x="4206824" y="0"/>
                            <a:ext cx="30480" cy="6096"/>
                          </a:xfrm>
                          <a:prstGeom prst="rect">
                            <a:avLst/>
                          </a:prstGeom>
                        </pic:spPr>
                      </pic:pic>
                      <pic:pic xmlns:pic="http://schemas.openxmlformats.org/drawingml/2006/picture">
                        <pic:nvPicPr>
                          <pic:cNvPr id="6563" name="Picture 6563"/>
                          <pic:cNvPicPr/>
                        </pic:nvPicPr>
                        <pic:blipFill>
                          <a:blip r:embed="rId33"/>
                          <a:stretch>
                            <a:fillRect/>
                          </a:stretch>
                        </pic:blipFill>
                        <pic:spPr>
                          <a:xfrm>
                            <a:off x="4237304" y="0"/>
                            <a:ext cx="30480" cy="6096"/>
                          </a:xfrm>
                          <a:prstGeom prst="rect">
                            <a:avLst/>
                          </a:prstGeom>
                        </pic:spPr>
                      </pic:pic>
                      <pic:pic xmlns:pic="http://schemas.openxmlformats.org/drawingml/2006/picture">
                        <pic:nvPicPr>
                          <pic:cNvPr id="6565" name="Picture 6565"/>
                          <pic:cNvPicPr/>
                        </pic:nvPicPr>
                        <pic:blipFill>
                          <a:blip r:embed="rId33"/>
                          <a:stretch>
                            <a:fillRect/>
                          </a:stretch>
                        </pic:blipFill>
                        <pic:spPr>
                          <a:xfrm>
                            <a:off x="4267784" y="0"/>
                            <a:ext cx="30480" cy="6096"/>
                          </a:xfrm>
                          <a:prstGeom prst="rect">
                            <a:avLst/>
                          </a:prstGeom>
                        </pic:spPr>
                      </pic:pic>
                      <pic:pic xmlns:pic="http://schemas.openxmlformats.org/drawingml/2006/picture">
                        <pic:nvPicPr>
                          <pic:cNvPr id="6567" name="Picture 6567"/>
                          <pic:cNvPicPr/>
                        </pic:nvPicPr>
                        <pic:blipFill>
                          <a:blip r:embed="rId33"/>
                          <a:stretch>
                            <a:fillRect/>
                          </a:stretch>
                        </pic:blipFill>
                        <pic:spPr>
                          <a:xfrm>
                            <a:off x="4298265" y="0"/>
                            <a:ext cx="30480" cy="6096"/>
                          </a:xfrm>
                          <a:prstGeom prst="rect">
                            <a:avLst/>
                          </a:prstGeom>
                        </pic:spPr>
                      </pic:pic>
                      <pic:pic xmlns:pic="http://schemas.openxmlformats.org/drawingml/2006/picture">
                        <pic:nvPicPr>
                          <pic:cNvPr id="6569" name="Picture 6569"/>
                          <pic:cNvPicPr/>
                        </pic:nvPicPr>
                        <pic:blipFill>
                          <a:blip r:embed="rId33"/>
                          <a:stretch>
                            <a:fillRect/>
                          </a:stretch>
                        </pic:blipFill>
                        <pic:spPr>
                          <a:xfrm>
                            <a:off x="4328745" y="0"/>
                            <a:ext cx="30480" cy="6096"/>
                          </a:xfrm>
                          <a:prstGeom prst="rect">
                            <a:avLst/>
                          </a:prstGeom>
                        </pic:spPr>
                      </pic:pic>
                      <pic:pic xmlns:pic="http://schemas.openxmlformats.org/drawingml/2006/picture">
                        <pic:nvPicPr>
                          <pic:cNvPr id="6571" name="Picture 6571"/>
                          <pic:cNvPicPr/>
                        </pic:nvPicPr>
                        <pic:blipFill>
                          <a:blip r:embed="rId33"/>
                          <a:stretch>
                            <a:fillRect/>
                          </a:stretch>
                        </pic:blipFill>
                        <pic:spPr>
                          <a:xfrm>
                            <a:off x="4359224" y="0"/>
                            <a:ext cx="30480" cy="6096"/>
                          </a:xfrm>
                          <a:prstGeom prst="rect">
                            <a:avLst/>
                          </a:prstGeom>
                        </pic:spPr>
                      </pic:pic>
                      <pic:pic xmlns:pic="http://schemas.openxmlformats.org/drawingml/2006/picture">
                        <pic:nvPicPr>
                          <pic:cNvPr id="6573" name="Picture 6573"/>
                          <pic:cNvPicPr/>
                        </pic:nvPicPr>
                        <pic:blipFill>
                          <a:blip r:embed="rId33"/>
                          <a:stretch>
                            <a:fillRect/>
                          </a:stretch>
                        </pic:blipFill>
                        <pic:spPr>
                          <a:xfrm>
                            <a:off x="4389704" y="0"/>
                            <a:ext cx="30785" cy="6096"/>
                          </a:xfrm>
                          <a:prstGeom prst="rect">
                            <a:avLst/>
                          </a:prstGeom>
                        </pic:spPr>
                      </pic:pic>
                      <pic:pic xmlns:pic="http://schemas.openxmlformats.org/drawingml/2006/picture">
                        <pic:nvPicPr>
                          <pic:cNvPr id="6575" name="Picture 6575"/>
                          <pic:cNvPicPr/>
                        </pic:nvPicPr>
                        <pic:blipFill>
                          <a:blip r:embed="rId33"/>
                          <a:stretch>
                            <a:fillRect/>
                          </a:stretch>
                        </pic:blipFill>
                        <pic:spPr>
                          <a:xfrm>
                            <a:off x="4420565" y="0"/>
                            <a:ext cx="30480" cy="6096"/>
                          </a:xfrm>
                          <a:prstGeom prst="rect">
                            <a:avLst/>
                          </a:prstGeom>
                        </pic:spPr>
                      </pic:pic>
                      <pic:pic xmlns:pic="http://schemas.openxmlformats.org/drawingml/2006/picture">
                        <pic:nvPicPr>
                          <pic:cNvPr id="6577" name="Picture 6577"/>
                          <pic:cNvPicPr/>
                        </pic:nvPicPr>
                        <pic:blipFill>
                          <a:blip r:embed="rId33"/>
                          <a:stretch>
                            <a:fillRect/>
                          </a:stretch>
                        </pic:blipFill>
                        <pic:spPr>
                          <a:xfrm>
                            <a:off x="4451046" y="0"/>
                            <a:ext cx="30480" cy="6096"/>
                          </a:xfrm>
                          <a:prstGeom prst="rect">
                            <a:avLst/>
                          </a:prstGeom>
                        </pic:spPr>
                      </pic:pic>
                      <pic:pic xmlns:pic="http://schemas.openxmlformats.org/drawingml/2006/picture">
                        <pic:nvPicPr>
                          <pic:cNvPr id="6579" name="Picture 6579"/>
                          <pic:cNvPicPr/>
                        </pic:nvPicPr>
                        <pic:blipFill>
                          <a:blip r:embed="rId33"/>
                          <a:stretch>
                            <a:fillRect/>
                          </a:stretch>
                        </pic:blipFill>
                        <pic:spPr>
                          <a:xfrm>
                            <a:off x="4481526" y="0"/>
                            <a:ext cx="30480" cy="6096"/>
                          </a:xfrm>
                          <a:prstGeom prst="rect">
                            <a:avLst/>
                          </a:prstGeom>
                        </pic:spPr>
                      </pic:pic>
                      <pic:pic xmlns:pic="http://schemas.openxmlformats.org/drawingml/2006/picture">
                        <pic:nvPicPr>
                          <pic:cNvPr id="6581" name="Picture 6581"/>
                          <pic:cNvPicPr/>
                        </pic:nvPicPr>
                        <pic:blipFill>
                          <a:blip r:embed="rId33"/>
                          <a:stretch>
                            <a:fillRect/>
                          </a:stretch>
                        </pic:blipFill>
                        <pic:spPr>
                          <a:xfrm>
                            <a:off x="4512005" y="0"/>
                            <a:ext cx="30480" cy="6096"/>
                          </a:xfrm>
                          <a:prstGeom prst="rect">
                            <a:avLst/>
                          </a:prstGeom>
                        </pic:spPr>
                      </pic:pic>
                      <pic:pic xmlns:pic="http://schemas.openxmlformats.org/drawingml/2006/picture">
                        <pic:nvPicPr>
                          <pic:cNvPr id="6583" name="Picture 6583"/>
                          <pic:cNvPicPr/>
                        </pic:nvPicPr>
                        <pic:blipFill>
                          <a:blip r:embed="rId33"/>
                          <a:stretch>
                            <a:fillRect/>
                          </a:stretch>
                        </pic:blipFill>
                        <pic:spPr>
                          <a:xfrm>
                            <a:off x="4542485" y="0"/>
                            <a:ext cx="30480" cy="6096"/>
                          </a:xfrm>
                          <a:prstGeom prst="rect">
                            <a:avLst/>
                          </a:prstGeom>
                        </pic:spPr>
                      </pic:pic>
                      <pic:pic xmlns:pic="http://schemas.openxmlformats.org/drawingml/2006/picture">
                        <pic:nvPicPr>
                          <pic:cNvPr id="6585" name="Picture 6585"/>
                          <pic:cNvPicPr/>
                        </pic:nvPicPr>
                        <pic:blipFill>
                          <a:blip r:embed="rId33"/>
                          <a:stretch>
                            <a:fillRect/>
                          </a:stretch>
                        </pic:blipFill>
                        <pic:spPr>
                          <a:xfrm>
                            <a:off x="4572965" y="0"/>
                            <a:ext cx="30480" cy="6096"/>
                          </a:xfrm>
                          <a:prstGeom prst="rect">
                            <a:avLst/>
                          </a:prstGeom>
                        </pic:spPr>
                      </pic:pic>
                      <pic:pic xmlns:pic="http://schemas.openxmlformats.org/drawingml/2006/picture">
                        <pic:nvPicPr>
                          <pic:cNvPr id="6587" name="Picture 6587"/>
                          <pic:cNvPicPr/>
                        </pic:nvPicPr>
                        <pic:blipFill>
                          <a:blip r:embed="rId33"/>
                          <a:stretch>
                            <a:fillRect/>
                          </a:stretch>
                        </pic:blipFill>
                        <pic:spPr>
                          <a:xfrm>
                            <a:off x="4603446" y="0"/>
                            <a:ext cx="30480" cy="6096"/>
                          </a:xfrm>
                          <a:prstGeom prst="rect">
                            <a:avLst/>
                          </a:prstGeom>
                        </pic:spPr>
                      </pic:pic>
                      <pic:pic xmlns:pic="http://schemas.openxmlformats.org/drawingml/2006/picture">
                        <pic:nvPicPr>
                          <pic:cNvPr id="6589" name="Picture 6589"/>
                          <pic:cNvPicPr/>
                        </pic:nvPicPr>
                        <pic:blipFill>
                          <a:blip r:embed="rId33"/>
                          <a:stretch>
                            <a:fillRect/>
                          </a:stretch>
                        </pic:blipFill>
                        <pic:spPr>
                          <a:xfrm>
                            <a:off x="4633926" y="0"/>
                            <a:ext cx="30480" cy="6096"/>
                          </a:xfrm>
                          <a:prstGeom prst="rect">
                            <a:avLst/>
                          </a:prstGeom>
                        </pic:spPr>
                      </pic:pic>
                      <pic:pic xmlns:pic="http://schemas.openxmlformats.org/drawingml/2006/picture">
                        <pic:nvPicPr>
                          <pic:cNvPr id="6591" name="Picture 6591"/>
                          <pic:cNvPicPr/>
                        </pic:nvPicPr>
                        <pic:blipFill>
                          <a:blip r:embed="rId33"/>
                          <a:stretch>
                            <a:fillRect/>
                          </a:stretch>
                        </pic:blipFill>
                        <pic:spPr>
                          <a:xfrm>
                            <a:off x="4664405" y="0"/>
                            <a:ext cx="30480" cy="6096"/>
                          </a:xfrm>
                          <a:prstGeom prst="rect">
                            <a:avLst/>
                          </a:prstGeom>
                        </pic:spPr>
                      </pic:pic>
                      <pic:pic xmlns:pic="http://schemas.openxmlformats.org/drawingml/2006/picture">
                        <pic:nvPicPr>
                          <pic:cNvPr id="6593" name="Picture 6593"/>
                          <pic:cNvPicPr/>
                        </pic:nvPicPr>
                        <pic:blipFill>
                          <a:blip r:embed="rId33"/>
                          <a:stretch>
                            <a:fillRect/>
                          </a:stretch>
                        </pic:blipFill>
                        <pic:spPr>
                          <a:xfrm>
                            <a:off x="4694885" y="0"/>
                            <a:ext cx="30480" cy="6096"/>
                          </a:xfrm>
                          <a:prstGeom prst="rect">
                            <a:avLst/>
                          </a:prstGeom>
                        </pic:spPr>
                      </pic:pic>
                      <pic:pic xmlns:pic="http://schemas.openxmlformats.org/drawingml/2006/picture">
                        <pic:nvPicPr>
                          <pic:cNvPr id="6595" name="Picture 6595"/>
                          <pic:cNvPicPr/>
                        </pic:nvPicPr>
                        <pic:blipFill>
                          <a:blip r:embed="rId33"/>
                          <a:stretch>
                            <a:fillRect/>
                          </a:stretch>
                        </pic:blipFill>
                        <pic:spPr>
                          <a:xfrm>
                            <a:off x="4725365" y="0"/>
                            <a:ext cx="30480" cy="6096"/>
                          </a:xfrm>
                          <a:prstGeom prst="rect">
                            <a:avLst/>
                          </a:prstGeom>
                        </pic:spPr>
                      </pic:pic>
                      <pic:pic xmlns:pic="http://schemas.openxmlformats.org/drawingml/2006/picture">
                        <pic:nvPicPr>
                          <pic:cNvPr id="6597" name="Picture 6597"/>
                          <pic:cNvPicPr/>
                        </pic:nvPicPr>
                        <pic:blipFill>
                          <a:blip r:embed="rId33"/>
                          <a:stretch>
                            <a:fillRect/>
                          </a:stretch>
                        </pic:blipFill>
                        <pic:spPr>
                          <a:xfrm>
                            <a:off x="4755846" y="0"/>
                            <a:ext cx="30480" cy="6096"/>
                          </a:xfrm>
                          <a:prstGeom prst="rect">
                            <a:avLst/>
                          </a:prstGeom>
                        </pic:spPr>
                      </pic:pic>
                      <pic:pic xmlns:pic="http://schemas.openxmlformats.org/drawingml/2006/picture">
                        <pic:nvPicPr>
                          <pic:cNvPr id="6599" name="Picture 6599"/>
                          <pic:cNvPicPr/>
                        </pic:nvPicPr>
                        <pic:blipFill>
                          <a:blip r:embed="rId33"/>
                          <a:stretch>
                            <a:fillRect/>
                          </a:stretch>
                        </pic:blipFill>
                        <pic:spPr>
                          <a:xfrm>
                            <a:off x="4786326" y="0"/>
                            <a:ext cx="30480" cy="6096"/>
                          </a:xfrm>
                          <a:prstGeom prst="rect">
                            <a:avLst/>
                          </a:prstGeom>
                        </pic:spPr>
                      </pic:pic>
                      <pic:pic xmlns:pic="http://schemas.openxmlformats.org/drawingml/2006/picture">
                        <pic:nvPicPr>
                          <pic:cNvPr id="6601" name="Picture 6601"/>
                          <pic:cNvPicPr/>
                        </pic:nvPicPr>
                        <pic:blipFill>
                          <a:blip r:embed="rId33"/>
                          <a:stretch>
                            <a:fillRect/>
                          </a:stretch>
                        </pic:blipFill>
                        <pic:spPr>
                          <a:xfrm>
                            <a:off x="4816805" y="0"/>
                            <a:ext cx="30480" cy="6096"/>
                          </a:xfrm>
                          <a:prstGeom prst="rect">
                            <a:avLst/>
                          </a:prstGeom>
                        </pic:spPr>
                      </pic:pic>
                      <pic:pic xmlns:pic="http://schemas.openxmlformats.org/drawingml/2006/picture">
                        <pic:nvPicPr>
                          <pic:cNvPr id="6603" name="Picture 6603"/>
                          <pic:cNvPicPr/>
                        </pic:nvPicPr>
                        <pic:blipFill>
                          <a:blip r:embed="rId33"/>
                          <a:stretch>
                            <a:fillRect/>
                          </a:stretch>
                        </pic:blipFill>
                        <pic:spPr>
                          <a:xfrm>
                            <a:off x="4847285" y="0"/>
                            <a:ext cx="30480" cy="6096"/>
                          </a:xfrm>
                          <a:prstGeom prst="rect">
                            <a:avLst/>
                          </a:prstGeom>
                        </pic:spPr>
                      </pic:pic>
                      <pic:pic xmlns:pic="http://schemas.openxmlformats.org/drawingml/2006/picture">
                        <pic:nvPicPr>
                          <pic:cNvPr id="6605" name="Picture 6605"/>
                          <pic:cNvPicPr/>
                        </pic:nvPicPr>
                        <pic:blipFill>
                          <a:blip r:embed="rId33"/>
                          <a:stretch>
                            <a:fillRect/>
                          </a:stretch>
                        </pic:blipFill>
                        <pic:spPr>
                          <a:xfrm>
                            <a:off x="4877765" y="0"/>
                            <a:ext cx="30480" cy="6096"/>
                          </a:xfrm>
                          <a:prstGeom prst="rect">
                            <a:avLst/>
                          </a:prstGeom>
                        </pic:spPr>
                      </pic:pic>
                      <pic:pic xmlns:pic="http://schemas.openxmlformats.org/drawingml/2006/picture">
                        <pic:nvPicPr>
                          <pic:cNvPr id="6607" name="Picture 6607"/>
                          <pic:cNvPicPr/>
                        </pic:nvPicPr>
                        <pic:blipFill>
                          <a:blip r:embed="rId33"/>
                          <a:stretch>
                            <a:fillRect/>
                          </a:stretch>
                        </pic:blipFill>
                        <pic:spPr>
                          <a:xfrm>
                            <a:off x="4908246" y="0"/>
                            <a:ext cx="30480" cy="6096"/>
                          </a:xfrm>
                          <a:prstGeom prst="rect">
                            <a:avLst/>
                          </a:prstGeom>
                        </pic:spPr>
                      </pic:pic>
                      <pic:pic xmlns:pic="http://schemas.openxmlformats.org/drawingml/2006/picture">
                        <pic:nvPicPr>
                          <pic:cNvPr id="6609" name="Picture 6609"/>
                          <pic:cNvPicPr/>
                        </pic:nvPicPr>
                        <pic:blipFill>
                          <a:blip r:embed="rId33"/>
                          <a:stretch>
                            <a:fillRect/>
                          </a:stretch>
                        </pic:blipFill>
                        <pic:spPr>
                          <a:xfrm>
                            <a:off x="4938726" y="0"/>
                            <a:ext cx="30480" cy="6096"/>
                          </a:xfrm>
                          <a:prstGeom prst="rect">
                            <a:avLst/>
                          </a:prstGeom>
                        </pic:spPr>
                      </pic:pic>
                      <pic:pic xmlns:pic="http://schemas.openxmlformats.org/drawingml/2006/picture">
                        <pic:nvPicPr>
                          <pic:cNvPr id="6611" name="Picture 6611"/>
                          <pic:cNvPicPr/>
                        </pic:nvPicPr>
                        <pic:blipFill>
                          <a:blip r:embed="rId33"/>
                          <a:stretch>
                            <a:fillRect/>
                          </a:stretch>
                        </pic:blipFill>
                        <pic:spPr>
                          <a:xfrm>
                            <a:off x="4969205" y="0"/>
                            <a:ext cx="30480" cy="6096"/>
                          </a:xfrm>
                          <a:prstGeom prst="rect">
                            <a:avLst/>
                          </a:prstGeom>
                        </pic:spPr>
                      </pic:pic>
                      <pic:pic xmlns:pic="http://schemas.openxmlformats.org/drawingml/2006/picture">
                        <pic:nvPicPr>
                          <pic:cNvPr id="6613" name="Picture 6613"/>
                          <pic:cNvPicPr/>
                        </pic:nvPicPr>
                        <pic:blipFill>
                          <a:blip r:embed="rId33"/>
                          <a:stretch>
                            <a:fillRect/>
                          </a:stretch>
                        </pic:blipFill>
                        <pic:spPr>
                          <a:xfrm>
                            <a:off x="4999685" y="0"/>
                            <a:ext cx="30480" cy="6096"/>
                          </a:xfrm>
                          <a:prstGeom prst="rect">
                            <a:avLst/>
                          </a:prstGeom>
                        </pic:spPr>
                      </pic:pic>
                      <pic:pic xmlns:pic="http://schemas.openxmlformats.org/drawingml/2006/picture">
                        <pic:nvPicPr>
                          <pic:cNvPr id="6615" name="Picture 6615"/>
                          <pic:cNvPicPr/>
                        </pic:nvPicPr>
                        <pic:blipFill>
                          <a:blip r:embed="rId33"/>
                          <a:stretch>
                            <a:fillRect/>
                          </a:stretch>
                        </pic:blipFill>
                        <pic:spPr>
                          <a:xfrm>
                            <a:off x="5030165" y="0"/>
                            <a:ext cx="30480" cy="6096"/>
                          </a:xfrm>
                          <a:prstGeom prst="rect">
                            <a:avLst/>
                          </a:prstGeom>
                        </pic:spPr>
                      </pic:pic>
                      <pic:pic xmlns:pic="http://schemas.openxmlformats.org/drawingml/2006/picture">
                        <pic:nvPicPr>
                          <pic:cNvPr id="6617" name="Picture 6617"/>
                          <pic:cNvPicPr/>
                        </pic:nvPicPr>
                        <pic:blipFill>
                          <a:blip r:embed="rId33"/>
                          <a:stretch>
                            <a:fillRect/>
                          </a:stretch>
                        </pic:blipFill>
                        <pic:spPr>
                          <a:xfrm>
                            <a:off x="5060646" y="0"/>
                            <a:ext cx="30480" cy="6096"/>
                          </a:xfrm>
                          <a:prstGeom prst="rect">
                            <a:avLst/>
                          </a:prstGeom>
                        </pic:spPr>
                      </pic:pic>
                      <pic:pic xmlns:pic="http://schemas.openxmlformats.org/drawingml/2006/picture">
                        <pic:nvPicPr>
                          <pic:cNvPr id="6619" name="Picture 6619"/>
                          <pic:cNvPicPr/>
                        </pic:nvPicPr>
                        <pic:blipFill>
                          <a:blip r:embed="rId33"/>
                          <a:stretch>
                            <a:fillRect/>
                          </a:stretch>
                        </pic:blipFill>
                        <pic:spPr>
                          <a:xfrm>
                            <a:off x="5091126" y="0"/>
                            <a:ext cx="30480" cy="6096"/>
                          </a:xfrm>
                          <a:prstGeom prst="rect">
                            <a:avLst/>
                          </a:prstGeom>
                        </pic:spPr>
                      </pic:pic>
                      <pic:pic xmlns:pic="http://schemas.openxmlformats.org/drawingml/2006/picture">
                        <pic:nvPicPr>
                          <pic:cNvPr id="6621" name="Picture 6621"/>
                          <pic:cNvPicPr/>
                        </pic:nvPicPr>
                        <pic:blipFill>
                          <a:blip r:embed="rId33"/>
                          <a:stretch>
                            <a:fillRect/>
                          </a:stretch>
                        </pic:blipFill>
                        <pic:spPr>
                          <a:xfrm>
                            <a:off x="5121605" y="0"/>
                            <a:ext cx="30480" cy="6096"/>
                          </a:xfrm>
                          <a:prstGeom prst="rect">
                            <a:avLst/>
                          </a:prstGeom>
                        </pic:spPr>
                      </pic:pic>
                      <pic:pic xmlns:pic="http://schemas.openxmlformats.org/drawingml/2006/picture">
                        <pic:nvPicPr>
                          <pic:cNvPr id="6623" name="Picture 6623"/>
                          <pic:cNvPicPr/>
                        </pic:nvPicPr>
                        <pic:blipFill>
                          <a:blip r:embed="rId33"/>
                          <a:stretch>
                            <a:fillRect/>
                          </a:stretch>
                        </pic:blipFill>
                        <pic:spPr>
                          <a:xfrm>
                            <a:off x="5152085" y="0"/>
                            <a:ext cx="30480" cy="6096"/>
                          </a:xfrm>
                          <a:prstGeom prst="rect">
                            <a:avLst/>
                          </a:prstGeom>
                        </pic:spPr>
                      </pic:pic>
                      <pic:pic xmlns:pic="http://schemas.openxmlformats.org/drawingml/2006/picture">
                        <pic:nvPicPr>
                          <pic:cNvPr id="6625" name="Picture 6625"/>
                          <pic:cNvPicPr/>
                        </pic:nvPicPr>
                        <pic:blipFill>
                          <a:blip r:embed="rId33"/>
                          <a:stretch>
                            <a:fillRect/>
                          </a:stretch>
                        </pic:blipFill>
                        <pic:spPr>
                          <a:xfrm>
                            <a:off x="5182565" y="0"/>
                            <a:ext cx="30480" cy="6096"/>
                          </a:xfrm>
                          <a:prstGeom prst="rect">
                            <a:avLst/>
                          </a:prstGeom>
                        </pic:spPr>
                      </pic:pic>
                      <pic:pic xmlns:pic="http://schemas.openxmlformats.org/drawingml/2006/picture">
                        <pic:nvPicPr>
                          <pic:cNvPr id="6627" name="Picture 6627"/>
                          <pic:cNvPicPr/>
                        </pic:nvPicPr>
                        <pic:blipFill>
                          <a:blip r:embed="rId33"/>
                          <a:stretch>
                            <a:fillRect/>
                          </a:stretch>
                        </pic:blipFill>
                        <pic:spPr>
                          <a:xfrm>
                            <a:off x="5213046" y="0"/>
                            <a:ext cx="30480" cy="6096"/>
                          </a:xfrm>
                          <a:prstGeom prst="rect">
                            <a:avLst/>
                          </a:prstGeom>
                        </pic:spPr>
                      </pic:pic>
                      <pic:pic xmlns:pic="http://schemas.openxmlformats.org/drawingml/2006/picture">
                        <pic:nvPicPr>
                          <pic:cNvPr id="6629" name="Picture 6629"/>
                          <pic:cNvPicPr/>
                        </pic:nvPicPr>
                        <pic:blipFill>
                          <a:blip r:embed="rId33"/>
                          <a:stretch>
                            <a:fillRect/>
                          </a:stretch>
                        </pic:blipFill>
                        <pic:spPr>
                          <a:xfrm>
                            <a:off x="5243526" y="0"/>
                            <a:ext cx="30480" cy="6096"/>
                          </a:xfrm>
                          <a:prstGeom prst="rect">
                            <a:avLst/>
                          </a:prstGeom>
                        </pic:spPr>
                      </pic:pic>
                      <pic:pic xmlns:pic="http://schemas.openxmlformats.org/drawingml/2006/picture">
                        <pic:nvPicPr>
                          <pic:cNvPr id="6631" name="Picture 6631"/>
                          <pic:cNvPicPr/>
                        </pic:nvPicPr>
                        <pic:blipFill>
                          <a:blip r:embed="rId33"/>
                          <a:stretch>
                            <a:fillRect/>
                          </a:stretch>
                        </pic:blipFill>
                        <pic:spPr>
                          <a:xfrm>
                            <a:off x="5274005" y="0"/>
                            <a:ext cx="30480" cy="6096"/>
                          </a:xfrm>
                          <a:prstGeom prst="rect">
                            <a:avLst/>
                          </a:prstGeom>
                        </pic:spPr>
                      </pic:pic>
                      <pic:pic xmlns:pic="http://schemas.openxmlformats.org/drawingml/2006/picture">
                        <pic:nvPicPr>
                          <pic:cNvPr id="6633" name="Picture 6633"/>
                          <pic:cNvPicPr/>
                        </pic:nvPicPr>
                        <pic:blipFill>
                          <a:blip r:embed="rId33"/>
                          <a:stretch>
                            <a:fillRect/>
                          </a:stretch>
                        </pic:blipFill>
                        <pic:spPr>
                          <a:xfrm>
                            <a:off x="5304485" y="0"/>
                            <a:ext cx="30480" cy="6096"/>
                          </a:xfrm>
                          <a:prstGeom prst="rect">
                            <a:avLst/>
                          </a:prstGeom>
                        </pic:spPr>
                      </pic:pic>
                      <pic:pic xmlns:pic="http://schemas.openxmlformats.org/drawingml/2006/picture">
                        <pic:nvPicPr>
                          <pic:cNvPr id="6635" name="Picture 6635"/>
                          <pic:cNvPicPr/>
                        </pic:nvPicPr>
                        <pic:blipFill>
                          <a:blip r:embed="rId33"/>
                          <a:stretch>
                            <a:fillRect/>
                          </a:stretch>
                        </pic:blipFill>
                        <pic:spPr>
                          <a:xfrm>
                            <a:off x="5334965" y="0"/>
                            <a:ext cx="30480" cy="6096"/>
                          </a:xfrm>
                          <a:prstGeom prst="rect">
                            <a:avLst/>
                          </a:prstGeom>
                        </pic:spPr>
                      </pic:pic>
                      <pic:pic xmlns:pic="http://schemas.openxmlformats.org/drawingml/2006/picture">
                        <pic:nvPicPr>
                          <pic:cNvPr id="6637" name="Picture 6637"/>
                          <pic:cNvPicPr/>
                        </pic:nvPicPr>
                        <pic:blipFill>
                          <a:blip r:embed="rId33"/>
                          <a:stretch>
                            <a:fillRect/>
                          </a:stretch>
                        </pic:blipFill>
                        <pic:spPr>
                          <a:xfrm>
                            <a:off x="5365446" y="0"/>
                            <a:ext cx="30480" cy="6096"/>
                          </a:xfrm>
                          <a:prstGeom prst="rect">
                            <a:avLst/>
                          </a:prstGeom>
                        </pic:spPr>
                      </pic:pic>
                      <pic:pic xmlns:pic="http://schemas.openxmlformats.org/drawingml/2006/picture">
                        <pic:nvPicPr>
                          <pic:cNvPr id="6639" name="Picture 6639"/>
                          <pic:cNvPicPr/>
                        </pic:nvPicPr>
                        <pic:blipFill>
                          <a:blip r:embed="rId33"/>
                          <a:stretch>
                            <a:fillRect/>
                          </a:stretch>
                        </pic:blipFill>
                        <pic:spPr>
                          <a:xfrm>
                            <a:off x="5395926" y="0"/>
                            <a:ext cx="30480" cy="6096"/>
                          </a:xfrm>
                          <a:prstGeom prst="rect">
                            <a:avLst/>
                          </a:prstGeom>
                        </pic:spPr>
                      </pic:pic>
                      <pic:pic xmlns:pic="http://schemas.openxmlformats.org/drawingml/2006/picture">
                        <pic:nvPicPr>
                          <pic:cNvPr id="6641" name="Picture 6641"/>
                          <pic:cNvPicPr/>
                        </pic:nvPicPr>
                        <pic:blipFill>
                          <a:blip r:embed="rId33"/>
                          <a:stretch>
                            <a:fillRect/>
                          </a:stretch>
                        </pic:blipFill>
                        <pic:spPr>
                          <a:xfrm>
                            <a:off x="5426405" y="0"/>
                            <a:ext cx="30480" cy="6096"/>
                          </a:xfrm>
                          <a:prstGeom prst="rect">
                            <a:avLst/>
                          </a:prstGeom>
                        </pic:spPr>
                      </pic:pic>
                      <pic:pic xmlns:pic="http://schemas.openxmlformats.org/drawingml/2006/picture">
                        <pic:nvPicPr>
                          <pic:cNvPr id="6643" name="Picture 6643"/>
                          <pic:cNvPicPr/>
                        </pic:nvPicPr>
                        <pic:blipFill>
                          <a:blip r:embed="rId33"/>
                          <a:stretch>
                            <a:fillRect/>
                          </a:stretch>
                        </pic:blipFill>
                        <pic:spPr>
                          <a:xfrm>
                            <a:off x="5456885" y="0"/>
                            <a:ext cx="30480" cy="6096"/>
                          </a:xfrm>
                          <a:prstGeom prst="rect">
                            <a:avLst/>
                          </a:prstGeom>
                        </pic:spPr>
                      </pic:pic>
                      <pic:pic xmlns:pic="http://schemas.openxmlformats.org/drawingml/2006/picture">
                        <pic:nvPicPr>
                          <pic:cNvPr id="6645" name="Picture 6645"/>
                          <pic:cNvPicPr/>
                        </pic:nvPicPr>
                        <pic:blipFill>
                          <a:blip r:embed="rId33"/>
                          <a:stretch>
                            <a:fillRect/>
                          </a:stretch>
                        </pic:blipFill>
                        <pic:spPr>
                          <a:xfrm>
                            <a:off x="5487365" y="0"/>
                            <a:ext cx="30480" cy="6096"/>
                          </a:xfrm>
                          <a:prstGeom prst="rect">
                            <a:avLst/>
                          </a:prstGeom>
                        </pic:spPr>
                      </pic:pic>
                      <pic:pic xmlns:pic="http://schemas.openxmlformats.org/drawingml/2006/picture">
                        <pic:nvPicPr>
                          <pic:cNvPr id="6647" name="Picture 6647"/>
                          <pic:cNvPicPr/>
                        </pic:nvPicPr>
                        <pic:blipFill>
                          <a:blip r:embed="rId33"/>
                          <a:stretch>
                            <a:fillRect/>
                          </a:stretch>
                        </pic:blipFill>
                        <pic:spPr>
                          <a:xfrm>
                            <a:off x="5517846" y="0"/>
                            <a:ext cx="30480" cy="6096"/>
                          </a:xfrm>
                          <a:prstGeom prst="rect">
                            <a:avLst/>
                          </a:prstGeom>
                        </pic:spPr>
                      </pic:pic>
                      <pic:pic xmlns:pic="http://schemas.openxmlformats.org/drawingml/2006/picture">
                        <pic:nvPicPr>
                          <pic:cNvPr id="6649" name="Picture 6649"/>
                          <pic:cNvPicPr/>
                        </pic:nvPicPr>
                        <pic:blipFill>
                          <a:blip r:embed="rId33"/>
                          <a:stretch>
                            <a:fillRect/>
                          </a:stretch>
                        </pic:blipFill>
                        <pic:spPr>
                          <a:xfrm>
                            <a:off x="5548326" y="0"/>
                            <a:ext cx="30480" cy="6096"/>
                          </a:xfrm>
                          <a:prstGeom prst="rect">
                            <a:avLst/>
                          </a:prstGeom>
                        </pic:spPr>
                      </pic:pic>
                      <pic:pic xmlns:pic="http://schemas.openxmlformats.org/drawingml/2006/picture">
                        <pic:nvPicPr>
                          <pic:cNvPr id="6651" name="Picture 6651"/>
                          <pic:cNvPicPr/>
                        </pic:nvPicPr>
                        <pic:blipFill>
                          <a:blip r:embed="rId33"/>
                          <a:stretch>
                            <a:fillRect/>
                          </a:stretch>
                        </pic:blipFill>
                        <pic:spPr>
                          <a:xfrm>
                            <a:off x="5578805" y="0"/>
                            <a:ext cx="30480" cy="6096"/>
                          </a:xfrm>
                          <a:prstGeom prst="rect">
                            <a:avLst/>
                          </a:prstGeom>
                        </pic:spPr>
                      </pic:pic>
                      <pic:pic xmlns:pic="http://schemas.openxmlformats.org/drawingml/2006/picture">
                        <pic:nvPicPr>
                          <pic:cNvPr id="6653" name="Picture 6653"/>
                          <pic:cNvPicPr/>
                        </pic:nvPicPr>
                        <pic:blipFill>
                          <a:blip r:embed="rId33"/>
                          <a:stretch>
                            <a:fillRect/>
                          </a:stretch>
                        </pic:blipFill>
                        <pic:spPr>
                          <a:xfrm>
                            <a:off x="5609285" y="0"/>
                            <a:ext cx="30480" cy="6096"/>
                          </a:xfrm>
                          <a:prstGeom prst="rect">
                            <a:avLst/>
                          </a:prstGeom>
                        </pic:spPr>
                      </pic:pic>
                      <pic:pic xmlns:pic="http://schemas.openxmlformats.org/drawingml/2006/picture">
                        <pic:nvPicPr>
                          <pic:cNvPr id="6655" name="Picture 6655"/>
                          <pic:cNvPicPr/>
                        </pic:nvPicPr>
                        <pic:blipFill>
                          <a:blip r:embed="rId33"/>
                          <a:stretch>
                            <a:fillRect/>
                          </a:stretch>
                        </pic:blipFill>
                        <pic:spPr>
                          <a:xfrm>
                            <a:off x="5639766" y="0"/>
                            <a:ext cx="30480" cy="6096"/>
                          </a:xfrm>
                          <a:prstGeom prst="rect">
                            <a:avLst/>
                          </a:prstGeom>
                        </pic:spPr>
                      </pic:pic>
                      <pic:pic xmlns:pic="http://schemas.openxmlformats.org/drawingml/2006/picture">
                        <pic:nvPicPr>
                          <pic:cNvPr id="6657" name="Picture 6657"/>
                          <pic:cNvPicPr/>
                        </pic:nvPicPr>
                        <pic:blipFill>
                          <a:blip r:embed="rId33"/>
                          <a:stretch>
                            <a:fillRect/>
                          </a:stretch>
                        </pic:blipFill>
                        <pic:spPr>
                          <a:xfrm>
                            <a:off x="5670245" y="0"/>
                            <a:ext cx="30480" cy="6096"/>
                          </a:xfrm>
                          <a:prstGeom prst="rect">
                            <a:avLst/>
                          </a:prstGeom>
                        </pic:spPr>
                      </pic:pic>
                      <pic:pic xmlns:pic="http://schemas.openxmlformats.org/drawingml/2006/picture">
                        <pic:nvPicPr>
                          <pic:cNvPr id="6659" name="Picture 6659"/>
                          <pic:cNvPicPr/>
                        </pic:nvPicPr>
                        <pic:blipFill>
                          <a:blip r:embed="rId33"/>
                          <a:stretch>
                            <a:fillRect/>
                          </a:stretch>
                        </pic:blipFill>
                        <pic:spPr>
                          <a:xfrm>
                            <a:off x="5700726" y="0"/>
                            <a:ext cx="30480" cy="6096"/>
                          </a:xfrm>
                          <a:prstGeom prst="rect">
                            <a:avLst/>
                          </a:prstGeom>
                        </pic:spPr>
                      </pic:pic>
                      <pic:pic xmlns:pic="http://schemas.openxmlformats.org/drawingml/2006/picture">
                        <pic:nvPicPr>
                          <pic:cNvPr id="6661" name="Picture 6661"/>
                          <pic:cNvPicPr/>
                        </pic:nvPicPr>
                        <pic:blipFill>
                          <a:blip r:embed="rId33"/>
                          <a:stretch>
                            <a:fillRect/>
                          </a:stretch>
                        </pic:blipFill>
                        <pic:spPr>
                          <a:xfrm>
                            <a:off x="5731206" y="0"/>
                            <a:ext cx="30480" cy="6096"/>
                          </a:xfrm>
                          <a:prstGeom prst="rect">
                            <a:avLst/>
                          </a:prstGeom>
                        </pic:spPr>
                      </pic:pic>
                      <pic:pic xmlns:pic="http://schemas.openxmlformats.org/drawingml/2006/picture">
                        <pic:nvPicPr>
                          <pic:cNvPr id="6663" name="Picture 6663"/>
                          <pic:cNvPicPr/>
                        </pic:nvPicPr>
                        <pic:blipFill>
                          <a:blip r:embed="rId33"/>
                          <a:stretch>
                            <a:fillRect/>
                          </a:stretch>
                        </pic:blipFill>
                        <pic:spPr>
                          <a:xfrm>
                            <a:off x="5761685" y="0"/>
                            <a:ext cx="30480" cy="6096"/>
                          </a:xfrm>
                          <a:prstGeom prst="rect">
                            <a:avLst/>
                          </a:prstGeom>
                        </pic:spPr>
                      </pic:pic>
                      <pic:pic xmlns:pic="http://schemas.openxmlformats.org/drawingml/2006/picture">
                        <pic:nvPicPr>
                          <pic:cNvPr id="6665" name="Picture 6665"/>
                          <pic:cNvPicPr/>
                        </pic:nvPicPr>
                        <pic:blipFill>
                          <a:blip r:embed="rId34"/>
                          <a:stretch>
                            <a:fillRect/>
                          </a:stretch>
                        </pic:blipFill>
                        <pic:spPr>
                          <a:xfrm>
                            <a:off x="5792166" y="0"/>
                            <a:ext cx="4572" cy="6096"/>
                          </a:xfrm>
                          <a:prstGeom prst="rect">
                            <a:avLst/>
                          </a:prstGeom>
                        </pic:spPr>
                      </pic:pic>
                    </wpg:wgp>
                  </a:graphicData>
                </a:graphic>
              </wp:inline>
            </w:drawing>
          </mc:Choice>
          <mc:Fallback>
            <w:pict>
              <v:group w14:anchorId="545DABED" id="Group 69336"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">
                <v:shape id="Picture 6285"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">
                  <v:imagedata r:id="rId35" o:title=""/>
                </v:shape>
                <v:shape id="Picture 6287"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">
                  <v:imagedata r:id="rId35" o:title=""/>
                </v:shape>
                <v:shape id="Picture 6289"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">
                  <v:imagedata r:id="rId35" o:title=""/>
                </v:shape>
                <v:shape id="Picture 6291"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">
                  <v:imagedata r:id="rId35" o:title=""/>
                </v:shape>
                <v:shape id="Picture 6293"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">
                  <v:imagedata r:id="rId35" o:title=""/>
                </v:shape>
                <v:shape id="Picture 6295"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">
                  <v:imagedata r:id="rId35" o:title=""/>
                </v:shape>
                <v:shape id="Picture 6297"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">
                  <v:imagedata r:id="rId35" o:title=""/>
                </v:shape>
                <v:shape id="Picture 6299"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">
                  <v:imagedata r:id="rId35" o:title=""/>
                </v:shape>
                <v:shape id="Picture 6301"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">
                  <v:imagedata r:id="rId35" o:title=""/>
                </v:shape>
                <v:shape id="Picture 6303"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">
                  <v:imagedata r:id="rId35" o:title=""/>
                </v:shape>
                <v:shape id="Picture 6305"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">
                  <v:imagedata r:id="rId35" o:title=""/>
                </v:shape>
                <v:shape id="Picture 6307"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">
                  <v:imagedata r:id="rId35" o:title=""/>
                </v:shape>
                <v:shape id="Picture 6309"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">
                  <v:imagedata r:id="rId35" o:title=""/>
                </v:shape>
                <v:shape id="Picture 6311"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">
                  <v:imagedata r:id="rId35" o:title=""/>
                </v:shape>
                <v:shape id="Picture 6313"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">
                  <v:imagedata r:id="rId35" o:title=""/>
                </v:shape>
                <v:shape id="Picture 6315"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">
                  <v:imagedata r:id="rId35" o:title=""/>
                </v:shape>
                <v:shape id="Picture 6317"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">
                  <v:imagedata r:id="rId35" o:title=""/>
                </v:shape>
                <v:shape id="Picture 6319"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">
                  <v:imagedata r:id="rId35" o:title=""/>
                </v:shape>
                <v:shape id="Picture 6321"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">
                  <v:imagedata r:id="rId35" o:title=""/>
                </v:shape>
                <v:shape id="Picture 6323"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">
                  <v:imagedata r:id="rId35" o:title=""/>
                </v:shape>
                <v:shape id="Picture 6325"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">
                  <v:imagedata r:id="rId35" o:title=""/>
                </v:shape>
                <v:shape id="Picture 6327"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">
                  <v:imagedata r:id="rId35" o:title=""/>
                </v:shape>
                <v:shape id="Picture 6329"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">
                  <v:imagedata r:id="rId35" o:title=""/>
                </v:shape>
                <v:shape id="Picture 6331"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">
                  <v:imagedata r:id="rId35" o:title=""/>
                </v:shape>
                <v:shape id="Picture 6333"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">
                  <v:imagedata r:id="rId35" o:title=""/>
                </v:shape>
                <v:shape id="Picture 6335"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">
                  <v:imagedata r:id="rId35" o:title=""/>
                </v:shape>
                <v:shape id="Picture 6337"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">
                  <v:imagedata r:id="rId35" o:title=""/>
                </v:shape>
                <v:shape id="Picture 6339"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">
                  <v:imagedata r:id="rId35" o:title=""/>
                </v:shape>
                <v:shape id="Picture 6341"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">
                  <v:imagedata r:id="rId35" o:title=""/>
                </v:shape>
                <v:shape id="Picture 6343"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">
                  <v:imagedata r:id="rId35" o:title=""/>
                </v:shape>
                <v:shape id="Picture 6345"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">
                  <v:imagedata r:id="rId35" o:title=""/>
                </v:shape>
                <v:shape id="Picture 6347"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">
                  <v:imagedata r:id="rId35" o:title=""/>
                </v:shape>
                <v:shape id="Picture 6349"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">
                  <v:imagedata r:id="rId35" o:title=""/>
                </v:shape>
                <v:shape id="Picture 6351"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">
                  <v:imagedata r:id="rId35" o:title=""/>
                </v:shape>
                <v:shape id="Picture 6353"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">
                  <v:imagedata r:id="rId35" o:title=""/>
                </v:shape>
                <v:shape id="Picture 6355"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">
                  <v:imagedata r:id="rId35" o:title=""/>
                </v:shape>
                <v:shape id="Picture 6357"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">
                  <v:imagedata r:id="rId35" o:title=""/>
                </v:shape>
                <v:shape id="Picture 6359"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">
                  <v:imagedata r:id="rId35" o:title=""/>
                </v:shape>
                <v:shape id="Picture 6361"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">
                  <v:imagedata r:id="rId35" o:title=""/>
                </v:shape>
                <v:shape id="Picture 6363"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">
                  <v:imagedata r:id="rId35" o:title=""/>
                </v:shape>
                <v:shape id="Picture 6365"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">
                  <v:imagedata r:id="rId35" o:title=""/>
                </v:shape>
                <v:shape id="Picture 6367"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">
                  <v:imagedata r:id="rId35" o:title=""/>
                </v:shape>
                <v:shape id="Picture 6369"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">
                  <v:imagedata r:id="rId35" o:title=""/>
                </v:shape>
                <v:shape id="Picture 6371"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">
                  <v:imagedata r:id="rId35" o:title=""/>
                </v:shape>
                <v:shape id="Picture 6373"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">
                  <v:imagedata r:id="rId35" o:title=""/>
                </v:shape>
                <v:shape id="Picture 6375"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">
                  <v:imagedata r:id="rId35" o:title=""/>
                </v:shape>
                <v:shape id="Picture 6377"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">
                  <v:imagedata r:id="rId35" o:title=""/>
                </v:shape>
                <v:shape id="Picture 6379"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">
                  <v:imagedata r:id="rId35" o:title=""/>
                </v:shape>
                <v:shape id="Picture 6381"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">
                  <v:imagedata r:id="rId35" o:title=""/>
                </v:shape>
                <v:shape id="Picture 6383"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">
                  <v:imagedata r:id="rId35" o:title=""/>
                </v:shape>
                <v:shape id="Picture 6385"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">
                  <v:imagedata r:id="rId35" o:title=""/>
                </v:shape>
                <v:shape id="Picture 6387"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">
                  <v:imagedata r:id="rId35" o:title=""/>
                </v:shape>
                <v:shape id="Picture 6389"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">
                  <v:imagedata r:id="rId35" o:title=""/>
                </v:shape>
                <v:shape id="Picture 6391"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">
                  <v:imagedata r:id="rId35" o:title=""/>
                </v:shape>
                <v:shape id="Picture 6393"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">
                  <v:imagedata r:id="rId35" o:title=""/>
                </v:shape>
                <v:shape id="Picture 6395"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">
                  <v:imagedata r:id="rId35" o:title=""/>
                </v:shape>
                <v:shape id="Picture 6397"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">
                  <v:imagedata r:id="rId35" o:title=""/>
                </v:shape>
                <v:shape id="Picture 6399"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">
                  <v:imagedata r:id="rId35" o:title=""/>
                </v:shape>
                <v:shape id="Picture 6401"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">
                  <v:imagedata r:id="rId35" o:title=""/>
                </v:shape>
                <v:shape id="Picture 6403"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">
                  <v:imagedata r:id="rId35" o:title=""/>
                </v:shape>
                <v:shape id="Picture 6405"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">
                  <v:imagedata r:id="rId35" o:title=""/>
                </v:shape>
                <v:shape id="Picture 6407"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">
                  <v:imagedata r:id="rId35" o:title=""/>
                </v:shape>
                <v:shape id="Picture 6409"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">
                  <v:imagedata r:id="rId35" o:title=""/>
                </v:shape>
                <v:shape id="Picture 6411"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">
                  <v:imagedata r:id="rId35" o:title=""/>
                </v:shape>
                <v:shape id="Picture 6413"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">
                  <v:imagedata r:id="rId35" o:title=""/>
                </v:shape>
                <v:shape id="Picture 6415"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">
                  <v:imagedata r:id="rId35" o:title=""/>
                </v:shape>
                <v:shape id="Picture 6417"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">
                  <v:imagedata r:id="rId35" o:title=""/>
                </v:shape>
                <v:shape id="Picture 6419"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">
                  <v:imagedata r:id="rId35" o:title=""/>
                </v:shape>
                <v:shape id="Picture 6421"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">
                  <v:imagedata r:id="rId35" o:title=""/>
                </v:shape>
                <v:shape id="Picture 6423"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">
                  <v:imagedata r:id="rId35" o:title=""/>
                </v:shape>
                <v:shape id="Picture 6425"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">
                  <v:imagedata r:id="rId35" o:title=""/>
                </v:shape>
                <v:shape id="Picture 6427"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">
                  <v:imagedata r:id="rId35" o:title=""/>
                </v:shape>
                <v:shape id="Picture 6429"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">
                  <v:imagedata r:id="rId35" o:title=""/>
                </v:shape>
                <v:shape id="Picture 6431"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">
                  <v:imagedata r:id="rId35" o:title=""/>
                </v:shape>
                <v:shape id="Picture 6433"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">
                  <v:imagedata r:id="rId35" o:title=""/>
                </v:shape>
                <v:shape id="Picture 6435"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">
                  <v:imagedata r:id="rId35" o:title=""/>
                </v:shape>
                <v:shape id="Picture 6437"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">
                  <v:imagedata r:id="rId35" o:title=""/>
                </v:shape>
                <v:shape id="Picture 6439"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">
                  <v:imagedata r:id="rId35" o:title=""/>
                </v:shape>
                <v:shape id="Picture 6441"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">
                  <v:imagedata r:id="rId35" o:title=""/>
                </v:shape>
                <v:shape id="Picture 6443"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">
                  <v:imagedata r:id="rId35" o:title=""/>
                </v:shape>
                <v:shape id="Picture 6445"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">
                  <v:imagedata r:id="rId35" o:title=""/>
                </v:shape>
                <v:shape id="Picture 6447"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">
                  <v:imagedata r:id="rId35" o:title=""/>
                </v:shape>
                <v:shape id="Picture 6449"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">
                  <v:imagedata r:id="rId35" o:title=""/>
                </v:shape>
                <v:shape id="Picture 6451"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">
                  <v:imagedata r:id="rId35" o:title=""/>
                </v:shape>
                <v:shape id="Picture 6453"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">
                  <v:imagedata r:id="rId35" o:title=""/>
                </v:shape>
                <v:shape id="Picture 6455"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">
                  <v:imagedata r:id="rId35" o:title=""/>
                </v:shape>
                <v:shape id="Picture 6457"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">
                  <v:imagedata r:id="rId35" o:title=""/>
                </v:shape>
                <v:shape id="Picture 6459"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">
                  <v:imagedata r:id="rId35" o:title=""/>
                </v:shape>
                <v:shape id="Picture 6461"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">
                  <v:imagedata r:id="rId35" o:title=""/>
                </v:shape>
                <v:shape id="Picture 6463"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">
                  <v:imagedata r:id="rId35" o:title=""/>
                </v:shape>
                <v:shape id="Picture 6465"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">
                  <v:imagedata r:id="rId35" o:title=""/>
                </v:shape>
                <v:shape id="Picture 6467"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">
                  <v:imagedata r:id="rId35" o:title=""/>
                </v:shape>
                <v:shape id="Picture 6469"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">
                  <v:imagedata r:id="rId35" o:title=""/>
                </v:shape>
                <v:shape id="Picture 6471"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">
                  <v:imagedata r:id="rId35" o:title=""/>
                </v:shape>
                <v:shape id="Picture 6473"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">
                  <v:imagedata r:id="rId35" o:title=""/>
                </v:shape>
                <v:shape id="Picture 6475"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">
                  <v:imagedata r:id="rId35" o:title=""/>
                </v:shape>
                <v:shape id="Picture 6477"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">
                  <v:imagedata r:id="rId35" o:title=""/>
                </v:shape>
                <v:shape id="Picture 6479"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">
                  <v:imagedata r:id="rId35" o:title=""/>
                </v:shape>
                <v:shape id="Picture 6481"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">
                  <v:imagedata r:id="rId35" o:title=""/>
                </v:shape>
                <v:shape id="Picture 6483"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">
                  <v:imagedata r:id="rId35" o:title=""/>
                </v:shape>
                <v:shape id="Picture 6485"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">
                  <v:imagedata r:id="rId35" o:title=""/>
                </v:shape>
                <v:shape id="Picture 6487"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">
                  <v:imagedata r:id="rId35" o:title=""/>
                </v:shape>
                <v:shape id="Picture 6489"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">
                  <v:imagedata r:id="rId35" o:title=""/>
                </v:shape>
                <v:shape id="Picture 6491"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">
                  <v:imagedata r:id="rId35" o:title=""/>
                </v:shape>
                <v:shape id="Picture 6493"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">
                  <v:imagedata r:id="rId35" o:title=""/>
                </v:shape>
                <v:shape id="Picture 6495"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">
                  <v:imagedata r:id="rId35" o:title=""/>
                </v:shape>
                <v:shape id="Picture 6497"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">
                  <v:imagedata r:id="rId35" o:title=""/>
                </v:shape>
                <v:shape id="Picture 6499"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">
                  <v:imagedata r:id="rId35" o:title=""/>
                </v:shape>
                <v:shape id="Picture 6501"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">
                  <v:imagedata r:id="rId35" o:title=""/>
                </v:shape>
                <v:shape id="Picture 6503"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">
                  <v:imagedata r:id="rId35" o:title=""/>
                </v:shape>
                <v:shape id="Picture 6505"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">
                  <v:imagedata r:id="rId35" o:title=""/>
                </v:shape>
                <v:shape id="Picture 6507"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">
                  <v:imagedata r:id="rId35" o:title=""/>
                </v:shape>
                <v:shape id="Picture 6509"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">
                  <v:imagedata r:id="rId35" o:title=""/>
                </v:shape>
                <v:shape id="Picture 6511"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">
                  <v:imagedata r:id="rId35" o:title=""/>
                </v:shape>
                <v:shape id="Picture 6513"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">
                  <v:imagedata r:id="rId35" o:title=""/>
                </v:shape>
                <v:shape id="Picture 6515"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">
                  <v:imagedata r:id="rId35" o:title=""/>
                </v:shape>
                <v:shape id="Picture 6517"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">
                  <v:imagedata r:id="rId35" o:title=""/>
                </v:shape>
                <v:shape id="Picture 6519"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">
                  <v:imagedata r:id="rId35" o:title=""/>
                </v:shape>
                <v:shape id="Picture 6521"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">
                  <v:imagedata r:id="rId35" o:title=""/>
                </v:shape>
                <v:shape id="Picture 6523"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">
                  <v:imagedata r:id="rId35" o:title=""/>
                </v:shape>
                <v:shape id="Picture 6525"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">
                  <v:imagedata r:id="rId35" o:title=""/>
                </v:shape>
                <v:shape id="Picture 6527"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">
                  <v:imagedata r:id="rId35" o:title=""/>
                </v:shape>
                <v:shape id="Picture 6529"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">
                  <v:imagedata r:id="rId35" o:title=""/>
                </v:shape>
                <v:shape id="Picture 6531"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">
                  <v:imagedata r:id="rId35" o:title=""/>
                </v:shape>
                <v:shape id="Picture 6533"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">
                  <v:imagedata r:id="rId35" o:title=""/>
                </v:shape>
                <v:shape id="Picture 6535"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">
                  <v:imagedata r:id="rId35" o:title=""/>
                </v:shape>
                <v:shape id="Picture 6537"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">
                  <v:imagedata r:id="rId35" o:title=""/>
                </v:shape>
                <v:shape id="Picture 6539"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">
                  <v:imagedata r:id="rId35" o:title=""/>
                </v:shape>
                <v:shape id="Picture 6541"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">
                  <v:imagedata r:id="rId35" o:title=""/>
                </v:shape>
                <v:shape id="Picture 6543"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">
                  <v:imagedata r:id="rId35" o:title=""/>
                </v:shape>
                <v:shape id="Picture 6545"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">
                  <v:imagedata r:id="rId35" o:title=""/>
                </v:shape>
                <v:shape id="Picture 6547"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">
                  <v:imagedata r:id="rId35" o:title=""/>
                </v:shape>
                <v:shape id="Picture 6549"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">
                  <v:imagedata r:id="rId35" o:title=""/>
                </v:shape>
                <v:shape id="Picture 6551"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">
                  <v:imagedata r:id="rId35" o:title=""/>
                </v:shape>
                <v:shape id="Picture 6553"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">
                  <v:imagedata r:id="rId35" o:title=""/>
                </v:shape>
                <v:shape id="Picture 6555"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">
                  <v:imagedata r:id="rId35" o:title=""/>
                </v:shape>
                <v:shape id="Picture 6557"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">
                  <v:imagedata r:id="rId35" o:title=""/>
                </v:shape>
                <v:shape id="Picture 6559"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">
                  <v:imagedata r:id="rId35" o:title=""/>
                </v:shape>
                <v:shape id="Picture 6561"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">
                  <v:imagedata r:id="rId35" o:title=""/>
                </v:shape>
                <v:shape id="Picture 6563"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">
                  <v:imagedata r:id="rId35" o:title=""/>
                </v:shape>
                <v:shape id="Picture 6565"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">
                  <v:imagedata r:id="rId35" o:title=""/>
                </v:shape>
                <v:shape id="Picture 6567"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">
                  <v:imagedata r:id="rId35" o:title=""/>
                </v:shape>
                <v:shape id="Picture 6569"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">
                  <v:imagedata r:id="rId35" o:title=""/>
                </v:shape>
                <v:shape id="Picture 6571"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">
                  <v:imagedata r:id="rId35" o:title=""/>
                </v:shape>
                <v:shape id="Picture 6573"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">
                  <v:imagedata r:id="rId35" o:title=""/>
                </v:shape>
                <v:shape id="Picture 6575"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">
                  <v:imagedata r:id="rId35" o:title=""/>
                </v:shape>
                <v:shape id="Picture 6577"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">
                  <v:imagedata r:id="rId35" o:title=""/>
                </v:shape>
                <v:shape id="Picture 6579"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">
                  <v:imagedata r:id="rId35" o:title=""/>
                </v:shape>
                <v:shape id="Picture 6581"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">
                  <v:imagedata r:id="rId35" o:title=""/>
                </v:shape>
                <v:shape id="Picture 6583"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">
                  <v:imagedata r:id="rId35" o:title=""/>
                </v:shape>
                <v:shape id="Picture 6585"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">
                  <v:imagedata r:id="rId35" o:title=""/>
                </v:shape>
                <v:shape id="Picture 6587"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">
                  <v:imagedata r:id="rId35" o:title=""/>
                </v:shape>
                <v:shape id="Picture 6589"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">
                  <v:imagedata r:id="rId35" o:title=""/>
                </v:shape>
                <v:shape id="Picture 6591"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">
                  <v:imagedata r:id="rId35" o:title=""/>
                </v:shape>
                <v:shape id="Picture 6593"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">
                  <v:imagedata r:id="rId35" o:title=""/>
                </v:shape>
                <v:shape id="Picture 6595"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">
                  <v:imagedata r:id="rId35" o:title=""/>
                </v:shape>
                <v:shape id="Picture 6597"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">
                  <v:imagedata r:id="rId35" o:title=""/>
                </v:shape>
                <v:shape id="Picture 6599"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">
                  <v:imagedata r:id="rId35" o:title=""/>
                </v:shape>
                <v:shape id="Picture 6601"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">
                  <v:imagedata r:id="rId35" o:title=""/>
                </v:shape>
                <v:shape id="Picture 6603"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">
                  <v:imagedata r:id="rId35" o:title=""/>
                </v:shape>
                <v:shape id="Picture 6605"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">
                  <v:imagedata r:id="rId35" o:title=""/>
                </v:shape>
                <v:shape id="Picture 6607"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">
                  <v:imagedata r:id="rId35" o:title=""/>
                </v:shape>
                <v:shape id="Picture 6609"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">
                  <v:imagedata r:id="rId35" o:title=""/>
                </v:shape>
                <v:shape id="Picture 6611"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">
                  <v:imagedata r:id="rId35" o:title=""/>
                </v:shape>
                <v:shape id="Picture 6613"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">
                  <v:imagedata r:id="rId35" o:title=""/>
                </v:shape>
                <v:shape id="Picture 6615"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">
                  <v:imagedata r:id="rId35" o:title=""/>
                </v:shape>
                <v:shape id="Picture 6617"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">
                  <v:imagedata r:id="rId35" o:title=""/>
                </v:shape>
                <v:shape id="Picture 6619"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">
                  <v:imagedata r:id="rId35" o:title=""/>
                </v:shape>
                <v:shape id="Picture 6621"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">
                  <v:imagedata r:id="rId35" o:title=""/>
                </v:shape>
                <v:shape id="Picture 6623"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">
                  <v:imagedata r:id="rId35" o:title=""/>
                </v:shape>
                <v:shape id="Picture 6625"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">
                  <v:imagedata r:id="rId35" o:title=""/>
                </v:shape>
                <v:shape id="Picture 6627"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">
                  <v:imagedata r:id="rId35" o:title=""/>
                </v:shape>
                <v:shape id="Picture 6629"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">
                  <v:imagedata r:id="rId35" o:title=""/>
                </v:shape>
                <v:shape id="Picture 6631"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">
                  <v:imagedata r:id="rId35" o:title=""/>
                </v:shape>
                <v:shape id="Picture 6633"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">
                  <v:imagedata r:id="rId35" o:title=""/>
                </v:shape>
                <v:shape id="Picture 6635"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">
                  <v:imagedata r:id="rId35" o:title=""/>
                </v:shape>
                <v:shape id="Picture 6637"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">
                  <v:imagedata r:id="rId35" o:title=""/>
                </v:shape>
                <v:shape id="Picture 6639"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">
                  <v:imagedata r:id="rId35" o:title=""/>
                </v:shape>
                <v:shape id="Picture 6641"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">
                  <v:imagedata r:id="rId35" o:title=""/>
                </v:shape>
                <v:shape id="Picture 6643"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">
                  <v:imagedata r:id="rId35" o:title=""/>
                </v:shape>
                <v:shape id="Picture 6645"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">
                  <v:imagedata r:id="rId35" o:title=""/>
                </v:shape>
                <v:shape id="Picture 6647"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">
                  <v:imagedata r:id="rId35" o:title=""/>
                </v:shape>
                <v:shape id="Picture 6649"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">
                  <v:imagedata r:id="rId35" o:title=""/>
                </v:shape>
                <v:shape id="Picture 6651"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">
                  <v:imagedata r:id="rId35" o:title=""/>
                </v:shape>
                <v:shape id="Picture 6653"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">
                  <v:imagedata r:id="rId35" o:title=""/>
                </v:shape>
                <v:shape id="Picture 6655"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">
                  <v:imagedata r:id="rId35" o:title=""/>
                </v:shape>
                <v:shape id="Picture 6657"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">
                  <v:imagedata r:id="rId35" o:title=""/>
                </v:shape>
                <v:shape id="Picture 6659"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">
                  <v:imagedata r:id="rId35" o:title=""/>
                </v:shape>
                <v:shape id="Picture 6661"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">
                  <v:imagedata r:id="rId35" o:title=""/>
                </v:shape>
                <v:shape id="Picture 6663"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">
                  <v:imagedata r:id="rId35" o:title=""/>
                </v:shape>
                <v:shape id="Picture 6665"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">
                  <v:imagedata r:id="rId36" o:title=""/>
                </v:shape>
                <w10:anchorlock/>
              </v:group>
            </w:pict>
          </mc:Fallback>
        </mc:AlternateContent>
      </w:r>
    </w:p>
    <w:p w14:paraId="4FD80298" w14:textId="77777777" w:rsidR="0090432E" w:rsidRDefault="004A30B3">
      <w:pPr>
        <w:ind w:left="-5" w:right="0"/>
      </w:pPr>
      <w:r>
        <w:t xml:space="preserve">Ein Beispiel für ein Lastenheft findet sich im Anhang A2. </w:t>
      </w:r>
    </w:p>
    <w:tbl>
      <w:tblPr>
        <w:tblStyle w:val="TableGrid"/>
        <w:tblW w:w="8960" w:type="dxa"/>
        <w:tblInd w:w="-29" w:type="dxa"/>
        <w:tblCellMar>
          <w:top w:w="7" w:type="dxa"/>
          <w:right w:w="115" w:type="dxa"/>
        </w:tblCellMar>
        <w:tblLook w:val="04A0" w:firstRow="1" w:lastRow="0" w:firstColumn="1" w:lastColumn="0" w:noHBand="0" w:noVBand="1"/>
      </w:tblPr>
      <w:tblGrid>
        <w:gridCol w:w="8960"/>
      </w:tblGrid>
      <w:tr w:rsidR="00E65E51" w14:paraId="6A3651E5" w14:textId="77777777" w:rsidTr="00E65E51">
        <w:trPr>
          <w:trHeight w:val="346"/>
        </w:trPr>
        <w:tc>
          <w:tcPr>
            <w:tcW w:w="8960" w:type="dxa"/>
            <w:tcBorders>
              <w:top w:val="nil"/>
              <w:left w:val="nil"/>
              <w:bottom w:val="nil"/>
              <w:right w:val="nil"/>
            </w:tcBorders>
            <w:shd w:val="clear" w:color="auto" w:fill="1F4E79"/>
          </w:tcPr>
          <w:p w14:paraId="2CE8634D" w14:textId="77777777" w:rsidR="00E65E51" w:rsidRDefault="00E65E51" w:rsidP="00E65E51">
            <w:pPr>
              <w:pStyle w:val="Heading1"/>
              <w:jc w:val="left"/>
            </w:pPr>
            <w:bookmarkStart w:id="124" w:name="_Toc129263587"/>
            <w:bookmarkStart w:id="125" w:name="_Toc129267891"/>
            <w:r w:rsidRPr="00E65E51">
              <w:rPr>
                <w:color w:val="FFFFFF" w:themeColor="background1"/>
                <w:sz w:val="30"/>
                <w:szCs w:val="30"/>
              </w:rPr>
              <w:t>4      Entwurfsphase</w:t>
            </w:r>
            <w:bookmarkEnd w:id="124"/>
            <w:bookmarkEnd w:id="125"/>
            <w:r>
              <w:rPr>
                <w:b w:val="0"/>
                <w:color w:val="FFFFFF"/>
                <w:sz w:val="30"/>
              </w:rPr>
              <w:t xml:space="preserve"> </w:t>
            </w:r>
          </w:p>
        </w:tc>
      </w:tr>
    </w:tbl>
    <w:p w14:paraId="40F09EA0" w14:textId="77777777" w:rsidR="0090432E" w:rsidRDefault="004A30B3" w:rsidP="00E65E51">
      <w:pPr>
        <w:pStyle w:val="Heading2"/>
        <w:ind w:left="0" w:firstLine="0"/>
      </w:pPr>
      <w:bookmarkStart w:id="126" w:name="_Toc129267892"/>
      <w:r>
        <w:t xml:space="preserve">4.1 </w:t>
      </w:r>
      <w:r>
        <w:tab/>
        <w:t>Zielplattform</w:t>
      </w:r>
      <w:bookmarkEnd w:id="126"/>
      <w:r>
        <w:t xml:space="preserve"> </w:t>
      </w:r>
    </w:p>
    <w:p w14:paraId="6A023132" w14:textId="77777777" w:rsidR="0090432E" w:rsidRDefault="004A30B3">
      <w:pPr>
        <w:numPr>
          <w:ilvl w:val="0"/>
          <w:numId w:val="3"/>
        </w:numPr>
        <w:spacing w:after="267"/>
        <w:ind w:right="0" w:hanging="360"/>
      </w:pPr>
      <w:r>
        <w:t xml:space="preserve">Beschreibung der Kriterien zur Auswahl der Zielplattform (u.a. Programmiersprache, Datenbank, Client/Server, Hardware). </w:t>
      </w:r>
    </w:p>
    <w:p w14:paraId="71263988" w14:textId="77777777" w:rsidR="0090432E" w:rsidRDefault="004A30B3" w:rsidP="00E65E51">
      <w:pPr>
        <w:pStyle w:val="Heading2"/>
        <w:ind w:left="0" w:firstLine="0"/>
      </w:pPr>
      <w:bookmarkStart w:id="127" w:name="_Toc129267893"/>
      <w:r>
        <w:t xml:space="preserve">4.2 </w:t>
      </w:r>
      <w:r>
        <w:tab/>
        <w:t>Architekturdesign</w:t>
      </w:r>
      <w:bookmarkEnd w:id="127"/>
      <w:r>
        <w:t xml:space="preserve"> </w:t>
      </w:r>
    </w:p>
    <w:p w14:paraId="627A0599" w14:textId="77777777" w:rsidR="0090432E" w:rsidRDefault="004A30B3">
      <w:pPr>
        <w:numPr>
          <w:ilvl w:val="0"/>
          <w:numId w:val="3"/>
        </w:numPr>
        <w:ind w:right="0" w:hanging="360"/>
      </w:pPr>
      <w:r>
        <w:t xml:space="preserve">Beschreibung und Begründung der gewählten Anwendungsarchitektur (z.B. MVC). </w:t>
      </w:r>
    </w:p>
    <w:p w14:paraId="7E35ADB2" w14:textId="77777777" w:rsidR="0090432E" w:rsidRDefault="004A30B3">
      <w:pPr>
        <w:numPr>
          <w:ilvl w:val="0"/>
          <w:numId w:val="3"/>
        </w:numPr>
        <w:ind w:right="0" w:hanging="360"/>
      </w:pPr>
      <w:r>
        <w:t xml:space="preserve">Ggfs. Bewertung und Auswahl von verwendeten Frameworks sowie ggfs. eine kurze </w:t>
      </w:r>
    </w:p>
    <w:p w14:paraId="6C55942D" w14:textId="77777777" w:rsidR="0090432E" w:rsidRDefault="004A30B3">
      <w:pPr>
        <w:tabs>
          <w:tab w:val="center" w:pos="3868"/>
          <w:tab w:val="center" w:pos="9900"/>
        </w:tabs>
        <w:spacing w:after="75" w:line="259" w:lineRule="auto"/>
        <w:ind w:left="0" w:right="0" w:firstLine="0"/>
        <w:jc w:val="left"/>
      </w:pPr>
      <w:r>
        <w:rPr>
          <w:rFonts w:ascii="Calibri" w:eastAsia="Calibri" w:hAnsi="Calibri" w:cs="Calibri"/>
        </w:rPr>
        <w:tab/>
      </w:r>
      <w:r>
        <w:t xml:space="preserve">Einführung in die Funktionsweise des verwendeten Frameworks. </w:t>
      </w:r>
      <w:r>
        <w:tab/>
        <w:t xml:space="preserve"> </w:t>
      </w:r>
    </w:p>
    <w:p w14:paraId="2A226EC5" w14:textId="77777777" w:rsidR="0090432E" w:rsidRDefault="004A30B3">
      <w:pPr>
        <w:spacing w:after="4" w:line="260" w:lineRule="auto"/>
        <w:ind w:left="-5" w:right="0"/>
        <w:jc w:val="left"/>
      </w:pPr>
      <w:r>
        <w:rPr>
          <w:b/>
        </w:rPr>
        <w:t xml:space="preserve">Entwurfsphase </w:t>
      </w:r>
    </w:p>
    <w:p w14:paraId="06004F1E" w14:textId="77777777" w:rsidR="0090432E" w:rsidRDefault="004A30B3">
      <w:pPr>
        <w:spacing w:after="23" w:line="259" w:lineRule="auto"/>
        <w:ind w:left="19" w:right="0" w:firstLine="0"/>
        <w:jc w:val="left"/>
      </w:pPr>
      <w:r>
        <w:rPr>
          <w:rFonts w:ascii="Calibri" w:eastAsia="Calibri" w:hAnsi="Calibri" w:cs="Calibri"/>
          <w:noProof/>
        </w:rPr>
        <mc:AlternateContent>
          <mc:Choice Requires="wpg">
            <w:drawing>
              <wp:inline distT="0" distB="0" distL="0" distR="0" wp14:anchorId="0B84B7B0" wp14:editId="7D8785A5">
                <wp:extent cx="1097229" cy="6097"/>
                <wp:effectExtent l="0" t="0" r="0" b="0"/>
                <wp:docPr id="75693" name="Group 75693"/>
                <wp:cNvGraphicFramePr/>
                <a:graphic xmlns:a="http://schemas.openxmlformats.org/drawingml/2006/main">
                  <a:graphicData uri="http://schemas.microsoft.com/office/word/2010/wordprocessingGroup">
                    <wpg:wgp>
                      <wpg:cNvGrpSpPr/>
                      <wpg:grpSpPr>
                        <a:xfrm>
                          <a:off x="0" y="0"/>
                          <a:ext cx="1097229" cy="6097"/>
                          <a:chOff x="0" y="0"/>
                          <a:chExt cx="1097229" cy="6097"/>
                        </a:xfrm>
                      </wpg:grpSpPr>
                      <pic:pic xmlns:pic="http://schemas.openxmlformats.org/drawingml/2006/picture">
                        <pic:nvPicPr>
                          <pic:cNvPr id="6752" name="Picture 6752"/>
                          <pic:cNvPicPr/>
                        </pic:nvPicPr>
                        <pic:blipFill>
                          <a:blip r:embed="rId33"/>
                          <a:stretch>
                            <a:fillRect/>
                          </a:stretch>
                        </pic:blipFill>
                        <pic:spPr>
                          <a:xfrm>
                            <a:off x="0" y="0"/>
                            <a:ext cx="30480" cy="6097"/>
                          </a:xfrm>
                          <a:prstGeom prst="rect">
                            <a:avLst/>
                          </a:prstGeom>
                        </pic:spPr>
                      </pic:pic>
                      <pic:pic xmlns:pic="http://schemas.openxmlformats.org/drawingml/2006/picture">
                        <pic:nvPicPr>
                          <pic:cNvPr id="6754" name="Picture 6754"/>
                          <pic:cNvPicPr/>
                        </pic:nvPicPr>
                        <pic:blipFill>
                          <a:blip r:embed="rId33"/>
                          <a:stretch>
                            <a:fillRect/>
                          </a:stretch>
                        </pic:blipFill>
                        <pic:spPr>
                          <a:xfrm>
                            <a:off x="30480" y="0"/>
                            <a:ext cx="30480" cy="6097"/>
                          </a:xfrm>
                          <a:prstGeom prst="rect">
                            <a:avLst/>
                          </a:prstGeom>
                        </pic:spPr>
                      </pic:pic>
                      <pic:pic xmlns:pic="http://schemas.openxmlformats.org/drawingml/2006/picture">
                        <pic:nvPicPr>
                          <pic:cNvPr id="6756" name="Picture 6756"/>
                          <pic:cNvPicPr/>
                        </pic:nvPicPr>
                        <pic:blipFill>
                          <a:blip r:embed="rId33"/>
                          <a:stretch>
                            <a:fillRect/>
                          </a:stretch>
                        </pic:blipFill>
                        <pic:spPr>
                          <a:xfrm>
                            <a:off x="60960" y="0"/>
                            <a:ext cx="30480" cy="6097"/>
                          </a:xfrm>
                          <a:prstGeom prst="rect">
                            <a:avLst/>
                          </a:prstGeom>
                        </pic:spPr>
                      </pic:pic>
                      <pic:pic xmlns:pic="http://schemas.openxmlformats.org/drawingml/2006/picture">
                        <pic:nvPicPr>
                          <pic:cNvPr id="6758" name="Picture 6758"/>
                          <pic:cNvPicPr/>
                        </pic:nvPicPr>
                        <pic:blipFill>
                          <a:blip r:embed="rId33"/>
                          <a:stretch>
                            <a:fillRect/>
                          </a:stretch>
                        </pic:blipFill>
                        <pic:spPr>
                          <a:xfrm>
                            <a:off x="91440" y="0"/>
                            <a:ext cx="30480" cy="6097"/>
                          </a:xfrm>
                          <a:prstGeom prst="rect">
                            <a:avLst/>
                          </a:prstGeom>
                        </pic:spPr>
                      </pic:pic>
                      <pic:pic xmlns:pic="http://schemas.openxmlformats.org/drawingml/2006/picture">
                        <pic:nvPicPr>
                          <pic:cNvPr id="6760" name="Picture 6760"/>
                          <pic:cNvPicPr/>
                        </pic:nvPicPr>
                        <pic:blipFill>
                          <a:blip r:embed="rId33"/>
                          <a:stretch>
                            <a:fillRect/>
                          </a:stretch>
                        </pic:blipFill>
                        <pic:spPr>
                          <a:xfrm>
                            <a:off x="121920" y="0"/>
                            <a:ext cx="30480" cy="6097"/>
                          </a:xfrm>
                          <a:prstGeom prst="rect">
                            <a:avLst/>
                          </a:prstGeom>
                        </pic:spPr>
                      </pic:pic>
                      <pic:pic xmlns:pic="http://schemas.openxmlformats.org/drawingml/2006/picture">
                        <pic:nvPicPr>
                          <pic:cNvPr id="6762" name="Picture 6762"/>
                          <pic:cNvPicPr/>
                        </pic:nvPicPr>
                        <pic:blipFill>
                          <a:blip r:embed="rId33"/>
                          <a:stretch>
                            <a:fillRect/>
                          </a:stretch>
                        </pic:blipFill>
                        <pic:spPr>
                          <a:xfrm>
                            <a:off x="152400" y="0"/>
                            <a:ext cx="30480" cy="6097"/>
                          </a:xfrm>
                          <a:prstGeom prst="rect">
                            <a:avLst/>
                          </a:prstGeom>
                        </pic:spPr>
                      </pic:pic>
                      <pic:pic xmlns:pic="http://schemas.openxmlformats.org/drawingml/2006/picture">
                        <pic:nvPicPr>
                          <pic:cNvPr id="6764" name="Picture 6764"/>
                          <pic:cNvPicPr/>
                        </pic:nvPicPr>
                        <pic:blipFill>
                          <a:blip r:embed="rId33"/>
                          <a:stretch>
                            <a:fillRect/>
                          </a:stretch>
                        </pic:blipFill>
                        <pic:spPr>
                          <a:xfrm>
                            <a:off x="182880" y="0"/>
                            <a:ext cx="30480" cy="6097"/>
                          </a:xfrm>
                          <a:prstGeom prst="rect">
                            <a:avLst/>
                          </a:prstGeom>
                        </pic:spPr>
                      </pic:pic>
                      <pic:pic xmlns:pic="http://schemas.openxmlformats.org/drawingml/2006/picture">
                        <pic:nvPicPr>
                          <pic:cNvPr id="6766" name="Picture 6766"/>
                          <pic:cNvPicPr/>
                        </pic:nvPicPr>
                        <pic:blipFill>
                          <a:blip r:embed="rId33"/>
                          <a:stretch>
                            <a:fillRect/>
                          </a:stretch>
                        </pic:blipFill>
                        <pic:spPr>
                          <a:xfrm>
                            <a:off x="213360" y="0"/>
                            <a:ext cx="30480" cy="6097"/>
                          </a:xfrm>
                          <a:prstGeom prst="rect">
                            <a:avLst/>
                          </a:prstGeom>
                        </pic:spPr>
                      </pic:pic>
                      <pic:pic xmlns:pic="http://schemas.openxmlformats.org/drawingml/2006/picture">
                        <pic:nvPicPr>
                          <pic:cNvPr id="6768" name="Picture 6768"/>
                          <pic:cNvPicPr/>
                        </pic:nvPicPr>
                        <pic:blipFill>
                          <a:blip r:embed="rId33"/>
                          <a:stretch>
                            <a:fillRect/>
                          </a:stretch>
                        </pic:blipFill>
                        <pic:spPr>
                          <a:xfrm>
                            <a:off x="243840" y="0"/>
                            <a:ext cx="30480" cy="6097"/>
                          </a:xfrm>
                          <a:prstGeom prst="rect">
                            <a:avLst/>
                          </a:prstGeom>
                        </pic:spPr>
                      </pic:pic>
                      <pic:pic xmlns:pic="http://schemas.openxmlformats.org/drawingml/2006/picture">
                        <pic:nvPicPr>
                          <pic:cNvPr id="6770" name="Picture 6770"/>
                          <pic:cNvPicPr/>
                        </pic:nvPicPr>
                        <pic:blipFill>
                          <a:blip r:embed="rId33"/>
                          <a:stretch>
                            <a:fillRect/>
                          </a:stretch>
                        </pic:blipFill>
                        <pic:spPr>
                          <a:xfrm>
                            <a:off x="274320" y="0"/>
                            <a:ext cx="30480" cy="6097"/>
                          </a:xfrm>
                          <a:prstGeom prst="rect">
                            <a:avLst/>
                          </a:prstGeom>
                        </pic:spPr>
                      </pic:pic>
                      <pic:pic xmlns:pic="http://schemas.openxmlformats.org/drawingml/2006/picture">
                        <pic:nvPicPr>
                          <pic:cNvPr id="6772" name="Picture 6772"/>
                          <pic:cNvPicPr/>
                        </pic:nvPicPr>
                        <pic:blipFill>
                          <a:blip r:embed="rId33"/>
                          <a:stretch>
                            <a:fillRect/>
                          </a:stretch>
                        </pic:blipFill>
                        <pic:spPr>
                          <a:xfrm>
                            <a:off x="304800" y="0"/>
                            <a:ext cx="30480" cy="6097"/>
                          </a:xfrm>
                          <a:prstGeom prst="rect">
                            <a:avLst/>
                          </a:prstGeom>
                        </pic:spPr>
                      </pic:pic>
                      <pic:pic xmlns:pic="http://schemas.openxmlformats.org/drawingml/2006/picture">
                        <pic:nvPicPr>
                          <pic:cNvPr id="6774" name="Picture 6774"/>
                          <pic:cNvPicPr/>
                        </pic:nvPicPr>
                        <pic:blipFill>
                          <a:blip r:embed="rId33"/>
                          <a:stretch>
                            <a:fillRect/>
                          </a:stretch>
                        </pic:blipFill>
                        <pic:spPr>
                          <a:xfrm>
                            <a:off x="335280" y="0"/>
                            <a:ext cx="30480" cy="6097"/>
                          </a:xfrm>
                          <a:prstGeom prst="rect">
                            <a:avLst/>
                          </a:prstGeom>
                        </pic:spPr>
                      </pic:pic>
                      <pic:pic xmlns:pic="http://schemas.openxmlformats.org/drawingml/2006/picture">
                        <pic:nvPicPr>
                          <pic:cNvPr id="6776" name="Picture 6776"/>
                          <pic:cNvPicPr/>
                        </pic:nvPicPr>
                        <pic:blipFill>
                          <a:blip r:embed="rId33"/>
                          <a:stretch>
                            <a:fillRect/>
                          </a:stretch>
                        </pic:blipFill>
                        <pic:spPr>
                          <a:xfrm>
                            <a:off x="365709" y="0"/>
                            <a:ext cx="30480" cy="6097"/>
                          </a:xfrm>
                          <a:prstGeom prst="rect">
                            <a:avLst/>
                          </a:prstGeom>
                        </pic:spPr>
                      </pic:pic>
                      <pic:pic xmlns:pic="http://schemas.openxmlformats.org/drawingml/2006/picture">
                        <pic:nvPicPr>
                          <pic:cNvPr id="6778" name="Picture 6778"/>
                          <pic:cNvPicPr/>
                        </pic:nvPicPr>
                        <pic:blipFill>
                          <a:blip r:embed="rId33"/>
                          <a:stretch>
                            <a:fillRect/>
                          </a:stretch>
                        </pic:blipFill>
                        <pic:spPr>
                          <a:xfrm>
                            <a:off x="396189" y="0"/>
                            <a:ext cx="30480" cy="6097"/>
                          </a:xfrm>
                          <a:prstGeom prst="rect">
                            <a:avLst/>
                          </a:prstGeom>
                        </pic:spPr>
                      </pic:pic>
                      <pic:pic xmlns:pic="http://schemas.openxmlformats.org/drawingml/2006/picture">
                        <pic:nvPicPr>
                          <pic:cNvPr id="6780" name="Picture 6780"/>
                          <pic:cNvPicPr/>
                        </pic:nvPicPr>
                        <pic:blipFill>
                          <a:blip r:embed="rId33"/>
                          <a:stretch>
                            <a:fillRect/>
                          </a:stretch>
                        </pic:blipFill>
                        <pic:spPr>
                          <a:xfrm>
                            <a:off x="426669" y="0"/>
                            <a:ext cx="30480" cy="6097"/>
                          </a:xfrm>
                          <a:prstGeom prst="rect">
                            <a:avLst/>
                          </a:prstGeom>
                        </pic:spPr>
                      </pic:pic>
                      <pic:pic xmlns:pic="http://schemas.openxmlformats.org/drawingml/2006/picture">
                        <pic:nvPicPr>
                          <pic:cNvPr id="6782" name="Picture 6782"/>
                          <pic:cNvPicPr/>
                        </pic:nvPicPr>
                        <pic:blipFill>
                          <a:blip r:embed="rId33"/>
                          <a:stretch>
                            <a:fillRect/>
                          </a:stretch>
                        </pic:blipFill>
                        <pic:spPr>
                          <a:xfrm>
                            <a:off x="457149" y="0"/>
                            <a:ext cx="30480" cy="6097"/>
                          </a:xfrm>
                          <a:prstGeom prst="rect">
                            <a:avLst/>
                          </a:prstGeom>
                        </pic:spPr>
                      </pic:pic>
                      <pic:pic xmlns:pic="http://schemas.openxmlformats.org/drawingml/2006/picture">
                        <pic:nvPicPr>
                          <pic:cNvPr id="6784" name="Picture 6784"/>
                          <pic:cNvPicPr/>
                        </pic:nvPicPr>
                        <pic:blipFill>
                          <a:blip r:embed="rId33"/>
                          <a:stretch>
                            <a:fillRect/>
                          </a:stretch>
                        </pic:blipFill>
                        <pic:spPr>
                          <a:xfrm>
                            <a:off x="487629" y="0"/>
                            <a:ext cx="30480" cy="6097"/>
                          </a:xfrm>
                          <a:prstGeom prst="rect">
                            <a:avLst/>
                          </a:prstGeom>
                        </pic:spPr>
                      </pic:pic>
                      <pic:pic xmlns:pic="http://schemas.openxmlformats.org/drawingml/2006/picture">
                        <pic:nvPicPr>
                          <pic:cNvPr id="6786" name="Picture 6786"/>
                          <pic:cNvPicPr/>
                        </pic:nvPicPr>
                        <pic:blipFill>
                          <a:blip r:embed="rId33"/>
                          <a:stretch>
                            <a:fillRect/>
                          </a:stretch>
                        </pic:blipFill>
                        <pic:spPr>
                          <a:xfrm>
                            <a:off x="518109" y="0"/>
                            <a:ext cx="30480" cy="6097"/>
                          </a:xfrm>
                          <a:prstGeom prst="rect">
                            <a:avLst/>
                          </a:prstGeom>
                        </pic:spPr>
                      </pic:pic>
                      <pic:pic xmlns:pic="http://schemas.openxmlformats.org/drawingml/2006/picture">
                        <pic:nvPicPr>
                          <pic:cNvPr id="6788" name="Picture 6788"/>
                          <pic:cNvPicPr/>
                        </pic:nvPicPr>
                        <pic:blipFill>
                          <a:blip r:embed="rId33"/>
                          <a:stretch>
                            <a:fillRect/>
                          </a:stretch>
                        </pic:blipFill>
                        <pic:spPr>
                          <a:xfrm>
                            <a:off x="548589" y="0"/>
                            <a:ext cx="30480" cy="6097"/>
                          </a:xfrm>
                          <a:prstGeom prst="rect">
                            <a:avLst/>
                          </a:prstGeom>
                        </pic:spPr>
                      </pic:pic>
                      <pic:pic xmlns:pic="http://schemas.openxmlformats.org/drawingml/2006/picture">
                        <pic:nvPicPr>
                          <pic:cNvPr id="6790" name="Picture 6790"/>
                          <pic:cNvPicPr/>
                        </pic:nvPicPr>
                        <pic:blipFill>
                          <a:blip r:embed="rId33"/>
                          <a:stretch>
                            <a:fillRect/>
                          </a:stretch>
                        </pic:blipFill>
                        <pic:spPr>
                          <a:xfrm>
                            <a:off x="579069" y="0"/>
                            <a:ext cx="30480" cy="6097"/>
                          </a:xfrm>
                          <a:prstGeom prst="rect">
                            <a:avLst/>
                          </a:prstGeom>
                        </pic:spPr>
                      </pic:pic>
                      <pic:pic xmlns:pic="http://schemas.openxmlformats.org/drawingml/2006/picture">
                        <pic:nvPicPr>
                          <pic:cNvPr id="6792" name="Picture 6792"/>
                          <pic:cNvPicPr/>
                        </pic:nvPicPr>
                        <pic:blipFill>
                          <a:blip r:embed="rId33"/>
                          <a:stretch>
                            <a:fillRect/>
                          </a:stretch>
                        </pic:blipFill>
                        <pic:spPr>
                          <a:xfrm>
                            <a:off x="609549" y="0"/>
                            <a:ext cx="30480" cy="6097"/>
                          </a:xfrm>
                          <a:prstGeom prst="rect">
                            <a:avLst/>
                          </a:prstGeom>
                        </pic:spPr>
                      </pic:pic>
                      <pic:pic xmlns:pic="http://schemas.openxmlformats.org/drawingml/2006/picture">
                        <pic:nvPicPr>
                          <pic:cNvPr id="6794" name="Picture 6794"/>
                          <pic:cNvPicPr/>
                        </pic:nvPicPr>
                        <pic:blipFill>
                          <a:blip r:embed="rId33"/>
                          <a:stretch>
                            <a:fillRect/>
                          </a:stretch>
                        </pic:blipFill>
                        <pic:spPr>
                          <a:xfrm>
                            <a:off x="640029" y="0"/>
                            <a:ext cx="30480" cy="6097"/>
                          </a:xfrm>
                          <a:prstGeom prst="rect">
                            <a:avLst/>
                          </a:prstGeom>
                        </pic:spPr>
                      </pic:pic>
                      <pic:pic xmlns:pic="http://schemas.openxmlformats.org/drawingml/2006/picture">
                        <pic:nvPicPr>
                          <pic:cNvPr id="6796" name="Picture 6796"/>
                          <pic:cNvPicPr/>
                        </pic:nvPicPr>
                        <pic:blipFill>
                          <a:blip r:embed="rId33"/>
                          <a:stretch>
                            <a:fillRect/>
                          </a:stretch>
                        </pic:blipFill>
                        <pic:spPr>
                          <a:xfrm>
                            <a:off x="670509" y="0"/>
                            <a:ext cx="30480" cy="6097"/>
                          </a:xfrm>
                          <a:prstGeom prst="rect">
                            <a:avLst/>
                          </a:prstGeom>
                        </pic:spPr>
                      </pic:pic>
                      <pic:pic xmlns:pic="http://schemas.openxmlformats.org/drawingml/2006/picture">
                        <pic:nvPicPr>
                          <pic:cNvPr id="6798" name="Picture 6798"/>
                          <pic:cNvPicPr/>
                        </pic:nvPicPr>
                        <pic:blipFill>
                          <a:blip r:embed="rId33"/>
                          <a:stretch>
                            <a:fillRect/>
                          </a:stretch>
                        </pic:blipFill>
                        <pic:spPr>
                          <a:xfrm>
                            <a:off x="700989" y="0"/>
                            <a:ext cx="30480" cy="6097"/>
                          </a:xfrm>
                          <a:prstGeom prst="rect">
                            <a:avLst/>
                          </a:prstGeom>
                        </pic:spPr>
                      </pic:pic>
                      <pic:pic xmlns:pic="http://schemas.openxmlformats.org/drawingml/2006/picture">
                        <pic:nvPicPr>
                          <pic:cNvPr id="6800" name="Picture 6800"/>
                          <pic:cNvPicPr/>
                        </pic:nvPicPr>
                        <pic:blipFill>
                          <a:blip r:embed="rId33"/>
                          <a:stretch>
                            <a:fillRect/>
                          </a:stretch>
                        </pic:blipFill>
                        <pic:spPr>
                          <a:xfrm>
                            <a:off x="731469" y="0"/>
                            <a:ext cx="30480" cy="6097"/>
                          </a:xfrm>
                          <a:prstGeom prst="rect">
                            <a:avLst/>
                          </a:prstGeom>
                        </pic:spPr>
                      </pic:pic>
                      <pic:pic xmlns:pic="http://schemas.openxmlformats.org/drawingml/2006/picture">
                        <pic:nvPicPr>
                          <pic:cNvPr id="6802" name="Picture 6802"/>
                          <pic:cNvPicPr/>
                        </pic:nvPicPr>
                        <pic:blipFill>
                          <a:blip r:embed="rId33"/>
                          <a:stretch>
                            <a:fillRect/>
                          </a:stretch>
                        </pic:blipFill>
                        <pic:spPr>
                          <a:xfrm>
                            <a:off x="761949" y="0"/>
                            <a:ext cx="30480" cy="6097"/>
                          </a:xfrm>
                          <a:prstGeom prst="rect">
                            <a:avLst/>
                          </a:prstGeom>
                        </pic:spPr>
                      </pic:pic>
                      <pic:pic xmlns:pic="http://schemas.openxmlformats.org/drawingml/2006/picture">
                        <pic:nvPicPr>
                          <pic:cNvPr id="6804" name="Picture 6804"/>
                          <pic:cNvPicPr/>
                        </pic:nvPicPr>
                        <pic:blipFill>
                          <a:blip r:embed="rId33"/>
                          <a:stretch>
                            <a:fillRect/>
                          </a:stretch>
                        </pic:blipFill>
                        <pic:spPr>
                          <a:xfrm>
                            <a:off x="792429" y="0"/>
                            <a:ext cx="30480" cy="6097"/>
                          </a:xfrm>
                          <a:prstGeom prst="rect">
                            <a:avLst/>
                          </a:prstGeom>
                        </pic:spPr>
                      </pic:pic>
                      <pic:pic xmlns:pic="http://schemas.openxmlformats.org/drawingml/2006/picture">
                        <pic:nvPicPr>
                          <pic:cNvPr id="6806" name="Picture 6806"/>
                          <pic:cNvPicPr/>
                        </pic:nvPicPr>
                        <pic:blipFill>
                          <a:blip r:embed="rId33"/>
                          <a:stretch>
                            <a:fillRect/>
                          </a:stretch>
                        </pic:blipFill>
                        <pic:spPr>
                          <a:xfrm>
                            <a:off x="822909" y="0"/>
                            <a:ext cx="30480" cy="6097"/>
                          </a:xfrm>
                          <a:prstGeom prst="rect">
                            <a:avLst/>
                          </a:prstGeom>
                        </pic:spPr>
                      </pic:pic>
                      <pic:pic xmlns:pic="http://schemas.openxmlformats.org/drawingml/2006/picture">
                        <pic:nvPicPr>
                          <pic:cNvPr id="6808" name="Picture 6808"/>
                          <pic:cNvPicPr/>
                        </pic:nvPicPr>
                        <pic:blipFill>
                          <a:blip r:embed="rId33"/>
                          <a:stretch>
                            <a:fillRect/>
                          </a:stretch>
                        </pic:blipFill>
                        <pic:spPr>
                          <a:xfrm>
                            <a:off x="853389" y="0"/>
                            <a:ext cx="30480" cy="6097"/>
                          </a:xfrm>
                          <a:prstGeom prst="rect">
                            <a:avLst/>
                          </a:prstGeom>
                        </pic:spPr>
                      </pic:pic>
                      <pic:pic xmlns:pic="http://schemas.openxmlformats.org/drawingml/2006/picture">
                        <pic:nvPicPr>
                          <pic:cNvPr id="6810" name="Picture 6810"/>
                          <pic:cNvPicPr/>
                        </pic:nvPicPr>
                        <pic:blipFill>
                          <a:blip r:embed="rId33"/>
                          <a:stretch>
                            <a:fillRect/>
                          </a:stretch>
                        </pic:blipFill>
                        <pic:spPr>
                          <a:xfrm>
                            <a:off x="883869" y="0"/>
                            <a:ext cx="30480" cy="6097"/>
                          </a:xfrm>
                          <a:prstGeom prst="rect">
                            <a:avLst/>
                          </a:prstGeom>
                        </pic:spPr>
                      </pic:pic>
                      <pic:pic xmlns:pic="http://schemas.openxmlformats.org/drawingml/2006/picture">
                        <pic:nvPicPr>
                          <pic:cNvPr id="6812" name="Picture 6812"/>
                          <pic:cNvPicPr/>
                        </pic:nvPicPr>
                        <pic:blipFill>
                          <a:blip r:embed="rId33"/>
                          <a:stretch>
                            <a:fillRect/>
                          </a:stretch>
                        </pic:blipFill>
                        <pic:spPr>
                          <a:xfrm>
                            <a:off x="914349" y="0"/>
                            <a:ext cx="30480" cy="6097"/>
                          </a:xfrm>
                          <a:prstGeom prst="rect">
                            <a:avLst/>
                          </a:prstGeom>
                        </pic:spPr>
                      </pic:pic>
                      <pic:pic xmlns:pic="http://schemas.openxmlformats.org/drawingml/2006/picture">
                        <pic:nvPicPr>
                          <pic:cNvPr id="6814" name="Picture 6814"/>
                          <pic:cNvPicPr/>
                        </pic:nvPicPr>
                        <pic:blipFill>
                          <a:blip r:embed="rId33"/>
                          <a:stretch>
                            <a:fillRect/>
                          </a:stretch>
                        </pic:blipFill>
                        <pic:spPr>
                          <a:xfrm>
                            <a:off x="944829" y="0"/>
                            <a:ext cx="30480" cy="6097"/>
                          </a:xfrm>
                          <a:prstGeom prst="rect">
                            <a:avLst/>
                          </a:prstGeom>
                        </pic:spPr>
                      </pic:pic>
                      <pic:pic xmlns:pic="http://schemas.openxmlformats.org/drawingml/2006/picture">
                        <pic:nvPicPr>
                          <pic:cNvPr id="6816" name="Picture 6816"/>
                          <pic:cNvPicPr/>
                        </pic:nvPicPr>
                        <pic:blipFill>
                          <a:blip r:embed="rId33"/>
                          <a:stretch>
                            <a:fillRect/>
                          </a:stretch>
                        </pic:blipFill>
                        <pic:spPr>
                          <a:xfrm>
                            <a:off x="975309" y="0"/>
                            <a:ext cx="30480" cy="6097"/>
                          </a:xfrm>
                          <a:prstGeom prst="rect">
                            <a:avLst/>
                          </a:prstGeom>
                        </pic:spPr>
                      </pic:pic>
                      <pic:pic xmlns:pic="http://schemas.openxmlformats.org/drawingml/2006/picture">
                        <pic:nvPicPr>
                          <pic:cNvPr id="6818" name="Picture 6818"/>
                          <pic:cNvPicPr/>
                        </pic:nvPicPr>
                        <pic:blipFill>
                          <a:blip r:embed="rId33"/>
                          <a:stretch>
                            <a:fillRect/>
                          </a:stretch>
                        </pic:blipFill>
                        <pic:spPr>
                          <a:xfrm>
                            <a:off x="1005789" y="0"/>
                            <a:ext cx="30480" cy="6097"/>
                          </a:xfrm>
                          <a:prstGeom prst="rect">
                            <a:avLst/>
                          </a:prstGeom>
                        </pic:spPr>
                      </pic:pic>
                      <pic:pic xmlns:pic="http://schemas.openxmlformats.org/drawingml/2006/picture">
                        <pic:nvPicPr>
                          <pic:cNvPr id="6820" name="Picture 6820"/>
                          <pic:cNvPicPr/>
                        </pic:nvPicPr>
                        <pic:blipFill>
                          <a:blip r:embed="rId33"/>
                          <a:stretch>
                            <a:fillRect/>
                          </a:stretch>
                        </pic:blipFill>
                        <pic:spPr>
                          <a:xfrm>
                            <a:off x="1036269" y="0"/>
                            <a:ext cx="30480" cy="6097"/>
                          </a:xfrm>
                          <a:prstGeom prst="rect">
                            <a:avLst/>
                          </a:prstGeom>
                        </pic:spPr>
                      </pic:pic>
                      <pic:pic xmlns:pic="http://schemas.openxmlformats.org/drawingml/2006/picture">
                        <pic:nvPicPr>
                          <pic:cNvPr id="6822" name="Picture 6822"/>
                          <pic:cNvPicPr/>
                        </pic:nvPicPr>
                        <pic:blipFill>
                          <a:blip r:embed="rId33"/>
                          <a:stretch>
                            <a:fillRect/>
                          </a:stretch>
                        </pic:blipFill>
                        <pic:spPr>
                          <a:xfrm>
                            <a:off x="1066749" y="0"/>
                            <a:ext cx="30480" cy="6097"/>
                          </a:xfrm>
                          <a:prstGeom prst="rect">
                            <a:avLst/>
                          </a:prstGeom>
                        </pic:spPr>
                      </pic:pic>
                    </wpg:wgp>
                  </a:graphicData>
                </a:graphic>
              </wp:inline>
            </w:drawing>
          </mc:Choice>
          <mc:Fallback>
            <w:pict>
              <v:group w14:anchorId="2B530ED4" id="Group 75693" o:spid="_x0000_s1026" style="width:86.4pt;height:.5pt;mso-position-horizontal-relative:char;mso-position-vertical-relative:line" coordsize="1097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">
                <v:shape id="Picture 6752"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">
                  <v:imagedata r:id="rId35" o:title=""/>
                </v:shape>
                <v:shape id="Picture 6754"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">
                  <v:imagedata r:id="rId35" o:title=""/>
                </v:shape>
                <v:shape id="Picture 6756"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">
                  <v:imagedata r:id="rId35" o:title=""/>
                </v:shape>
                <v:shape id="Picture 6758"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">
                  <v:imagedata r:id="rId35" o:title=""/>
                </v:shape>
                <v:shape id="Picture 6760"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">
                  <v:imagedata r:id="rId35" o:title=""/>
                </v:shape>
                <v:shape id="Picture 6762"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">
                  <v:imagedata r:id="rId35" o:title=""/>
                </v:shape>
                <v:shape id="Picture 6764"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">
                  <v:imagedata r:id="rId35" o:title=""/>
                </v:shape>
                <v:shape id="Picture 6766"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">
                  <v:imagedata r:id="rId35" o:title=""/>
                </v:shape>
                <v:shape id="Picture 6768"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">
                  <v:imagedata r:id="rId35" o:title=""/>
                </v:shape>
                <v:shape id="Picture 6770"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">
                  <v:imagedata r:id="rId35" o:title=""/>
                </v:shape>
                <v:shape id="Picture 6772"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">
                  <v:imagedata r:id="rId35" o:title=""/>
                </v:shape>
                <v:shape id="Picture 6774"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">
                  <v:imagedata r:id="rId35" o:title=""/>
                </v:shape>
                <v:shape id="Picture 6776" o:spid="_x0000_s1039" type="#_x0000_t75" style="position:absolute;left:365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">
                  <v:imagedata r:id="rId35" o:title=""/>
                </v:shape>
                <v:shape id="Picture 6778"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">
                  <v:imagedata r:id="rId35" o:title=""/>
                </v:shape>
                <v:shape id="Picture 6780"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">
                  <v:imagedata r:id="rId35" o:title=""/>
                </v:shape>
                <v:shape id="Picture 6782"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">
                  <v:imagedata r:id="rId35" o:title=""/>
                </v:shape>
                <v:shape id="Picture 6784"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">
                  <v:imagedata r:id="rId35" o:title=""/>
                </v:shape>
                <v:shape id="Picture 6786"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">
                  <v:imagedata r:id="rId35" o:title=""/>
                </v:shape>
                <v:shape id="Picture 6788"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">
                  <v:imagedata r:id="rId35" o:title=""/>
                </v:shape>
                <v:shape id="Picture 6790"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">
                  <v:imagedata r:id="rId35" o:title=""/>
                </v:shape>
                <v:shape id="Picture 6792"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">
                  <v:imagedata r:id="rId35" o:title=""/>
                </v:shape>
                <v:shape id="Picture 6794"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">
                  <v:imagedata r:id="rId35" o:title=""/>
                </v:shape>
                <v:shape id="Picture 6796"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">
                  <v:imagedata r:id="rId35" o:title=""/>
                </v:shape>
                <v:shape id="Picture 6798"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">
                  <v:imagedata r:id="rId35" o:title=""/>
                </v:shape>
                <v:shape id="Picture 6800"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">
                  <v:imagedata r:id="rId35" o:title=""/>
                </v:shape>
                <v:shape id="Picture 6802"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">
                  <v:imagedata r:id="rId35" o:title=""/>
                </v:shape>
                <v:shape id="Picture 6804"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">
                  <v:imagedata r:id="rId35" o:title=""/>
                </v:shape>
                <v:shape id="Picture 6806"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">
                  <v:imagedata r:id="rId35" o:title=""/>
                </v:shape>
                <v:shape id="Picture 6808"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">
                  <v:imagedata r:id="rId35" o:title=""/>
                </v:shape>
                <v:shape id="Picture 6810"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">
                  <v:imagedata r:id="rId35" o:title=""/>
                </v:shape>
                <v:shape id="Picture 6812"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">
                  <v:imagedata r:id="rId35" o:title=""/>
                </v:shape>
                <v:shape id="Picture 6814"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">
                  <v:imagedata r:id="rId35" o:title=""/>
                </v:shape>
                <v:shape id="Picture 6816"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">
                  <v:imagedata r:id="rId35" o:title=""/>
                </v:shape>
                <v:shape id="Picture 6818"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">
                  <v:imagedata r:id="rId35" o:title=""/>
                </v:shape>
                <v:shape id="Picture 6820"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">
                  <v:imagedata r:id="rId35" o:title=""/>
                </v:shape>
                <v:shape id="Picture 6822"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">
                  <v:imagedata r:id="rId35" o:title=""/>
                </v:shape>
                <w10:anchorlock/>
              </v:group>
            </w:pict>
          </mc:Fallback>
        </mc:AlternateContent>
      </w:r>
    </w:p>
    <w:p w14:paraId="54E7D351" w14:textId="77777777" w:rsidR="0090432E" w:rsidRDefault="004A30B3">
      <w:pPr>
        <w:spacing w:after="4" w:line="260" w:lineRule="auto"/>
        <w:ind w:left="-5" w:right="0"/>
        <w:jc w:val="left"/>
      </w:pPr>
      <w:r>
        <w:rPr>
          <w:b/>
        </w:rPr>
        <w:t xml:space="preserve">Beispiel </w:t>
      </w:r>
    </w:p>
    <w:p w14:paraId="5CA2A4B7" w14:textId="77777777" w:rsidR="0090432E" w:rsidRDefault="004A30B3">
      <w:pPr>
        <w:spacing w:after="124" w:line="259" w:lineRule="auto"/>
        <w:ind w:left="19" w:right="0" w:firstLine="0"/>
        <w:jc w:val="left"/>
      </w:pPr>
      <w:r>
        <w:rPr>
          <w:rFonts w:ascii="Calibri" w:eastAsia="Calibri" w:hAnsi="Calibri" w:cs="Calibri"/>
          <w:noProof/>
        </w:rPr>
        <mc:AlternateContent>
          <mc:Choice Requires="wpg">
            <w:drawing>
              <wp:inline distT="0" distB="0" distL="0" distR="0" wp14:anchorId="531EF94F" wp14:editId="664F3AF7">
                <wp:extent cx="1676730" cy="6096"/>
                <wp:effectExtent l="0" t="0" r="0" b="0"/>
                <wp:docPr id="75694" name="Group 75694"/>
                <wp:cNvGraphicFramePr/>
                <a:graphic xmlns:a="http://schemas.openxmlformats.org/drawingml/2006/main">
                  <a:graphicData uri="http://schemas.microsoft.com/office/word/2010/wordprocessingGroup">
                    <wpg:wgp>
                      <wpg:cNvGrpSpPr/>
                      <wpg:grpSpPr>
                        <a:xfrm>
                          <a:off x="0" y="0"/>
                          <a:ext cx="1676730" cy="6096"/>
                          <a:chOff x="0" y="0"/>
                          <a:chExt cx="1676730" cy="6096"/>
                        </a:xfrm>
                      </wpg:grpSpPr>
                      <pic:pic xmlns:pic="http://schemas.openxmlformats.org/drawingml/2006/picture">
                        <pic:nvPicPr>
                          <pic:cNvPr id="7134" name="Picture 7134"/>
                          <pic:cNvPicPr/>
                        </pic:nvPicPr>
                        <pic:blipFill>
                          <a:blip r:embed="rId33"/>
                          <a:stretch>
                            <a:fillRect/>
                          </a:stretch>
                        </pic:blipFill>
                        <pic:spPr>
                          <a:xfrm>
                            <a:off x="0" y="0"/>
                            <a:ext cx="30480" cy="6096"/>
                          </a:xfrm>
                          <a:prstGeom prst="rect">
                            <a:avLst/>
                          </a:prstGeom>
                        </pic:spPr>
                      </pic:pic>
                      <pic:pic xmlns:pic="http://schemas.openxmlformats.org/drawingml/2006/picture">
                        <pic:nvPicPr>
                          <pic:cNvPr id="7136" name="Picture 7136"/>
                          <pic:cNvPicPr/>
                        </pic:nvPicPr>
                        <pic:blipFill>
                          <a:blip r:embed="rId33"/>
                          <a:stretch>
                            <a:fillRect/>
                          </a:stretch>
                        </pic:blipFill>
                        <pic:spPr>
                          <a:xfrm>
                            <a:off x="30480" y="0"/>
                            <a:ext cx="30480" cy="6096"/>
                          </a:xfrm>
                          <a:prstGeom prst="rect">
                            <a:avLst/>
                          </a:prstGeom>
                        </pic:spPr>
                      </pic:pic>
                      <pic:pic xmlns:pic="http://schemas.openxmlformats.org/drawingml/2006/picture">
                        <pic:nvPicPr>
                          <pic:cNvPr id="7138" name="Picture 7138"/>
                          <pic:cNvPicPr/>
                        </pic:nvPicPr>
                        <pic:blipFill>
                          <a:blip r:embed="rId33"/>
                          <a:stretch>
                            <a:fillRect/>
                          </a:stretch>
                        </pic:blipFill>
                        <pic:spPr>
                          <a:xfrm>
                            <a:off x="60960" y="0"/>
                            <a:ext cx="30480" cy="6096"/>
                          </a:xfrm>
                          <a:prstGeom prst="rect">
                            <a:avLst/>
                          </a:prstGeom>
                        </pic:spPr>
                      </pic:pic>
                      <pic:pic xmlns:pic="http://schemas.openxmlformats.org/drawingml/2006/picture">
                        <pic:nvPicPr>
                          <pic:cNvPr id="7140" name="Picture 7140"/>
                          <pic:cNvPicPr/>
                        </pic:nvPicPr>
                        <pic:blipFill>
                          <a:blip r:embed="rId33"/>
                          <a:stretch>
                            <a:fillRect/>
                          </a:stretch>
                        </pic:blipFill>
                        <pic:spPr>
                          <a:xfrm>
                            <a:off x="91440" y="0"/>
                            <a:ext cx="30480" cy="6096"/>
                          </a:xfrm>
                          <a:prstGeom prst="rect">
                            <a:avLst/>
                          </a:prstGeom>
                        </pic:spPr>
                      </pic:pic>
                      <pic:pic xmlns:pic="http://schemas.openxmlformats.org/drawingml/2006/picture">
                        <pic:nvPicPr>
                          <pic:cNvPr id="7142" name="Picture 7142"/>
                          <pic:cNvPicPr/>
                        </pic:nvPicPr>
                        <pic:blipFill>
                          <a:blip r:embed="rId33"/>
                          <a:stretch>
                            <a:fillRect/>
                          </a:stretch>
                        </pic:blipFill>
                        <pic:spPr>
                          <a:xfrm>
                            <a:off x="121920" y="0"/>
                            <a:ext cx="30480" cy="6096"/>
                          </a:xfrm>
                          <a:prstGeom prst="rect">
                            <a:avLst/>
                          </a:prstGeom>
                        </pic:spPr>
                      </pic:pic>
                      <pic:pic xmlns:pic="http://schemas.openxmlformats.org/drawingml/2006/picture">
                        <pic:nvPicPr>
                          <pic:cNvPr id="7144" name="Picture 7144"/>
                          <pic:cNvPicPr/>
                        </pic:nvPicPr>
                        <pic:blipFill>
                          <a:blip r:embed="rId33"/>
                          <a:stretch>
                            <a:fillRect/>
                          </a:stretch>
                        </pic:blipFill>
                        <pic:spPr>
                          <a:xfrm>
                            <a:off x="152400" y="0"/>
                            <a:ext cx="30480" cy="6096"/>
                          </a:xfrm>
                          <a:prstGeom prst="rect">
                            <a:avLst/>
                          </a:prstGeom>
                        </pic:spPr>
                      </pic:pic>
                      <pic:pic xmlns:pic="http://schemas.openxmlformats.org/drawingml/2006/picture">
                        <pic:nvPicPr>
                          <pic:cNvPr id="7146" name="Picture 7146"/>
                          <pic:cNvPicPr/>
                        </pic:nvPicPr>
                        <pic:blipFill>
                          <a:blip r:embed="rId33"/>
                          <a:stretch>
                            <a:fillRect/>
                          </a:stretch>
                        </pic:blipFill>
                        <pic:spPr>
                          <a:xfrm>
                            <a:off x="182880" y="0"/>
                            <a:ext cx="30480" cy="6096"/>
                          </a:xfrm>
                          <a:prstGeom prst="rect">
                            <a:avLst/>
                          </a:prstGeom>
                        </pic:spPr>
                      </pic:pic>
                      <pic:pic xmlns:pic="http://schemas.openxmlformats.org/drawingml/2006/picture">
                        <pic:nvPicPr>
                          <pic:cNvPr id="7148" name="Picture 7148"/>
                          <pic:cNvPicPr/>
                        </pic:nvPicPr>
                        <pic:blipFill>
                          <a:blip r:embed="rId33"/>
                          <a:stretch>
                            <a:fillRect/>
                          </a:stretch>
                        </pic:blipFill>
                        <pic:spPr>
                          <a:xfrm>
                            <a:off x="213360" y="0"/>
                            <a:ext cx="30480" cy="6096"/>
                          </a:xfrm>
                          <a:prstGeom prst="rect">
                            <a:avLst/>
                          </a:prstGeom>
                        </pic:spPr>
                      </pic:pic>
                      <pic:pic xmlns:pic="http://schemas.openxmlformats.org/drawingml/2006/picture">
                        <pic:nvPicPr>
                          <pic:cNvPr id="7150" name="Picture 7150"/>
                          <pic:cNvPicPr/>
                        </pic:nvPicPr>
                        <pic:blipFill>
                          <a:blip r:embed="rId33"/>
                          <a:stretch>
                            <a:fillRect/>
                          </a:stretch>
                        </pic:blipFill>
                        <pic:spPr>
                          <a:xfrm>
                            <a:off x="243840" y="0"/>
                            <a:ext cx="30480" cy="6096"/>
                          </a:xfrm>
                          <a:prstGeom prst="rect">
                            <a:avLst/>
                          </a:prstGeom>
                        </pic:spPr>
                      </pic:pic>
                      <pic:pic xmlns:pic="http://schemas.openxmlformats.org/drawingml/2006/picture">
                        <pic:nvPicPr>
                          <pic:cNvPr id="7152" name="Picture 7152"/>
                          <pic:cNvPicPr/>
                        </pic:nvPicPr>
                        <pic:blipFill>
                          <a:blip r:embed="rId33"/>
                          <a:stretch>
                            <a:fillRect/>
                          </a:stretch>
                        </pic:blipFill>
                        <pic:spPr>
                          <a:xfrm>
                            <a:off x="274320" y="0"/>
                            <a:ext cx="30480" cy="6096"/>
                          </a:xfrm>
                          <a:prstGeom prst="rect">
                            <a:avLst/>
                          </a:prstGeom>
                        </pic:spPr>
                      </pic:pic>
                      <pic:pic xmlns:pic="http://schemas.openxmlformats.org/drawingml/2006/picture">
                        <pic:nvPicPr>
                          <pic:cNvPr id="7154" name="Picture 7154"/>
                          <pic:cNvPicPr/>
                        </pic:nvPicPr>
                        <pic:blipFill>
                          <a:blip r:embed="rId33"/>
                          <a:stretch>
                            <a:fillRect/>
                          </a:stretch>
                        </pic:blipFill>
                        <pic:spPr>
                          <a:xfrm>
                            <a:off x="304800" y="0"/>
                            <a:ext cx="30480" cy="6096"/>
                          </a:xfrm>
                          <a:prstGeom prst="rect">
                            <a:avLst/>
                          </a:prstGeom>
                        </pic:spPr>
                      </pic:pic>
                      <pic:pic xmlns:pic="http://schemas.openxmlformats.org/drawingml/2006/picture">
                        <pic:nvPicPr>
                          <pic:cNvPr id="7156" name="Picture 7156"/>
                          <pic:cNvPicPr/>
                        </pic:nvPicPr>
                        <pic:blipFill>
                          <a:blip r:embed="rId33"/>
                          <a:stretch>
                            <a:fillRect/>
                          </a:stretch>
                        </pic:blipFill>
                        <pic:spPr>
                          <a:xfrm>
                            <a:off x="335280" y="0"/>
                            <a:ext cx="30480" cy="6096"/>
                          </a:xfrm>
                          <a:prstGeom prst="rect">
                            <a:avLst/>
                          </a:prstGeom>
                        </pic:spPr>
                      </pic:pic>
                      <pic:pic xmlns:pic="http://schemas.openxmlformats.org/drawingml/2006/picture">
                        <pic:nvPicPr>
                          <pic:cNvPr id="7158" name="Picture 7158"/>
                          <pic:cNvPicPr/>
                        </pic:nvPicPr>
                        <pic:blipFill>
                          <a:blip r:embed="rId33"/>
                          <a:stretch>
                            <a:fillRect/>
                          </a:stretch>
                        </pic:blipFill>
                        <pic:spPr>
                          <a:xfrm>
                            <a:off x="365709" y="0"/>
                            <a:ext cx="30480" cy="6096"/>
                          </a:xfrm>
                          <a:prstGeom prst="rect">
                            <a:avLst/>
                          </a:prstGeom>
                        </pic:spPr>
                      </pic:pic>
                      <pic:pic xmlns:pic="http://schemas.openxmlformats.org/drawingml/2006/picture">
                        <pic:nvPicPr>
                          <pic:cNvPr id="7160" name="Picture 7160"/>
                          <pic:cNvPicPr/>
                        </pic:nvPicPr>
                        <pic:blipFill>
                          <a:blip r:embed="rId33"/>
                          <a:stretch>
                            <a:fillRect/>
                          </a:stretch>
                        </pic:blipFill>
                        <pic:spPr>
                          <a:xfrm>
                            <a:off x="396189" y="0"/>
                            <a:ext cx="30480" cy="6096"/>
                          </a:xfrm>
                          <a:prstGeom prst="rect">
                            <a:avLst/>
                          </a:prstGeom>
                        </pic:spPr>
                      </pic:pic>
                      <pic:pic xmlns:pic="http://schemas.openxmlformats.org/drawingml/2006/picture">
                        <pic:nvPicPr>
                          <pic:cNvPr id="7162" name="Picture 7162"/>
                          <pic:cNvPicPr/>
                        </pic:nvPicPr>
                        <pic:blipFill>
                          <a:blip r:embed="rId33"/>
                          <a:stretch>
                            <a:fillRect/>
                          </a:stretch>
                        </pic:blipFill>
                        <pic:spPr>
                          <a:xfrm>
                            <a:off x="426669" y="0"/>
                            <a:ext cx="30480" cy="6096"/>
                          </a:xfrm>
                          <a:prstGeom prst="rect">
                            <a:avLst/>
                          </a:prstGeom>
                        </pic:spPr>
                      </pic:pic>
                      <pic:pic xmlns:pic="http://schemas.openxmlformats.org/drawingml/2006/picture">
                        <pic:nvPicPr>
                          <pic:cNvPr id="7164" name="Picture 7164"/>
                          <pic:cNvPicPr/>
                        </pic:nvPicPr>
                        <pic:blipFill>
                          <a:blip r:embed="rId33"/>
                          <a:stretch>
                            <a:fillRect/>
                          </a:stretch>
                        </pic:blipFill>
                        <pic:spPr>
                          <a:xfrm>
                            <a:off x="457149" y="0"/>
                            <a:ext cx="30480" cy="6096"/>
                          </a:xfrm>
                          <a:prstGeom prst="rect">
                            <a:avLst/>
                          </a:prstGeom>
                        </pic:spPr>
                      </pic:pic>
                      <pic:pic xmlns:pic="http://schemas.openxmlformats.org/drawingml/2006/picture">
                        <pic:nvPicPr>
                          <pic:cNvPr id="7166" name="Picture 7166"/>
                          <pic:cNvPicPr/>
                        </pic:nvPicPr>
                        <pic:blipFill>
                          <a:blip r:embed="rId33"/>
                          <a:stretch>
                            <a:fillRect/>
                          </a:stretch>
                        </pic:blipFill>
                        <pic:spPr>
                          <a:xfrm>
                            <a:off x="487629" y="0"/>
                            <a:ext cx="30480" cy="6096"/>
                          </a:xfrm>
                          <a:prstGeom prst="rect">
                            <a:avLst/>
                          </a:prstGeom>
                        </pic:spPr>
                      </pic:pic>
                      <pic:pic xmlns:pic="http://schemas.openxmlformats.org/drawingml/2006/picture">
                        <pic:nvPicPr>
                          <pic:cNvPr id="7168" name="Picture 7168"/>
                          <pic:cNvPicPr/>
                        </pic:nvPicPr>
                        <pic:blipFill>
                          <a:blip r:embed="rId33"/>
                          <a:stretch>
                            <a:fillRect/>
                          </a:stretch>
                        </pic:blipFill>
                        <pic:spPr>
                          <a:xfrm>
                            <a:off x="518109" y="0"/>
                            <a:ext cx="30480" cy="6096"/>
                          </a:xfrm>
                          <a:prstGeom prst="rect">
                            <a:avLst/>
                          </a:prstGeom>
                        </pic:spPr>
                      </pic:pic>
                      <pic:pic xmlns:pic="http://schemas.openxmlformats.org/drawingml/2006/picture">
                        <pic:nvPicPr>
                          <pic:cNvPr id="7170" name="Picture 7170"/>
                          <pic:cNvPicPr/>
                        </pic:nvPicPr>
                        <pic:blipFill>
                          <a:blip r:embed="rId33"/>
                          <a:stretch>
                            <a:fillRect/>
                          </a:stretch>
                        </pic:blipFill>
                        <pic:spPr>
                          <a:xfrm>
                            <a:off x="548589" y="0"/>
                            <a:ext cx="30480" cy="6096"/>
                          </a:xfrm>
                          <a:prstGeom prst="rect">
                            <a:avLst/>
                          </a:prstGeom>
                        </pic:spPr>
                      </pic:pic>
                      <pic:pic xmlns:pic="http://schemas.openxmlformats.org/drawingml/2006/picture">
                        <pic:nvPicPr>
                          <pic:cNvPr id="7172" name="Picture 7172"/>
                          <pic:cNvPicPr/>
                        </pic:nvPicPr>
                        <pic:blipFill>
                          <a:blip r:embed="rId33"/>
                          <a:stretch>
                            <a:fillRect/>
                          </a:stretch>
                        </pic:blipFill>
                        <pic:spPr>
                          <a:xfrm>
                            <a:off x="579069" y="0"/>
                            <a:ext cx="30480" cy="6096"/>
                          </a:xfrm>
                          <a:prstGeom prst="rect">
                            <a:avLst/>
                          </a:prstGeom>
                        </pic:spPr>
                      </pic:pic>
                      <pic:pic xmlns:pic="http://schemas.openxmlformats.org/drawingml/2006/picture">
                        <pic:nvPicPr>
                          <pic:cNvPr id="7174" name="Picture 7174"/>
                          <pic:cNvPicPr/>
                        </pic:nvPicPr>
                        <pic:blipFill>
                          <a:blip r:embed="rId33"/>
                          <a:stretch>
                            <a:fillRect/>
                          </a:stretch>
                        </pic:blipFill>
                        <pic:spPr>
                          <a:xfrm>
                            <a:off x="609549" y="0"/>
                            <a:ext cx="30480" cy="6096"/>
                          </a:xfrm>
                          <a:prstGeom prst="rect">
                            <a:avLst/>
                          </a:prstGeom>
                        </pic:spPr>
                      </pic:pic>
                      <pic:pic xmlns:pic="http://schemas.openxmlformats.org/drawingml/2006/picture">
                        <pic:nvPicPr>
                          <pic:cNvPr id="7176" name="Picture 7176"/>
                          <pic:cNvPicPr/>
                        </pic:nvPicPr>
                        <pic:blipFill>
                          <a:blip r:embed="rId33"/>
                          <a:stretch>
                            <a:fillRect/>
                          </a:stretch>
                        </pic:blipFill>
                        <pic:spPr>
                          <a:xfrm>
                            <a:off x="640029" y="0"/>
                            <a:ext cx="30480" cy="6096"/>
                          </a:xfrm>
                          <a:prstGeom prst="rect">
                            <a:avLst/>
                          </a:prstGeom>
                        </pic:spPr>
                      </pic:pic>
                      <pic:pic xmlns:pic="http://schemas.openxmlformats.org/drawingml/2006/picture">
                        <pic:nvPicPr>
                          <pic:cNvPr id="7178" name="Picture 7178"/>
                          <pic:cNvPicPr/>
                        </pic:nvPicPr>
                        <pic:blipFill>
                          <a:blip r:embed="rId33"/>
                          <a:stretch>
                            <a:fillRect/>
                          </a:stretch>
                        </pic:blipFill>
                        <pic:spPr>
                          <a:xfrm>
                            <a:off x="670509" y="0"/>
                            <a:ext cx="30480" cy="6096"/>
                          </a:xfrm>
                          <a:prstGeom prst="rect">
                            <a:avLst/>
                          </a:prstGeom>
                        </pic:spPr>
                      </pic:pic>
                      <pic:pic xmlns:pic="http://schemas.openxmlformats.org/drawingml/2006/picture">
                        <pic:nvPicPr>
                          <pic:cNvPr id="7180" name="Picture 7180"/>
                          <pic:cNvPicPr/>
                        </pic:nvPicPr>
                        <pic:blipFill>
                          <a:blip r:embed="rId33"/>
                          <a:stretch>
                            <a:fillRect/>
                          </a:stretch>
                        </pic:blipFill>
                        <pic:spPr>
                          <a:xfrm>
                            <a:off x="700989" y="0"/>
                            <a:ext cx="30480" cy="6096"/>
                          </a:xfrm>
                          <a:prstGeom prst="rect">
                            <a:avLst/>
                          </a:prstGeom>
                        </pic:spPr>
                      </pic:pic>
                      <pic:pic xmlns:pic="http://schemas.openxmlformats.org/drawingml/2006/picture">
                        <pic:nvPicPr>
                          <pic:cNvPr id="7182" name="Picture 7182"/>
                          <pic:cNvPicPr/>
                        </pic:nvPicPr>
                        <pic:blipFill>
                          <a:blip r:embed="rId33"/>
                          <a:stretch>
                            <a:fillRect/>
                          </a:stretch>
                        </pic:blipFill>
                        <pic:spPr>
                          <a:xfrm>
                            <a:off x="731469" y="0"/>
                            <a:ext cx="30480" cy="6096"/>
                          </a:xfrm>
                          <a:prstGeom prst="rect">
                            <a:avLst/>
                          </a:prstGeom>
                        </pic:spPr>
                      </pic:pic>
                      <pic:pic xmlns:pic="http://schemas.openxmlformats.org/drawingml/2006/picture">
                        <pic:nvPicPr>
                          <pic:cNvPr id="7184" name="Picture 7184"/>
                          <pic:cNvPicPr/>
                        </pic:nvPicPr>
                        <pic:blipFill>
                          <a:blip r:embed="rId33"/>
                          <a:stretch>
                            <a:fillRect/>
                          </a:stretch>
                        </pic:blipFill>
                        <pic:spPr>
                          <a:xfrm>
                            <a:off x="761949" y="0"/>
                            <a:ext cx="30480" cy="6096"/>
                          </a:xfrm>
                          <a:prstGeom prst="rect">
                            <a:avLst/>
                          </a:prstGeom>
                        </pic:spPr>
                      </pic:pic>
                      <pic:pic xmlns:pic="http://schemas.openxmlformats.org/drawingml/2006/picture">
                        <pic:nvPicPr>
                          <pic:cNvPr id="7186" name="Picture 7186"/>
                          <pic:cNvPicPr/>
                        </pic:nvPicPr>
                        <pic:blipFill>
                          <a:blip r:embed="rId33"/>
                          <a:stretch>
                            <a:fillRect/>
                          </a:stretch>
                        </pic:blipFill>
                        <pic:spPr>
                          <a:xfrm>
                            <a:off x="792429" y="0"/>
                            <a:ext cx="30480" cy="6096"/>
                          </a:xfrm>
                          <a:prstGeom prst="rect">
                            <a:avLst/>
                          </a:prstGeom>
                        </pic:spPr>
                      </pic:pic>
                      <pic:pic xmlns:pic="http://schemas.openxmlformats.org/drawingml/2006/picture">
                        <pic:nvPicPr>
                          <pic:cNvPr id="7188" name="Picture 7188"/>
                          <pic:cNvPicPr/>
                        </pic:nvPicPr>
                        <pic:blipFill>
                          <a:blip r:embed="rId33"/>
                          <a:stretch>
                            <a:fillRect/>
                          </a:stretch>
                        </pic:blipFill>
                        <pic:spPr>
                          <a:xfrm>
                            <a:off x="822909" y="0"/>
                            <a:ext cx="30480" cy="6096"/>
                          </a:xfrm>
                          <a:prstGeom prst="rect">
                            <a:avLst/>
                          </a:prstGeom>
                        </pic:spPr>
                      </pic:pic>
                      <pic:pic xmlns:pic="http://schemas.openxmlformats.org/drawingml/2006/picture">
                        <pic:nvPicPr>
                          <pic:cNvPr id="7190" name="Picture 7190"/>
                          <pic:cNvPicPr/>
                        </pic:nvPicPr>
                        <pic:blipFill>
                          <a:blip r:embed="rId33"/>
                          <a:stretch>
                            <a:fillRect/>
                          </a:stretch>
                        </pic:blipFill>
                        <pic:spPr>
                          <a:xfrm>
                            <a:off x="853389" y="0"/>
                            <a:ext cx="30480" cy="6096"/>
                          </a:xfrm>
                          <a:prstGeom prst="rect">
                            <a:avLst/>
                          </a:prstGeom>
                        </pic:spPr>
                      </pic:pic>
                      <pic:pic xmlns:pic="http://schemas.openxmlformats.org/drawingml/2006/picture">
                        <pic:nvPicPr>
                          <pic:cNvPr id="7192" name="Picture 7192"/>
                          <pic:cNvPicPr/>
                        </pic:nvPicPr>
                        <pic:blipFill>
                          <a:blip r:embed="rId33"/>
                          <a:stretch>
                            <a:fillRect/>
                          </a:stretch>
                        </pic:blipFill>
                        <pic:spPr>
                          <a:xfrm>
                            <a:off x="883869" y="0"/>
                            <a:ext cx="30480" cy="6096"/>
                          </a:xfrm>
                          <a:prstGeom prst="rect">
                            <a:avLst/>
                          </a:prstGeom>
                        </pic:spPr>
                      </pic:pic>
                      <pic:pic xmlns:pic="http://schemas.openxmlformats.org/drawingml/2006/picture">
                        <pic:nvPicPr>
                          <pic:cNvPr id="7194" name="Picture 7194"/>
                          <pic:cNvPicPr/>
                        </pic:nvPicPr>
                        <pic:blipFill>
                          <a:blip r:embed="rId33"/>
                          <a:stretch>
                            <a:fillRect/>
                          </a:stretch>
                        </pic:blipFill>
                        <pic:spPr>
                          <a:xfrm>
                            <a:off x="914349" y="0"/>
                            <a:ext cx="30480" cy="6096"/>
                          </a:xfrm>
                          <a:prstGeom prst="rect">
                            <a:avLst/>
                          </a:prstGeom>
                        </pic:spPr>
                      </pic:pic>
                      <pic:pic xmlns:pic="http://schemas.openxmlformats.org/drawingml/2006/picture">
                        <pic:nvPicPr>
                          <pic:cNvPr id="7196" name="Picture 7196"/>
                          <pic:cNvPicPr/>
                        </pic:nvPicPr>
                        <pic:blipFill>
                          <a:blip r:embed="rId33"/>
                          <a:stretch>
                            <a:fillRect/>
                          </a:stretch>
                        </pic:blipFill>
                        <pic:spPr>
                          <a:xfrm>
                            <a:off x="944829" y="0"/>
                            <a:ext cx="30480" cy="6096"/>
                          </a:xfrm>
                          <a:prstGeom prst="rect">
                            <a:avLst/>
                          </a:prstGeom>
                        </pic:spPr>
                      </pic:pic>
                      <pic:pic xmlns:pic="http://schemas.openxmlformats.org/drawingml/2006/picture">
                        <pic:nvPicPr>
                          <pic:cNvPr id="7198" name="Picture 7198"/>
                          <pic:cNvPicPr/>
                        </pic:nvPicPr>
                        <pic:blipFill>
                          <a:blip r:embed="rId33"/>
                          <a:stretch>
                            <a:fillRect/>
                          </a:stretch>
                        </pic:blipFill>
                        <pic:spPr>
                          <a:xfrm>
                            <a:off x="975309" y="0"/>
                            <a:ext cx="30480" cy="6096"/>
                          </a:xfrm>
                          <a:prstGeom prst="rect">
                            <a:avLst/>
                          </a:prstGeom>
                        </pic:spPr>
                      </pic:pic>
                      <pic:pic xmlns:pic="http://schemas.openxmlformats.org/drawingml/2006/picture">
                        <pic:nvPicPr>
                          <pic:cNvPr id="7200" name="Picture 7200"/>
                          <pic:cNvPicPr/>
                        </pic:nvPicPr>
                        <pic:blipFill>
                          <a:blip r:embed="rId33"/>
                          <a:stretch>
                            <a:fillRect/>
                          </a:stretch>
                        </pic:blipFill>
                        <pic:spPr>
                          <a:xfrm>
                            <a:off x="1005789" y="0"/>
                            <a:ext cx="30480" cy="6096"/>
                          </a:xfrm>
                          <a:prstGeom prst="rect">
                            <a:avLst/>
                          </a:prstGeom>
                        </pic:spPr>
                      </pic:pic>
                      <pic:pic xmlns:pic="http://schemas.openxmlformats.org/drawingml/2006/picture">
                        <pic:nvPicPr>
                          <pic:cNvPr id="7202" name="Picture 7202"/>
                          <pic:cNvPicPr/>
                        </pic:nvPicPr>
                        <pic:blipFill>
                          <a:blip r:embed="rId33"/>
                          <a:stretch>
                            <a:fillRect/>
                          </a:stretch>
                        </pic:blipFill>
                        <pic:spPr>
                          <a:xfrm>
                            <a:off x="1036269" y="0"/>
                            <a:ext cx="30480" cy="6096"/>
                          </a:xfrm>
                          <a:prstGeom prst="rect">
                            <a:avLst/>
                          </a:prstGeom>
                        </pic:spPr>
                      </pic:pic>
                      <pic:pic xmlns:pic="http://schemas.openxmlformats.org/drawingml/2006/picture">
                        <pic:nvPicPr>
                          <pic:cNvPr id="7204" name="Picture 7204"/>
                          <pic:cNvPicPr/>
                        </pic:nvPicPr>
                        <pic:blipFill>
                          <a:blip r:embed="rId33"/>
                          <a:stretch>
                            <a:fillRect/>
                          </a:stretch>
                        </pic:blipFill>
                        <pic:spPr>
                          <a:xfrm>
                            <a:off x="1066749" y="0"/>
                            <a:ext cx="30480" cy="6096"/>
                          </a:xfrm>
                          <a:prstGeom prst="rect">
                            <a:avLst/>
                          </a:prstGeom>
                        </pic:spPr>
                      </pic:pic>
                      <pic:pic xmlns:pic="http://schemas.openxmlformats.org/drawingml/2006/picture">
                        <pic:nvPicPr>
                          <pic:cNvPr id="7206" name="Picture 7206"/>
                          <pic:cNvPicPr/>
                        </pic:nvPicPr>
                        <pic:blipFill>
                          <a:blip r:embed="rId33"/>
                          <a:stretch>
                            <a:fillRect/>
                          </a:stretch>
                        </pic:blipFill>
                        <pic:spPr>
                          <a:xfrm>
                            <a:off x="1097229" y="0"/>
                            <a:ext cx="30480" cy="6096"/>
                          </a:xfrm>
                          <a:prstGeom prst="rect">
                            <a:avLst/>
                          </a:prstGeom>
                        </pic:spPr>
                      </pic:pic>
                      <pic:pic xmlns:pic="http://schemas.openxmlformats.org/drawingml/2006/picture">
                        <pic:nvPicPr>
                          <pic:cNvPr id="7208" name="Picture 7208"/>
                          <pic:cNvPicPr/>
                        </pic:nvPicPr>
                        <pic:blipFill>
                          <a:blip r:embed="rId33"/>
                          <a:stretch>
                            <a:fillRect/>
                          </a:stretch>
                        </pic:blipFill>
                        <pic:spPr>
                          <a:xfrm>
                            <a:off x="1127709" y="0"/>
                            <a:ext cx="30480" cy="6096"/>
                          </a:xfrm>
                          <a:prstGeom prst="rect">
                            <a:avLst/>
                          </a:prstGeom>
                        </pic:spPr>
                      </pic:pic>
                      <pic:pic xmlns:pic="http://schemas.openxmlformats.org/drawingml/2006/picture">
                        <pic:nvPicPr>
                          <pic:cNvPr id="7210" name="Picture 7210"/>
                          <pic:cNvPicPr/>
                        </pic:nvPicPr>
                        <pic:blipFill>
                          <a:blip r:embed="rId33"/>
                          <a:stretch>
                            <a:fillRect/>
                          </a:stretch>
                        </pic:blipFill>
                        <pic:spPr>
                          <a:xfrm>
                            <a:off x="1158189" y="0"/>
                            <a:ext cx="30480" cy="6096"/>
                          </a:xfrm>
                          <a:prstGeom prst="rect">
                            <a:avLst/>
                          </a:prstGeom>
                        </pic:spPr>
                      </pic:pic>
                      <pic:pic xmlns:pic="http://schemas.openxmlformats.org/drawingml/2006/picture">
                        <pic:nvPicPr>
                          <pic:cNvPr id="7212" name="Picture 7212"/>
                          <pic:cNvPicPr/>
                        </pic:nvPicPr>
                        <pic:blipFill>
                          <a:blip r:embed="rId33"/>
                          <a:stretch>
                            <a:fillRect/>
                          </a:stretch>
                        </pic:blipFill>
                        <pic:spPr>
                          <a:xfrm>
                            <a:off x="1188669" y="0"/>
                            <a:ext cx="30480" cy="6096"/>
                          </a:xfrm>
                          <a:prstGeom prst="rect">
                            <a:avLst/>
                          </a:prstGeom>
                        </pic:spPr>
                      </pic:pic>
                      <pic:pic xmlns:pic="http://schemas.openxmlformats.org/drawingml/2006/picture">
                        <pic:nvPicPr>
                          <pic:cNvPr id="7214" name="Picture 7214"/>
                          <pic:cNvPicPr/>
                        </pic:nvPicPr>
                        <pic:blipFill>
                          <a:blip r:embed="rId33"/>
                          <a:stretch>
                            <a:fillRect/>
                          </a:stretch>
                        </pic:blipFill>
                        <pic:spPr>
                          <a:xfrm>
                            <a:off x="1219149" y="0"/>
                            <a:ext cx="30480" cy="6096"/>
                          </a:xfrm>
                          <a:prstGeom prst="rect">
                            <a:avLst/>
                          </a:prstGeom>
                        </pic:spPr>
                      </pic:pic>
                      <pic:pic xmlns:pic="http://schemas.openxmlformats.org/drawingml/2006/picture">
                        <pic:nvPicPr>
                          <pic:cNvPr id="7216" name="Picture 7216"/>
                          <pic:cNvPicPr/>
                        </pic:nvPicPr>
                        <pic:blipFill>
                          <a:blip r:embed="rId33"/>
                          <a:stretch>
                            <a:fillRect/>
                          </a:stretch>
                        </pic:blipFill>
                        <pic:spPr>
                          <a:xfrm>
                            <a:off x="1249629" y="0"/>
                            <a:ext cx="30480" cy="6096"/>
                          </a:xfrm>
                          <a:prstGeom prst="rect">
                            <a:avLst/>
                          </a:prstGeom>
                        </pic:spPr>
                      </pic:pic>
                      <pic:pic xmlns:pic="http://schemas.openxmlformats.org/drawingml/2006/picture">
                        <pic:nvPicPr>
                          <pic:cNvPr id="7218" name="Picture 7218"/>
                          <pic:cNvPicPr/>
                        </pic:nvPicPr>
                        <pic:blipFill>
                          <a:blip r:embed="rId33"/>
                          <a:stretch>
                            <a:fillRect/>
                          </a:stretch>
                        </pic:blipFill>
                        <pic:spPr>
                          <a:xfrm>
                            <a:off x="1280109" y="0"/>
                            <a:ext cx="30480" cy="6096"/>
                          </a:xfrm>
                          <a:prstGeom prst="rect">
                            <a:avLst/>
                          </a:prstGeom>
                        </pic:spPr>
                      </pic:pic>
                      <pic:pic xmlns:pic="http://schemas.openxmlformats.org/drawingml/2006/picture">
                        <pic:nvPicPr>
                          <pic:cNvPr id="7220" name="Picture 7220"/>
                          <pic:cNvPicPr/>
                        </pic:nvPicPr>
                        <pic:blipFill>
                          <a:blip r:embed="rId33"/>
                          <a:stretch>
                            <a:fillRect/>
                          </a:stretch>
                        </pic:blipFill>
                        <pic:spPr>
                          <a:xfrm>
                            <a:off x="1310589" y="0"/>
                            <a:ext cx="30480" cy="6096"/>
                          </a:xfrm>
                          <a:prstGeom prst="rect">
                            <a:avLst/>
                          </a:prstGeom>
                        </pic:spPr>
                      </pic:pic>
                      <pic:pic xmlns:pic="http://schemas.openxmlformats.org/drawingml/2006/picture">
                        <pic:nvPicPr>
                          <pic:cNvPr id="7222" name="Picture 7222"/>
                          <pic:cNvPicPr/>
                        </pic:nvPicPr>
                        <pic:blipFill>
                          <a:blip r:embed="rId33"/>
                          <a:stretch>
                            <a:fillRect/>
                          </a:stretch>
                        </pic:blipFill>
                        <pic:spPr>
                          <a:xfrm>
                            <a:off x="1341069" y="0"/>
                            <a:ext cx="30785" cy="6096"/>
                          </a:xfrm>
                          <a:prstGeom prst="rect">
                            <a:avLst/>
                          </a:prstGeom>
                        </pic:spPr>
                      </pic:pic>
                      <pic:pic xmlns:pic="http://schemas.openxmlformats.org/drawingml/2006/picture">
                        <pic:nvPicPr>
                          <pic:cNvPr id="7224" name="Picture 7224"/>
                          <pic:cNvPicPr/>
                        </pic:nvPicPr>
                        <pic:blipFill>
                          <a:blip r:embed="rId33"/>
                          <a:stretch>
                            <a:fillRect/>
                          </a:stretch>
                        </pic:blipFill>
                        <pic:spPr>
                          <a:xfrm>
                            <a:off x="1371930" y="0"/>
                            <a:ext cx="30480" cy="6096"/>
                          </a:xfrm>
                          <a:prstGeom prst="rect">
                            <a:avLst/>
                          </a:prstGeom>
                        </pic:spPr>
                      </pic:pic>
                      <pic:pic xmlns:pic="http://schemas.openxmlformats.org/drawingml/2006/picture">
                        <pic:nvPicPr>
                          <pic:cNvPr id="7226" name="Picture 7226"/>
                          <pic:cNvPicPr/>
                        </pic:nvPicPr>
                        <pic:blipFill>
                          <a:blip r:embed="rId33"/>
                          <a:stretch>
                            <a:fillRect/>
                          </a:stretch>
                        </pic:blipFill>
                        <pic:spPr>
                          <a:xfrm>
                            <a:off x="1402410" y="0"/>
                            <a:ext cx="30480" cy="6096"/>
                          </a:xfrm>
                          <a:prstGeom prst="rect">
                            <a:avLst/>
                          </a:prstGeom>
                        </pic:spPr>
                      </pic:pic>
                      <pic:pic xmlns:pic="http://schemas.openxmlformats.org/drawingml/2006/picture">
                        <pic:nvPicPr>
                          <pic:cNvPr id="7228" name="Picture 7228"/>
                          <pic:cNvPicPr/>
                        </pic:nvPicPr>
                        <pic:blipFill>
                          <a:blip r:embed="rId33"/>
                          <a:stretch>
                            <a:fillRect/>
                          </a:stretch>
                        </pic:blipFill>
                        <pic:spPr>
                          <a:xfrm>
                            <a:off x="1432890" y="0"/>
                            <a:ext cx="30480" cy="6096"/>
                          </a:xfrm>
                          <a:prstGeom prst="rect">
                            <a:avLst/>
                          </a:prstGeom>
                        </pic:spPr>
                      </pic:pic>
                      <pic:pic xmlns:pic="http://schemas.openxmlformats.org/drawingml/2006/picture">
                        <pic:nvPicPr>
                          <pic:cNvPr id="7230" name="Picture 7230"/>
                          <pic:cNvPicPr/>
                        </pic:nvPicPr>
                        <pic:blipFill>
                          <a:blip r:embed="rId33"/>
                          <a:stretch>
                            <a:fillRect/>
                          </a:stretch>
                        </pic:blipFill>
                        <pic:spPr>
                          <a:xfrm>
                            <a:off x="1463370" y="0"/>
                            <a:ext cx="30480" cy="6096"/>
                          </a:xfrm>
                          <a:prstGeom prst="rect">
                            <a:avLst/>
                          </a:prstGeom>
                        </pic:spPr>
                      </pic:pic>
                      <pic:pic xmlns:pic="http://schemas.openxmlformats.org/drawingml/2006/picture">
                        <pic:nvPicPr>
                          <pic:cNvPr id="7232" name="Picture 7232"/>
                          <pic:cNvPicPr/>
                        </pic:nvPicPr>
                        <pic:blipFill>
                          <a:blip r:embed="rId33"/>
                          <a:stretch>
                            <a:fillRect/>
                          </a:stretch>
                        </pic:blipFill>
                        <pic:spPr>
                          <a:xfrm>
                            <a:off x="1493850" y="0"/>
                            <a:ext cx="30480" cy="6096"/>
                          </a:xfrm>
                          <a:prstGeom prst="rect">
                            <a:avLst/>
                          </a:prstGeom>
                        </pic:spPr>
                      </pic:pic>
                      <pic:pic xmlns:pic="http://schemas.openxmlformats.org/drawingml/2006/picture">
                        <pic:nvPicPr>
                          <pic:cNvPr id="7234" name="Picture 7234"/>
                          <pic:cNvPicPr/>
                        </pic:nvPicPr>
                        <pic:blipFill>
                          <a:blip r:embed="rId33"/>
                          <a:stretch>
                            <a:fillRect/>
                          </a:stretch>
                        </pic:blipFill>
                        <pic:spPr>
                          <a:xfrm>
                            <a:off x="1524330" y="0"/>
                            <a:ext cx="30480" cy="6096"/>
                          </a:xfrm>
                          <a:prstGeom prst="rect">
                            <a:avLst/>
                          </a:prstGeom>
                        </pic:spPr>
                      </pic:pic>
                      <pic:pic xmlns:pic="http://schemas.openxmlformats.org/drawingml/2006/picture">
                        <pic:nvPicPr>
                          <pic:cNvPr id="7236" name="Picture 7236"/>
                          <pic:cNvPicPr/>
                        </pic:nvPicPr>
                        <pic:blipFill>
                          <a:blip r:embed="rId33"/>
                          <a:stretch>
                            <a:fillRect/>
                          </a:stretch>
                        </pic:blipFill>
                        <pic:spPr>
                          <a:xfrm>
                            <a:off x="1554810" y="0"/>
                            <a:ext cx="30480" cy="6096"/>
                          </a:xfrm>
                          <a:prstGeom prst="rect">
                            <a:avLst/>
                          </a:prstGeom>
                        </pic:spPr>
                      </pic:pic>
                      <pic:pic xmlns:pic="http://schemas.openxmlformats.org/drawingml/2006/picture">
                        <pic:nvPicPr>
                          <pic:cNvPr id="7238" name="Picture 7238"/>
                          <pic:cNvPicPr/>
                        </pic:nvPicPr>
                        <pic:blipFill>
                          <a:blip r:embed="rId33"/>
                          <a:stretch>
                            <a:fillRect/>
                          </a:stretch>
                        </pic:blipFill>
                        <pic:spPr>
                          <a:xfrm>
                            <a:off x="1585290" y="0"/>
                            <a:ext cx="30480" cy="6096"/>
                          </a:xfrm>
                          <a:prstGeom prst="rect">
                            <a:avLst/>
                          </a:prstGeom>
                        </pic:spPr>
                      </pic:pic>
                      <pic:pic xmlns:pic="http://schemas.openxmlformats.org/drawingml/2006/picture">
                        <pic:nvPicPr>
                          <pic:cNvPr id="7240" name="Picture 7240"/>
                          <pic:cNvPicPr/>
                        </pic:nvPicPr>
                        <pic:blipFill>
                          <a:blip r:embed="rId33"/>
                          <a:stretch>
                            <a:fillRect/>
                          </a:stretch>
                        </pic:blipFill>
                        <pic:spPr>
                          <a:xfrm>
                            <a:off x="1615770" y="0"/>
                            <a:ext cx="30480" cy="6096"/>
                          </a:xfrm>
                          <a:prstGeom prst="rect">
                            <a:avLst/>
                          </a:prstGeom>
                        </pic:spPr>
                      </pic:pic>
                      <pic:pic xmlns:pic="http://schemas.openxmlformats.org/drawingml/2006/picture">
                        <pic:nvPicPr>
                          <pic:cNvPr id="7242" name="Picture 7242"/>
                          <pic:cNvPicPr/>
                        </pic:nvPicPr>
                        <pic:blipFill>
                          <a:blip r:embed="rId33"/>
                          <a:stretch>
                            <a:fillRect/>
                          </a:stretch>
                        </pic:blipFill>
                        <pic:spPr>
                          <a:xfrm>
                            <a:off x="1646250" y="0"/>
                            <a:ext cx="30480" cy="6096"/>
                          </a:xfrm>
                          <a:prstGeom prst="rect">
                            <a:avLst/>
                          </a:prstGeom>
                        </pic:spPr>
                      </pic:pic>
                    </wpg:wgp>
                  </a:graphicData>
                </a:graphic>
              </wp:inline>
            </w:drawing>
          </mc:Choice>
          <mc:Fallback>
            <w:pict>
              <v:group w14:anchorId="33E5984E" id="Group 75694" o:spid="_x0000_s1026" style="width:132.05pt;height:.5pt;mso-position-horizontal-relative:char;mso-position-vertical-relative:line" coordsize="167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">
                <v:shape id="Picture 7134"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">
                  <v:imagedata r:id="rId35" o:title=""/>
                </v:shape>
                <v:shape id="Picture 7136"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">
                  <v:imagedata r:id="rId35" o:title=""/>
                </v:shape>
                <v:shape id="Picture 7138"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">
                  <v:imagedata r:id="rId35" o:title=""/>
                </v:shape>
                <v:shape id="Picture 7140"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">
                  <v:imagedata r:id="rId35" o:title=""/>
                </v:shape>
                <v:shape id="Picture 7142"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">
                  <v:imagedata r:id="rId35" o:title=""/>
                </v:shape>
                <v:shape id="Picture 7144"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">
                  <v:imagedata r:id="rId35" o:title=""/>
                </v:shape>
                <v:shape id="Picture 7146"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">
                  <v:imagedata r:id="rId35" o:title=""/>
                </v:shape>
                <v:shape id="Picture 7148"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">
                  <v:imagedata r:id="rId35" o:title=""/>
                </v:shape>
                <v:shape id="Picture 7150"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">
                  <v:imagedata r:id="rId35" o:title=""/>
                </v:shape>
                <v:shape id="Picture 7152"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">
                  <v:imagedata r:id="rId35" o:title=""/>
                </v:shape>
                <v:shape id="Picture 7154"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">
                  <v:imagedata r:id="rId35" o:title=""/>
                </v:shape>
                <v:shape id="Picture 7156"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">
                  <v:imagedata r:id="rId35" o:title=""/>
                </v:shape>
                <v:shape id="Picture 7158" o:spid="_x0000_s1039" type="#_x0000_t75" style="position:absolute;left:365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">
                  <v:imagedata r:id="rId35" o:title=""/>
                </v:shape>
                <v:shape id="Picture 7160"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">
                  <v:imagedata r:id="rId35" o:title=""/>
                </v:shape>
                <v:shape id="Picture 7162"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">
                  <v:imagedata r:id="rId35" o:title=""/>
                </v:shape>
                <v:shape id="Picture 7164"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">
                  <v:imagedata r:id="rId35" o:title=""/>
                </v:shape>
                <v:shape id="Picture 7166"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">
                  <v:imagedata r:id="rId35" o:title=""/>
                </v:shape>
                <v:shape id="Picture 7168"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">
                  <v:imagedata r:id="rId35" o:title=""/>
                </v:shape>
                <v:shape id="Picture 7170"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">
                  <v:imagedata r:id="rId35" o:title=""/>
                </v:shape>
                <v:shape id="Picture 7172"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">
                  <v:imagedata r:id="rId35" o:title=""/>
                </v:shape>
                <v:shape id="Picture 7174"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">
                  <v:imagedata r:id="rId35" o:title=""/>
                </v:shape>
                <v:shape id="Picture 7176"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">
                  <v:imagedata r:id="rId35" o:title=""/>
                </v:shape>
                <v:shape id="Picture 7178"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">
                  <v:imagedata r:id="rId35" o:title=""/>
                </v:shape>
                <v:shape id="Picture 7180"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">
                  <v:imagedata r:id="rId35" o:title=""/>
                </v:shape>
                <v:shape id="Picture 7182"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">
                  <v:imagedata r:id="rId35" o:title=""/>
                </v:shape>
                <v:shape id="Picture 7184"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">
                  <v:imagedata r:id="rId35" o:title=""/>
                </v:shape>
                <v:shape id="Picture 7186"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">
                  <v:imagedata r:id="rId35" o:title=""/>
                </v:shape>
                <v:shape id="Picture 7188"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">
                  <v:imagedata r:id="rId35" o:title=""/>
                </v:shape>
                <v:shape id="Picture 7190"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">
                  <v:imagedata r:id="rId35" o:title=""/>
                </v:shape>
                <v:shape id="Picture 7192"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">
                  <v:imagedata r:id="rId35" o:title=""/>
                </v:shape>
                <v:shape id="Picture 7194"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">
                  <v:imagedata r:id="rId35" o:title=""/>
                </v:shape>
                <v:shape id="Picture 7196"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">
                  <v:imagedata r:id="rId35" o:title=""/>
                </v:shape>
                <v:shape id="Picture 7198"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">
                  <v:imagedata r:id="rId35" o:title=""/>
                </v:shape>
                <v:shape id="Picture 7200"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">
                  <v:imagedata r:id="rId35" o:title=""/>
                </v:shape>
                <v:shape id="Picture 7202"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">
                  <v:imagedata r:id="rId35" o:title=""/>
                </v:shape>
                <v:shape id="Picture 7204"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">
                  <v:imagedata r:id="rId35" o:title=""/>
                </v:shape>
                <v:shape id="Picture 7206"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">
                  <v:imagedata r:id="rId35" o:title=""/>
                </v:shape>
                <v:shape id="Picture 7208"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">
                  <v:imagedata r:id="rId35" o:title=""/>
                </v:shape>
                <v:shape id="Picture 7210"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">
                  <v:imagedata r:id="rId35" o:title=""/>
                </v:shape>
                <v:shape id="Picture 7212"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">
                  <v:imagedata r:id="rId35" o:title=""/>
                </v:shape>
                <v:shape id="Picture 7214"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">
                  <v:imagedata r:id="rId35" o:title=""/>
                </v:shape>
                <v:shape id="Picture 7216"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">
                  <v:imagedata r:id="rId35" o:title=""/>
                </v:shape>
                <v:shape id="Picture 7218"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">
                  <v:imagedata r:id="rId35" o:title=""/>
                </v:shape>
                <v:shape id="Picture 7220"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">
                  <v:imagedata r:id="rId35" o:title=""/>
                </v:shape>
                <v:shape id="Picture 7222" o:spid="_x0000_s1071" type="#_x0000_t75" style="position:absolute;left:13410;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">
                  <v:imagedata r:id="rId35" o:title=""/>
                </v:shape>
                <v:shape id="Picture 7224" o:spid="_x0000_s1072" type="#_x0000_t75" style="position:absolute;left:137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">
                  <v:imagedata r:id="rId35" o:title=""/>
                </v:shape>
                <v:shape id="Picture 7226"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">
                  <v:imagedata r:id="rId35" o:title=""/>
                </v:shape>
                <v:shape id="Picture 7228"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">
                  <v:imagedata r:id="rId35" o:title=""/>
                </v:shape>
                <v:shape id="Picture 7230"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">
                  <v:imagedata r:id="rId35" o:title=""/>
                </v:shape>
                <v:shape id="Picture 7232"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">
                  <v:imagedata r:id="rId35" o:title=""/>
                </v:shape>
                <v:shape id="Picture 7234"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">
                  <v:imagedata r:id="rId35" o:title=""/>
                </v:shape>
                <v:shape id="Picture 7236"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">
                  <v:imagedata r:id="rId35" o:title=""/>
                </v:shape>
                <v:shape id="Picture 7238"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">
                  <v:imagedata r:id="rId35" o:title=""/>
                </v:shape>
                <v:shape id="Picture 7240"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">
                  <v:imagedata r:id="rId35" o:title=""/>
                </v:shape>
                <v:shape id="Picture 7242"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">
                  <v:imagedata r:id="rId35" o:title=""/>
                </v:shape>
                <w10:anchorlock/>
              </v:group>
            </w:pict>
          </mc:Fallback>
        </mc:AlternateContent>
      </w:r>
    </w:p>
    <w:p w14:paraId="6695D599" w14:textId="77777777" w:rsidR="0090432E" w:rsidRDefault="004A30B3">
      <w:pPr>
        <w:ind w:left="-5" w:right="0"/>
      </w:pPr>
      <w:commentRangeStart w:id="128"/>
      <w:r>
        <w:lastRenderedPageBreak/>
        <w:t xml:space="preserve">Anhand der Entscheidungsmatrix in Tabelle 3 wurde für die Implementierung der Anwendung das PHP-Framework </w:t>
      </w:r>
      <w:r>
        <w:rPr>
          <w:i/>
        </w:rPr>
        <w:t>Symfony</w:t>
      </w:r>
      <w:r>
        <w:t xml:space="preserve"> ausgewählt. </w:t>
      </w:r>
    </w:p>
    <w:tbl>
      <w:tblPr>
        <w:tblStyle w:val="TableGrid"/>
        <w:tblW w:w="9071" w:type="dxa"/>
        <w:tblInd w:w="0" w:type="dxa"/>
        <w:tblCellMar>
          <w:top w:w="62" w:type="dxa"/>
          <w:right w:w="47" w:type="dxa"/>
        </w:tblCellMar>
        <w:tblLook w:val="04A0" w:firstRow="1" w:lastRow="0" w:firstColumn="1" w:lastColumn="0" w:noHBand="0" w:noVBand="1"/>
      </w:tblPr>
      <w:tblGrid>
        <w:gridCol w:w="2309"/>
        <w:gridCol w:w="1440"/>
        <w:gridCol w:w="951"/>
        <w:gridCol w:w="1274"/>
        <w:gridCol w:w="1179"/>
        <w:gridCol w:w="1918"/>
      </w:tblGrid>
      <w:tr w:rsidR="0090432E" w14:paraId="54BED5FA" w14:textId="77777777">
        <w:trPr>
          <w:trHeight w:val="566"/>
        </w:trPr>
        <w:tc>
          <w:tcPr>
            <w:tcW w:w="2581" w:type="dxa"/>
            <w:tcBorders>
              <w:top w:val="nil"/>
              <w:left w:val="nil"/>
              <w:bottom w:val="nil"/>
              <w:right w:val="nil"/>
            </w:tcBorders>
            <w:shd w:val="clear" w:color="auto" w:fill="1F4E79"/>
          </w:tcPr>
          <w:p w14:paraId="1D30359C" w14:textId="77777777" w:rsidR="0090432E" w:rsidRDefault="004A30B3">
            <w:pPr>
              <w:spacing w:after="0" w:line="259" w:lineRule="auto"/>
              <w:ind w:left="108" w:right="0" w:firstLine="0"/>
              <w:jc w:val="left"/>
            </w:pPr>
            <w:r>
              <w:rPr>
                <w:b/>
                <w:color w:val="FFFFFF"/>
              </w:rPr>
              <w:t xml:space="preserve">Eigenschaft </w:t>
            </w:r>
          </w:p>
        </w:tc>
        <w:tc>
          <w:tcPr>
            <w:tcW w:w="1474" w:type="dxa"/>
            <w:tcBorders>
              <w:top w:val="nil"/>
              <w:left w:val="nil"/>
              <w:bottom w:val="nil"/>
              <w:right w:val="nil"/>
            </w:tcBorders>
            <w:shd w:val="clear" w:color="auto" w:fill="1F4E79"/>
          </w:tcPr>
          <w:p w14:paraId="5D857225" w14:textId="77777777" w:rsidR="0090432E" w:rsidRDefault="004A30B3">
            <w:pPr>
              <w:spacing w:after="0" w:line="259" w:lineRule="auto"/>
              <w:ind w:left="379" w:right="91" w:hanging="379"/>
              <w:jc w:val="left"/>
            </w:pPr>
            <w:r>
              <w:rPr>
                <w:b/>
                <w:color w:val="FFFFFF"/>
              </w:rPr>
              <w:t xml:space="preserve">Gewichtung </w:t>
            </w:r>
          </w:p>
        </w:tc>
        <w:tc>
          <w:tcPr>
            <w:tcW w:w="1095" w:type="dxa"/>
            <w:tcBorders>
              <w:top w:val="nil"/>
              <w:left w:val="nil"/>
              <w:bottom w:val="nil"/>
              <w:right w:val="nil"/>
            </w:tcBorders>
            <w:shd w:val="clear" w:color="auto" w:fill="1F4E79"/>
          </w:tcPr>
          <w:p w14:paraId="6378D26D" w14:textId="77777777" w:rsidR="0090432E" w:rsidRDefault="004A30B3">
            <w:pPr>
              <w:spacing w:after="0" w:line="259" w:lineRule="auto"/>
              <w:ind w:left="0" w:right="0" w:firstLine="0"/>
              <w:jc w:val="left"/>
            </w:pPr>
            <w:r>
              <w:rPr>
                <w:b/>
                <w:i/>
                <w:color w:val="FFFFFF"/>
              </w:rPr>
              <w:t xml:space="preserve">Akelos </w:t>
            </w:r>
          </w:p>
        </w:tc>
        <w:tc>
          <w:tcPr>
            <w:tcW w:w="1471" w:type="dxa"/>
            <w:tcBorders>
              <w:top w:val="nil"/>
              <w:left w:val="nil"/>
              <w:bottom w:val="nil"/>
              <w:right w:val="nil"/>
            </w:tcBorders>
            <w:shd w:val="clear" w:color="auto" w:fill="1F4E79"/>
          </w:tcPr>
          <w:p w14:paraId="2D2D8966" w14:textId="77777777" w:rsidR="0090432E" w:rsidRDefault="004A30B3">
            <w:pPr>
              <w:spacing w:after="0" w:line="259" w:lineRule="auto"/>
              <w:ind w:left="0" w:right="0" w:firstLine="0"/>
              <w:jc w:val="left"/>
            </w:pPr>
            <w:r>
              <w:rPr>
                <w:b/>
                <w:i/>
                <w:color w:val="FFFFFF"/>
              </w:rPr>
              <w:t xml:space="preserve">CakePHP </w:t>
            </w:r>
          </w:p>
        </w:tc>
        <w:tc>
          <w:tcPr>
            <w:tcW w:w="1340" w:type="dxa"/>
            <w:tcBorders>
              <w:top w:val="nil"/>
              <w:left w:val="nil"/>
              <w:bottom w:val="nil"/>
              <w:right w:val="nil"/>
            </w:tcBorders>
            <w:shd w:val="clear" w:color="auto" w:fill="1F4E79"/>
          </w:tcPr>
          <w:p w14:paraId="46FCD3D0" w14:textId="77777777" w:rsidR="0090432E" w:rsidRDefault="004A30B3">
            <w:pPr>
              <w:spacing w:after="0" w:line="259" w:lineRule="auto"/>
              <w:ind w:left="0" w:right="0" w:firstLine="0"/>
              <w:jc w:val="left"/>
            </w:pPr>
            <w:r>
              <w:rPr>
                <w:b/>
                <w:i/>
                <w:color w:val="FFFFFF"/>
              </w:rPr>
              <w:t xml:space="preserve">Symfony </w:t>
            </w:r>
          </w:p>
        </w:tc>
        <w:tc>
          <w:tcPr>
            <w:tcW w:w="1111" w:type="dxa"/>
            <w:tcBorders>
              <w:top w:val="nil"/>
              <w:left w:val="nil"/>
              <w:bottom w:val="nil"/>
              <w:right w:val="nil"/>
            </w:tcBorders>
            <w:shd w:val="clear" w:color="auto" w:fill="1F4E79"/>
          </w:tcPr>
          <w:p w14:paraId="6C56B085" w14:textId="77777777" w:rsidR="0090432E" w:rsidRDefault="004A30B3">
            <w:pPr>
              <w:spacing w:after="0" w:line="259" w:lineRule="auto"/>
              <w:ind w:left="62" w:right="0" w:hanging="62"/>
              <w:jc w:val="left"/>
            </w:pPr>
            <w:r>
              <w:rPr>
                <w:b/>
                <w:color w:val="FFFFFF"/>
              </w:rPr>
              <w:t xml:space="preserve">Eigenentwicklung </w:t>
            </w:r>
          </w:p>
        </w:tc>
      </w:tr>
      <w:tr w:rsidR="0090432E" w14:paraId="51DD383C" w14:textId="77777777">
        <w:trPr>
          <w:trHeight w:val="372"/>
        </w:trPr>
        <w:tc>
          <w:tcPr>
            <w:tcW w:w="2581" w:type="dxa"/>
            <w:tcBorders>
              <w:top w:val="nil"/>
              <w:left w:val="nil"/>
              <w:bottom w:val="nil"/>
              <w:right w:val="nil"/>
            </w:tcBorders>
          </w:tcPr>
          <w:p w14:paraId="3823B4CF" w14:textId="77777777" w:rsidR="0090432E" w:rsidRDefault="004A30B3">
            <w:pPr>
              <w:spacing w:after="0" w:line="259" w:lineRule="auto"/>
              <w:ind w:left="108" w:right="0" w:firstLine="0"/>
              <w:jc w:val="left"/>
            </w:pPr>
            <w:r>
              <w:t xml:space="preserve">Dokumentation </w:t>
            </w:r>
          </w:p>
        </w:tc>
        <w:tc>
          <w:tcPr>
            <w:tcW w:w="1474" w:type="dxa"/>
            <w:tcBorders>
              <w:top w:val="nil"/>
              <w:left w:val="nil"/>
              <w:bottom w:val="nil"/>
              <w:right w:val="nil"/>
            </w:tcBorders>
          </w:tcPr>
          <w:p w14:paraId="4CDC2CA2" w14:textId="77777777" w:rsidR="0090432E" w:rsidRDefault="004A30B3">
            <w:pPr>
              <w:spacing w:after="0" w:line="259" w:lineRule="auto"/>
              <w:ind w:left="165" w:right="0" w:firstLine="0"/>
              <w:jc w:val="center"/>
            </w:pPr>
            <w:r>
              <w:t xml:space="preserve">5 </w:t>
            </w:r>
          </w:p>
        </w:tc>
        <w:tc>
          <w:tcPr>
            <w:tcW w:w="1095" w:type="dxa"/>
            <w:tcBorders>
              <w:top w:val="nil"/>
              <w:left w:val="nil"/>
              <w:bottom w:val="nil"/>
              <w:right w:val="nil"/>
            </w:tcBorders>
          </w:tcPr>
          <w:p w14:paraId="35A92EF9" w14:textId="77777777" w:rsidR="0090432E" w:rsidRDefault="004A30B3">
            <w:pPr>
              <w:spacing w:after="0" w:line="259" w:lineRule="auto"/>
              <w:ind w:left="275" w:right="0" w:firstLine="0"/>
              <w:jc w:val="center"/>
            </w:pPr>
            <w:r>
              <w:t xml:space="preserve">4 </w:t>
            </w:r>
          </w:p>
        </w:tc>
        <w:tc>
          <w:tcPr>
            <w:tcW w:w="1471" w:type="dxa"/>
            <w:tcBorders>
              <w:top w:val="nil"/>
              <w:left w:val="nil"/>
              <w:bottom w:val="nil"/>
              <w:right w:val="nil"/>
            </w:tcBorders>
          </w:tcPr>
          <w:p w14:paraId="367BE46B" w14:textId="77777777" w:rsidR="0090432E" w:rsidRDefault="004A30B3">
            <w:pPr>
              <w:spacing w:after="0" w:line="259" w:lineRule="auto"/>
              <w:ind w:left="412" w:right="0" w:firstLine="0"/>
              <w:jc w:val="center"/>
            </w:pPr>
            <w:r>
              <w:t xml:space="preserve">3 </w:t>
            </w:r>
          </w:p>
        </w:tc>
        <w:tc>
          <w:tcPr>
            <w:tcW w:w="1340" w:type="dxa"/>
            <w:tcBorders>
              <w:top w:val="nil"/>
              <w:left w:val="nil"/>
              <w:bottom w:val="nil"/>
              <w:right w:val="nil"/>
            </w:tcBorders>
          </w:tcPr>
          <w:p w14:paraId="49F6AE2B" w14:textId="77777777" w:rsidR="0090432E" w:rsidRDefault="004A30B3">
            <w:pPr>
              <w:spacing w:after="0" w:line="259" w:lineRule="auto"/>
              <w:ind w:left="444" w:right="0" w:firstLine="0"/>
              <w:jc w:val="center"/>
            </w:pPr>
            <w:r>
              <w:t xml:space="preserve">5 </w:t>
            </w:r>
          </w:p>
        </w:tc>
        <w:tc>
          <w:tcPr>
            <w:tcW w:w="1111" w:type="dxa"/>
            <w:tcBorders>
              <w:top w:val="nil"/>
              <w:left w:val="nil"/>
              <w:bottom w:val="nil"/>
              <w:right w:val="nil"/>
            </w:tcBorders>
          </w:tcPr>
          <w:p w14:paraId="17848489" w14:textId="77777777" w:rsidR="0090432E" w:rsidRDefault="004A30B3">
            <w:pPr>
              <w:spacing w:after="0" w:line="259" w:lineRule="auto"/>
              <w:ind w:left="0" w:right="61" w:firstLine="0"/>
              <w:jc w:val="right"/>
            </w:pPr>
            <w:r>
              <w:t xml:space="preserve">0 </w:t>
            </w:r>
          </w:p>
        </w:tc>
      </w:tr>
      <w:tr w:rsidR="0090432E" w14:paraId="38884D17" w14:textId="77777777">
        <w:trPr>
          <w:trHeight w:val="374"/>
        </w:trPr>
        <w:tc>
          <w:tcPr>
            <w:tcW w:w="2581" w:type="dxa"/>
            <w:tcBorders>
              <w:top w:val="nil"/>
              <w:left w:val="nil"/>
              <w:bottom w:val="nil"/>
              <w:right w:val="nil"/>
            </w:tcBorders>
            <w:shd w:val="clear" w:color="auto" w:fill="D9D9D9"/>
          </w:tcPr>
          <w:p w14:paraId="2EC3460A" w14:textId="77777777" w:rsidR="0090432E" w:rsidRDefault="004A30B3">
            <w:pPr>
              <w:spacing w:after="0" w:line="259" w:lineRule="auto"/>
              <w:ind w:left="108" w:right="0" w:firstLine="0"/>
              <w:jc w:val="left"/>
            </w:pPr>
            <w:r>
              <w:t xml:space="preserve">Reengineering </w:t>
            </w:r>
          </w:p>
        </w:tc>
        <w:tc>
          <w:tcPr>
            <w:tcW w:w="1474" w:type="dxa"/>
            <w:tcBorders>
              <w:top w:val="nil"/>
              <w:left w:val="nil"/>
              <w:bottom w:val="nil"/>
              <w:right w:val="nil"/>
            </w:tcBorders>
            <w:shd w:val="clear" w:color="auto" w:fill="D9D9D9"/>
          </w:tcPr>
          <w:p w14:paraId="1462CB39" w14:textId="77777777" w:rsidR="0090432E" w:rsidRDefault="004A30B3">
            <w:pPr>
              <w:spacing w:after="0" w:line="259" w:lineRule="auto"/>
              <w:ind w:left="165" w:right="0" w:firstLine="0"/>
              <w:jc w:val="center"/>
            </w:pPr>
            <w:r>
              <w:t xml:space="preserve">3 </w:t>
            </w:r>
          </w:p>
        </w:tc>
        <w:tc>
          <w:tcPr>
            <w:tcW w:w="1095" w:type="dxa"/>
            <w:tcBorders>
              <w:top w:val="nil"/>
              <w:left w:val="nil"/>
              <w:bottom w:val="nil"/>
              <w:right w:val="nil"/>
            </w:tcBorders>
            <w:shd w:val="clear" w:color="auto" w:fill="D9D9D9"/>
          </w:tcPr>
          <w:p w14:paraId="2D1AF82A" w14:textId="77777777" w:rsidR="0090432E" w:rsidRDefault="004A30B3">
            <w:pPr>
              <w:spacing w:after="0" w:line="259" w:lineRule="auto"/>
              <w:ind w:left="275" w:right="0" w:firstLine="0"/>
              <w:jc w:val="center"/>
            </w:pPr>
            <w:r>
              <w:t xml:space="preserve">4 </w:t>
            </w:r>
          </w:p>
        </w:tc>
        <w:tc>
          <w:tcPr>
            <w:tcW w:w="1471" w:type="dxa"/>
            <w:tcBorders>
              <w:top w:val="nil"/>
              <w:left w:val="nil"/>
              <w:bottom w:val="nil"/>
              <w:right w:val="nil"/>
            </w:tcBorders>
            <w:shd w:val="clear" w:color="auto" w:fill="D9D9D9"/>
          </w:tcPr>
          <w:p w14:paraId="7EAF2E68" w14:textId="77777777" w:rsidR="0090432E" w:rsidRDefault="004A30B3">
            <w:pPr>
              <w:spacing w:after="0" w:line="259" w:lineRule="auto"/>
              <w:ind w:left="412" w:right="0" w:firstLine="0"/>
              <w:jc w:val="center"/>
            </w:pPr>
            <w:r>
              <w:t xml:space="preserve">2 </w:t>
            </w:r>
          </w:p>
        </w:tc>
        <w:tc>
          <w:tcPr>
            <w:tcW w:w="1340" w:type="dxa"/>
            <w:tcBorders>
              <w:top w:val="nil"/>
              <w:left w:val="nil"/>
              <w:bottom w:val="nil"/>
              <w:right w:val="nil"/>
            </w:tcBorders>
            <w:shd w:val="clear" w:color="auto" w:fill="D9D9D9"/>
          </w:tcPr>
          <w:p w14:paraId="2194531B" w14:textId="77777777" w:rsidR="0090432E" w:rsidRDefault="004A30B3">
            <w:pPr>
              <w:spacing w:after="0" w:line="259" w:lineRule="auto"/>
              <w:ind w:left="444" w:right="0" w:firstLine="0"/>
              <w:jc w:val="center"/>
            </w:pPr>
            <w:r>
              <w:t xml:space="preserve">5 </w:t>
            </w:r>
          </w:p>
        </w:tc>
        <w:tc>
          <w:tcPr>
            <w:tcW w:w="1111" w:type="dxa"/>
            <w:tcBorders>
              <w:top w:val="nil"/>
              <w:left w:val="nil"/>
              <w:bottom w:val="nil"/>
              <w:right w:val="nil"/>
            </w:tcBorders>
            <w:shd w:val="clear" w:color="auto" w:fill="D9D9D9"/>
          </w:tcPr>
          <w:p w14:paraId="5244E815" w14:textId="77777777" w:rsidR="0090432E" w:rsidRDefault="004A30B3">
            <w:pPr>
              <w:spacing w:after="0" w:line="259" w:lineRule="auto"/>
              <w:ind w:left="0" w:right="61" w:firstLine="0"/>
              <w:jc w:val="right"/>
            </w:pPr>
            <w:r>
              <w:t xml:space="preserve">3 </w:t>
            </w:r>
          </w:p>
        </w:tc>
      </w:tr>
      <w:tr w:rsidR="0090432E" w14:paraId="7CC69B5A" w14:textId="77777777">
        <w:trPr>
          <w:trHeight w:val="372"/>
        </w:trPr>
        <w:tc>
          <w:tcPr>
            <w:tcW w:w="2581" w:type="dxa"/>
            <w:tcBorders>
              <w:top w:val="nil"/>
              <w:left w:val="nil"/>
              <w:bottom w:val="nil"/>
              <w:right w:val="nil"/>
            </w:tcBorders>
          </w:tcPr>
          <w:p w14:paraId="60022E91" w14:textId="77777777" w:rsidR="0090432E" w:rsidRDefault="004A30B3">
            <w:pPr>
              <w:spacing w:after="0" w:line="259" w:lineRule="auto"/>
              <w:ind w:left="108" w:right="0" w:firstLine="0"/>
              <w:jc w:val="left"/>
            </w:pPr>
            <w:r>
              <w:t xml:space="preserve">Generierung </w:t>
            </w:r>
          </w:p>
        </w:tc>
        <w:tc>
          <w:tcPr>
            <w:tcW w:w="1474" w:type="dxa"/>
            <w:tcBorders>
              <w:top w:val="nil"/>
              <w:left w:val="nil"/>
              <w:bottom w:val="nil"/>
              <w:right w:val="nil"/>
            </w:tcBorders>
          </w:tcPr>
          <w:p w14:paraId="4EC147E4" w14:textId="77777777" w:rsidR="0090432E" w:rsidRDefault="004A30B3">
            <w:pPr>
              <w:spacing w:after="0" w:line="259" w:lineRule="auto"/>
              <w:ind w:left="165" w:right="0" w:firstLine="0"/>
              <w:jc w:val="center"/>
            </w:pPr>
            <w:r>
              <w:t xml:space="preserve">3 </w:t>
            </w:r>
          </w:p>
        </w:tc>
        <w:tc>
          <w:tcPr>
            <w:tcW w:w="1095" w:type="dxa"/>
            <w:tcBorders>
              <w:top w:val="nil"/>
              <w:left w:val="nil"/>
              <w:bottom w:val="nil"/>
              <w:right w:val="nil"/>
            </w:tcBorders>
          </w:tcPr>
          <w:p w14:paraId="67EFE026" w14:textId="77777777" w:rsidR="0090432E" w:rsidRDefault="004A30B3">
            <w:pPr>
              <w:spacing w:after="0" w:line="259" w:lineRule="auto"/>
              <w:ind w:left="275" w:right="0" w:firstLine="0"/>
              <w:jc w:val="center"/>
            </w:pPr>
            <w:r>
              <w:t xml:space="preserve">5 </w:t>
            </w:r>
          </w:p>
        </w:tc>
        <w:tc>
          <w:tcPr>
            <w:tcW w:w="1471" w:type="dxa"/>
            <w:tcBorders>
              <w:top w:val="nil"/>
              <w:left w:val="nil"/>
              <w:bottom w:val="nil"/>
              <w:right w:val="nil"/>
            </w:tcBorders>
          </w:tcPr>
          <w:p w14:paraId="78770857" w14:textId="77777777" w:rsidR="0090432E" w:rsidRDefault="004A30B3">
            <w:pPr>
              <w:spacing w:after="0" w:line="259" w:lineRule="auto"/>
              <w:ind w:left="412" w:right="0" w:firstLine="0"/>
              <w:jc w:val="center"/>
            </w:pPr>
            <w:r>
              <w:t xml:space="preserve">5 </w:t>
            </w:r>
          </w:p>
        </w:tc>
        <w:tc>
          <w:tcPr>
            <w:tcW w:w="1340" w:type="dxa"/>
            <w:tcBorders>
              <w:top w:val="nil"/>
              <w:left w:val="nil"/>
              <w:bottom w:val="nil"/>
              <w:right w:val="nil"/>
            </w:tcBorders>
          </w:tcPr>
          <w:p w14:paraId="0987D916" w14:textId="77777777" w:rsidR="0090432E" w:rsidRDefault="004A30B3">
            <w:pPr>
              <w:spacing w:after="0" w:line="259" w:lineRule="auto"/>
              <w:ind w:left="444" w:right="0" w:firstLine="0"/>
              <w:jc w:val="center"/>
            </w:pPr>
            <w:r>
              <w:t xml:space="preserve">5 </w:t>
            </w:r>
          </w:p>
        </w:tc>
        <w:tc>
          <w:tcPr>
            <w:tcW w:w="1111" w:type="dxa"/>
            <w:tcBorders>
              <w:top w:val="nil"/>
              <w:left w:val="nil"/>
              <w:bottom w:val="nil"/>
              <w:right w:val="nil"/>
            </w:tcBorders>
          </w:tcPr>
          <w:p w14:paraId="3B9FCEA0" w14:textId="77777777" w:rsidR="0090432E" w:rsidRDefault="004A30B3">
            <w:pPr>
              <w:spacing w:after="0" w:line="259" w:lineRule="auto"/>
              <w:ind w:left="0" w:right="61" w:firstLine="0"/>
              <w:jc w:val="right"/>
            </w:pPr>
            <w:r>
              <w:t xml:space="preserve">2 </w:t>
            </w:r>
          </w:p>
        </w:tc>
      </w:tr>
      <w:tr w:rsidR="0090432E" w14:paraId="0AA4E293" w14:textId="77777777">
        <w:trPr>
          <w:trHeight w:val="372"/>
        </w:trPr>
        <w:tc>
          <w:tcPr>
            <w:tcW w:w="2581" w:type="dxa"/>
            <w:tcBorders>
              <w:top w:val="nil"/>
              <w:left w:val="nil"/>
              <w:bottom w:val="nil"/>
              <w:right w:val="nil"/>
            </w:tcBorders>
            <w:shd w:val="clear" w:color="auto" w:fill="D9D9D9"/>
          </w:tcPr>
          <w:p w14:paraId="6A42B39E" w14:textId="77777777" w:rsidR="0090432E" w:rsidRDefault="004A30B3">
            <w:pPr>
              <w:spacing w:after="0" w:line="259" w:lineRule="auto"/>
              <w:ind w:left="108" w:right="0" w:firstLine="0"/>
              <w:jc w:val="left"/>
            </w:pPr>
            <w:r>
              <w:t xml:space="preserve">Testfälle </w:t>
            </w:r>
          </w:p>
        </w:tc>
        <w:tc>
          <w:tcPr>
            <w:tcW w:w="1474" w:type="dxa"/>
            <w:tcBorders>
              <w:top w:val="nil"/>
              <w:left w:val="nil"/>
              <w:bottom w:val="nil"/>
              <w:right w:val="nil"/>
            </w:tcBorders>
            <w:shd w:val="clear" w:color="auto" w:fill="D9D9D9"/>
          </w:tcPr>
          <w:p w14:paraId="1BF1B235" w14:textId="77777777" w:rsidR="0090432E" w:rsidRDefault="004A30B3">
            <w:pPr>
              <w:spacing w:after="0" w:line="259" w:lineRule="auto"/>
              <w:ind w:left="165" w:right="0" w:firstLine="0"/>
              <w:jc w:val="center"/>
            </w:pPr>
            <w:r>
              <w:t xml:space="preserve">2 </w:t>
            </w:r>
          </w:p>
        </w:tc>
        <w:tc>
          <w:tcPr>
            <w:tcW w:w="1095" w:type="dxa"/>
            <w:tcBorders>
              <w:top w:val="nil"/>
              <w:left w:val="nil"/>
              <w:bottom w:val="nil"/>
              <w:right w:val="nil"/>
            </w:tcBorders>
            <w:shd w:val="clear" w:color="auto" w:fill="D9D9D9"/>
          </w:tcPr>
          <w:p w14:paraId="224E4DC2" w14:textId="77777777" w:rsidR="0090432E" w:rsidRDefault="004A30B3">
            <w:pPr>
              <w:spacing w:after="0" w:line="259" w:lineRule="auto"/>
              <w:ind w:left="275" w:right="0" w:firstLine="0"/>
              <w:jc w:val="center"/>
            </w:pPr>
            <w:r>
              <w:t xml:space="preserve">3 </w:t>
            </w:r>
          </w:p>
        </w:tc>
        <w:tc>
          <w:tcPr>
            <w:tcW w:w="1471" w:type="dxa"/>
            <w:tcBorders>
              <w:top w:val="nil"/>
              <w:left w:val="nil"/>
              <w:bottom w:val="nil"/>
              <w:right w:val="nil"/>
            </w:tcBorders>
            <w:shd w:val="clear" w:color="auto" w:fill="D9D9D9"/>
          </w:tcPr>
          <w:p w14:paraId="3109CF4A" w14:textId="77777777" w:rsidR="0090432E" w:rsidRDefault="004A30B3">
            <w:pPr>
              <w:spacing w:after="0" w:line="259" w:lineRule="auto"/>
              <w:ind w:left="412" w:right="0" w:firstLine="0"/>
              <w:jc w:val="center"/>
            </w:pPr>
            <w:r>
              <w:t xml:space="preserve">2 </w:t>
            </w:r>
          </w:p>
        </w:tc>
        <w:tc>
          <w:tcPr>
            <w:tcW w:w="1340" w:type="dxa"/>
            <w:tcBorders>
              <w:top w:val="nil"/>
              <w:left w:val="nil"/>
              <w:bottom w:val="nil"/>
              <w:right w:val="nil"/>
            </w:tcBorders>
            <w:shd w:val="clear" w:color="auto" w:fill="D9D9D9"/>
          </w:tcPr>
          <w:p w14:paraId="60620C1E" w14:textId="77777777" w:rsidR="0090432E" w:rsidRDefault="004A30B3">
            <w:pPr>
              <w:spacing w:after="0" w:line="259" w:lineRule="auto"/>
              <w:ind w:left="444" w:right="0" w:firstLine="0"/>
              <w:jc w:val="center"/>
            </w:pPr>
            <w:r>
              <w:t xml:space="preserve">3 </w:t>
            </w:r>
          </w:p>
        </w:tc>
        <w:tc>
          <w:tcPr>
            <w:tcW w:w="1111" w:type="dxa"/>
            <w:tcBorders>
              <w:top w:val="nil"/>
              <w:left w:val="nil"/>
              <w:bottom w:val="nil"/>
              <w:right w:val="nil"/>
            </w:tcBorders>
            <w:shd w:val="clear" w:color="auto" w:fill="D9D9D9"/>
          </w:tcPr>
          <w:p w14:paraId="2C77CA9E" w14:textId="77777777" w:rsidR="0090432E" w:rsidRDefault="004A30B3">
            <w:pPr>
              <w:spacing w:after="0" w:line="259" w:lineRule="auto"/>
              <w:ind w:left="0" w:right="61" w:firstLine="0"/>
              <w:jc w:val="right"/>
            </w:pPr>
            <w:r>
              <w:t xml:space="preserve">3 </w:t>
            </w:r>
          </w:p>
        </w:tc>
      </w:tr>
      <w:tr w:rsidR="0090432E" w14:paraId="687E0440" w14:textId="77777777">
        <w:trPr>
          <w:trHeight w:val="374"/>
        </w:trPr>
        <w:tc>
          <w:tcPr>
            <w:tcW w:w="2581" w:type="dxa"/>
            <w:tcBorders>
              <w:top w:val="nil"/>
              <w:left w:val="nil"/>
              <w:bottom w:val="nil"/>
              <w:right w:val="nil"/>
            </w:tcBorders>
          </w:tcPr>
          <w:p w14:paraId="7294C657" w14:textId="77777777" w:rsidR="0090432E" w:rsidRDefault="004A30B3">
            <w:pPr>
              <w:spacing w:after="0" w:line="259" w:lineRule="auto"/>
              <w:ind w:left="108" w:right="0" w:firstLine="0"/>
              <w:jc w:val="left"/>
            </w:pPr>
            <w:r>
              <w:t xml:space="preserve">Standardaufgaben </w:t>
            </w:r>
          </w:p>
        </w:tc>
        <w:tc>
          <w:tcPr>
            <w:tcW w:w="1474" w:type="dxa"/>
            <w:tcBorders>
              <w:top w:val="nil"/>
              <w:left w:val="nil"/>
              <w:bottom w:val="nil"/>
              <w:right w:val="nil"/>
            </w:tcBorders>
          </w:tcPr>
          <w:p w14:paraId="5089E680" w14:textId="77777777" w:rsidR="0090432E" w:rsidRDefault="004A30B3">
            <w:pPr>
              <w:spacing w:after="0" w:line="259" w:lineRule="auto"/>
              <w:ind w:left="165" w:right="0" w:firstLine="0"/>
              <w:jc w:val="center"/>
            </w:pPr>
            <w:r>
              <w:t xml:space="preserve">4 </w:t>
            </w:r>
          </w:p>
        </w:tc>
        <w:tc>
          <w:tcPr>
            <w:tcW w:w="1095" w:type="dxa"/>
            <w:tcBorders>
              <w:top w:val="nil"/>
              <w:left w:val="nil"/>
              <w:bottom w:val="nil"/>
              <w:right w:val="nil"/>
            </w:tcBorders>
          </w:tcPr>
          <w:p w14:paraId="555C8FBF" w14:textId="77777777" w:rsidR="0090432E" w:rsidRDefault="004A30B3">
            <w:pPr>
              <w:spacing w:after="0" w:line="259" w:lineRule="auto"/>
              <w:ind w:left="275" w:right="0" w:firstLine="0"/>
              <w:jc w:val="center"/>
            </w:pPr>
            <w:r>
              <w:t xml:space="preserve">3 </w:t>
            </w:r>
          </w:p>
        </w:tc>
        <w:tc>
          <w:tcPr>
            <w:tcW w:w="1471" w:type="dxa"/>
            <w:tcBorders>
              <w:top w:val="nil"/>
              <w:left w:val="nil"/>
              <w:bottom w:val="nil"/>
              <w:right w:val="nil"/>
            </w:tcBorders>
          </w:tcPr>
          <w:p w14:paraId="5B0364A8" w14:textId="77777777" w:rsidR="0090432E" w:rsidRDefault="004A30B3">
            <w:pPr>
              <w:spacing w:after="0" w:line="259" w:lineRule="auto"/>
              <w:ind w:left="412" w:right="0" w:firstLine="0"/>
              <w:jc w:val="center"/>
            </w:pPr>
            <w:r>
              <w:t xml:space="preserve">3 </w:t>
            </w:r>
          </w:p>
        </w:tc>
        <w:tc>
          <w:tcPr>
            <w:tcW w:w="1340" w:type="dxa"/>
            <w:tcBorders>
              <w:top w:val="nil"/>
              <w:left w:val="nil"/>
              <w:bottom w:val="nil"/>
              <w:right w:val="nil"/>
            </w:tcBorders>
          </w:tcPr>
          <w:p w14:paraId="2C396BCE" w14:textId="77777777" w:rsidR="0090432E" w:rsidRDefault="004A30B3">
            <w:pPr>
              <w:spacing w:after="0" w:line="259" w:lineRule="auto"/>
              <w:ind w:left="444" w:right="0" w:firstLine="0"/>
              <w:jc w:val="center"/>
            </w:pPr>
            <w:r>
              <w:t xml:space="preserve">3 </w:t>
            </w:r>
          </w:p>
        </w:tc>
        <w:tc>
          <w:tcPr>
            <w:tcW w:w="1111" w:type="dxa"/>
            <w:tcBorders>
              <w:top w:val="nil"/>
              <w:left w:val="nil"/>
              <w:bottom w:val="nil"/>
              <w:right w:val="nil"/>
            </w:tcBorders>
          </w:tcPr>
          <w:p w14:paraId="31E99175" w14:textId="77777777" w:rsidR="0090432E" w:rsidRDefault="004A30B3">
            <w:pPr>
              <w:spacing w:after="0" w:line="259" w:lineRule="auto"/>
              <w:ind w:left="0" w:right="61" w:firstLine="0"/>
              <w:jc w:val="right"/>
            </w:pPr>
            <w:r>
              <w:t xml:space="preserve">0 </w:t>
            </w:r>
          </w:p>
        </w:tc>
      </w:tr>
      <w:tr w:rsidR="0090432E" w14:paraId="31F39F02" w14:textId="77777777">
        <w:trPr>
          <w:trHeight w:val="387"/>
        </w:trPr>
        <w:tc>
          <w:tcPr>
            <w:tcW w:w="2581" w:type="dxa"/>
            <w:tcBorders>
              <w:top w:val="nil"/>
              <w:left w:val="nil"/>
              <w:bottom w:val="double" w:sz="4" w:space="0" w:color="000000"/>
              <w:right w:val="nil"/>
            </w:tcBorders>
            <w:shd w:val="clear" w:color="auto" w:fill="D9D9D9"/>
          </w:tcPr>
          <w:p w14:paraId="457607C8" w14:textId="77777777" w:rsidR="0090432E" w:rsidRDefault="004A30B3">
            <w:pPr>
              <w:spacing w:after="0" w:line="259" w:lineRule="auto"/>
              <w:ind w:left="108" w:right="0" w:firstLine="0"/>
              <w:jc w:val="left"/>
            </w:pPr>
            <w:r>
              <w:t xml:space="preserve">Gesamt </w:t>
            </w:r>
          </w:p>
        </w:tc>
        <w:tc>
          <w:tcPr>
            <w:tcW w:w="1474" w:type="dxa"/>
            <w:tcBorders>
              <w:top w:val="nil"/>
              <w:left w:val="nil"/>
              <w:bottom w:val="double" w:sz="4" w:space="0" w:color="000000"/>
              <w:right w:val="nil"/>
            </w:tcBorders>
            <w:shd w:val="clear" w:color="auto" w:fill="D9D9D9"/>
          </w:tcPr>
          <w:p w14:paraId="5C155926" w14:textId="77777777" w:rsidR="0090432E" w:rsidRDefault="004A30B3">
            <w:pPr>
              <w:spacing w:after="0" w:line="259" w:lineRule="auto"/>
              <w:ind w:left="42" w:right="0" w:firstLine="0"/>
              <w:jc w:val="center"/>
            </w:pPr>
            <w:r>
              <w:t xml:space="preserve">17 </w:t>
            </w:r>
          </w:p>
        </w:tc>
        <w:tc>
          <w:tcPr>
            <w:tcW w:w="1095" w:type="dxa"/>
            <w:tcBorders>
              <w:top w:val="nil"/>
              <w:left w:val="nil"/>
              <w:bottom w:val="double" w:sz="4" w:space="0" w:color="000000"/>
              <w:right w:val="nil"/>
            </w:tcBorders>
            <w:shd w:val="clear" w:color="auto" w:fill="D9D9D9"/>
          </w:tcPr>
          <w:p w14:paraId="3A09EA4F" w14:textId="77777777" w:rsidR="0090432E" w:rsidRDefault="004A30B3">
            <w:pPr>
              <w:spacing w:after="0" w:line="259" w:lineRule="auto"/>
              <w:ind w:left="152" w:right="0" w:firstLine="0"/>
              <w:jc w:val="center"/>
            </w:pPr>
            <w:r>
              <w:t xml:space="preserve">65 </w:t>
            </w:r>
          </w:p>
        </w:tc>
        <w:tc>
          <w:tcPr>
            <w:tcW w:w="1471" w:type="dxa"/>
            <w:tcBorders>
              <w:top w:val="nil"/>
              <w:left w:val="nil"/>
              <w:bottom w:val="double" w:sz="4" w:space="0" w:color="000000"/>
              <w:right w:val="nil"/>
            </w:tcBorders>
            <w:shd w:val="clear" w:color="auto" w:fill="D9D9D9"/>
          </w:tcPr>
          <w:p w14:paraId="296EBAEF" w14:textId="77777777" w:rsidR="0090432E" w:rsidRDefault="004A30B3">
            <w:pPr>
              <w:spacing w:after="0" w:line="259" w:lineRule="auto"/>
              <w:ind w:left="289" w:right="0" w:firstLine="0"/>
              <w:jc w:val="center"/>
            </w:pPr>
            <w:r>
              <w:t xml:space="preserve">52 </w:t>
            </w:r>
          </w:p>
        </w:tc>
        <w:tc>
          <w:tcPr>
            <w:tcW w:w="1340" w:type="dxa"/>
            <w:tcBorders>
              <w:top w:val="nil"/>
              <w:left w:val="nil"/>
              <w:bottom w:val="single" w:sz="2" w:space="0" w:color="FFFFFF"/>
              <w:right w:val="nil"/>
            </w:tcBorders>
            <w:shd w:val="clear" w:color="auto" w:fill="D9D9D9"/>
          </w:tcPr>
          <w:p w14:paraId="18061B53" w14:textId="77777777" w:rsidR="0090432E" w:rsidRDefault="004A30B3">
            <w:pPr>
              <w:spacing w:after="0" w:line="259" w:lineRule="auto"/>
              <w:ind w:left="321" w:right="0" w:firstLine="0"/>
              <w:jc w:val="center"/>
            </w:pPr>
            <w:r>
              <w:t xml:space="preserve">73 </w:t>
            </w:r>
          </w:p>
        </w:tc>
        <w:tc>
          <w:tcPr>
            <w:tcW w:w="1111" w:type="dxa"/>
            <w:tcBorders>
              <w:top w:val="nil"/>
              <w:left w:val="nil"/>
              <w:bottom w:val="single" w:sz="2" w:space="0" w:color="FFFFFF"/>
              <w:right w:val="nil"/>
            </w:tcBorders>
            <w:shd w:val="clear" w:color="auto" w:fill="D9D9D9"/>
          </w:tcPr>
          <w:p w14:paraId="3D52F0FB" w14:textId="77777777" w:rsidR="0090432E" w:rsidRDefault="004A30B3">
            <w:pPr>
              <w:spacing w:after="0" w:line="259" w:lineRule="auto"/>
              <w:ind w:left="0" w:right="61" w:firstLine="0"/>
              <w:jc w:val="right"/>
            </w:pPr>
            <w:r>
              <w:t xml:space="preserve">21 </w:t>
            </w:r>
          </w:p>
        </w:tc>
      </w:tr>
    </w:tbl>
    <w:p w14:paraId="6A27D0B0" w14:textId="77777777" w:rsidR="0090432E" w:rsidRDefault="004A30B3">
      <w:pPr>
        <w:tabs>
          <w:tab w:val="center" w:pos="3437"/>
          <w:tab w:val="center" w:pos="4564"/>
          <w:tab w:val="center" w:pos="5916"/>
          <w:tab w:val="center" w:pos="7337"/>
          <w:tab w:val="right" w:pos="9074"/>
        </w:tabs>
        <w:spacing w:after="4" w:line="260" w:lineRule="auto"/>
        <w:ind w:left="0" w:right="0" w:firstLine="0"/>
        <w:jc w:val="left"/>
      </w:pPr>
      <w:r>
        <w:rPr>
          <w:b/>
        </w:rPr>
        <w:t xml:space="preserve">Nutzwert </w:t>
      </w:r>
      <w:r>
        <w:rPr>
          <w:b/>
        </w:rPr>
        <w:tab/>
        <w:t xml:space="preserve"> </w:t>
      </w:r>
      <w:r>
        <w:rPr>
          <w:b/>
        </w:rPr>
        <w:tab/>
        <w:t xml:space="preserve">3,82 </w:t>
      </w:r>
      <w:r>
        <w:rPr>
          <w:b/>
        </w:rPr>
        <w:tab/>
        <w:t xml:space="preserve">3,06 </w:t>
      </w:r>
      <w:r>
        <w:rPr>
          <w:b/>
        </w:rPr>
        <w:tab/>
        <w:t xml:space="preserve">4,29 </w:t>
      </w:r>
      <w:r>
        <w:rPr>
          <w:b/>
        </w:rPr>
        <w:tab/>
        <w:t xml:space="preserve">1,24 </w:t>
      </w:r>
      <w:commentRangeEnd w:id="128"/>
      <w:r w:rsidR="00D26C19">
        <w:rPr>
          <w:rStyle w:val="CommentReference"/>
        </w:rPr>
        <w:commentReference w:id="128"/>
      </w:r>
    </w:p>
    <w:p w14:paraId="147DDC49" w14:textId="77777777" w:rsidR="0090432E" w:rsidRDefault="004A30B3" w:rsidP="00CD1F9F">
      <w:pPr>
        <w:pStyle w:val="TabelleH1"/>
      </w:pPr>
      <w:bookmarkStart w:id="129" w:name="_Toc129267811"/>
      <w:r>
        <w:t>Tabelle 3: Entscheidungsmatrix</w:t>
      </w:r>
      <w:bookmarkEnd w:id="129"/>
      <w:r>
        <w:t xml:space="preserve"> </w:t>
      </w:r>
    </w:p>
    <w:p w14:paraId="3B78A906" w14:textId="77777777" w:rsidR="0090432E" w:rsidRDefault="004A30B3" w:rsidP="00E65E51">
      <w:pPr>
        <w:pStyle w:val="Heading2"/>
        <w:ind w:left="0" w:firstLine="0"/>
      </w:pPr>
      <w:bookmarkStart w:id="130" w:name="_Toc129267894"/>
      <w:r>
        <w:t xml:space="preserve">4.3 </w:t>
      </w:r>
      <w:r>
        <w:tab/>
        <w:t>Entwurf der Benutzeroberfläche</w:t>
      </w:r>
      <w:bookmarkEnd w:id="130"/>
      <w:r>
        <w:t xml:space="preserve"> </w:t>
      </w:r>
    </w:p>
    <w:p w14:paraId="1EF9101E" w14:textId="77777777" w:rsidR="0090432E" w:rsidRDefault="004A30B3">
      <w:pPr>
        <w:numPr>
          <w:ilvl w:val="0"/>
          <w:numId w:val="3"/>
        </w:numPr>
        <w:ind w:right="0" w:hanging="360"/>
      </w:pPr>
      <w:r>
        <w:t xml:space="preserve">Entscheidung für die gewählte Benutzeroberfläche (z.B. GUI, Webinterface). </w:t>
      </w:r>
    </w:p>
    <w:p w14:paraId="53EC0692" w14:textId="77777777" w:rsidR="0090432E" w:rsidRDefault="004A30B3">
      <w:pPr>
        <w:numPr>
          <w:ilvl w:val="0"/>
          <w:numId w:val="3"/>
        </w:numPr>
        <w:ind w:right="0" w:hanging="360"/>
      </w:pPr>
      <w:r>
        <w:t xml:space="preserve">Beschreibung des visuellen Entwurfs der konkreten Oberfläche (z.B. Mockups, Menüführung). </w:t>
      </w:r>
    </w:p>
    <w:p w14:paraId="20C4E74F" w14:textId="77777777" w:rsidR="0090432E" w:rsidRDefault="004A30B3">
      <w:pPr>
        <w:numPr>
          <w:ilvl w:val="0"/>
          <w:numId w:val="3"/>
        </w:numPr>
        <w:ind w:right="0" w:hanging="360"/>
      </w:pPr>
      <w:r>
        <w:t xml:space="preserve">Ggfs. Erläuterung von angewendeten Richtlinien zur Usability und Verweis auf Corporate Design. </w:t>
      </w:r>
    </w:p>
    <w:p w14:paraId="3CEA7420" w14:textId="77777777" w:rsidR="0090432E" w:rsidRDefault="004A30B3">
      <w:pPr>
        <w:spacing w:after="24" w:line="259" w:lineRule="auto"/>
        <w:ind w:left="-16" w:right="-21" w:firstLine="0"/>
        <w:jc w:val="left"/>
      </w:pPr>
      <w:r>
        <w:rPr>
          <w:noProof/>
        </w:rPr>
        <w:drawing>
          <wp:inline distT="0" distB="0" distL="0" distR="0" wp14:anchorId="08960BD2" wp14:editId="7F5034F4">
            <wp:extent cx="5785105" cy="9144"/>
            <wp:effectExtent l="0" t="0" r="0" b="0"/>
            <wp:docPr id="77690" name="Picture 77690"/>
            <wp:cNvGraphicFramePr/>
            <a:graphic xmlns:a="http://schemas.openxmlformats.org/drawingml/2006/main">
              <a:graphicData uri="http://schemas.openxmlformats.org/drawingml/2006/picture">
                <pic:pic xmlns:pic="http://schemas.openxmlformats.org/drawingml/2006/picture">
                  <pic:nvPicPr>
                    <pic:cNvPr id="77690" name="Picture 77690"/>
                    <pic:cNvPicPr/>
                  </pic:nvPicPr>
                  <pic:blipFill>
                    <a:blip r:embed="rId34"/>
                    <a:stretch>
                      <a:fillRect/>
                    </a:stretch>
                  </pic:blipFill>
                  <pic:spPr>
                    <a:xfrm>
                      <a:off x="0" y="0"/>
                      <a:ext cx="5785105" cy="9144"/>
                    </a:xfrm>
                    <a:prstGeom prst="rect">
                      <a:avLst/>
                    </a:prstGeom>
                  </pic:spPr>
                </pic:pic>
              </a:graphicData>
            </a:graphic>
          </wp:inline>
        </w:drawing>
      </w:r>
    </w:p>
    <w:p w14:paraId="0975D2D5" w14:textId="77777777" w:rsidR="0090432E" w:rsidRDefault="004A30B3">
      <w:pPr>
        <w:spacing w:after="4" w:line="260" w:lineRule="auto"/>
        <w:ind w:left="-5" w:right="0"/>
        <w:jc w:val="left"/>
      </w:pPr>
      <w:r>
        <w:rPr>
          <w:b/>
        </w:rPr>
        <w:t xml:space="preserve">Beispiel </w:t>
      </w:r>
    </w:p>
    <w:p w14:paraId="0825FBBE" w14:textId="77777777" w:rsidR="0090432E" w:rsidRDefault="004A30B3">
      <w:pPr>
        <w:spacing w:after="124" w:line="259" w:lineRule="auto"/>
        <w:ind w:left="-29" w:right="-26" w:firstLine="0"/>
        <w:jc w:val="left"/>
      </w:pPr>
      <w:r>
        <w:rPr>
          <w:rFonts w:ascii="Calibri" w:eastAsia="Calibri" w:hAnsi="Calibri" w:cs="Calibri"/>
          <w:noProof/>
        </w:rPr>
        <mc:AlternateContent>
          <mc:Choice Requires="wpg">
            <w:drawing>
              <wp:inline distT="0" distB="0" distL="0" distR="0" wp14:anchorId="430C6149" wp14:editId="4CFD160B">
                <wp:extent cx="5796738" cy="6096"/>
                <wp:effectExtent l="0" t="0" r="0" b="0"/>
                <wp:docPr id="75724" name="Group 75724"/>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8134" name="Picture 8134"/>
                          <pic:cNvPicPr/>
                        </pic:nvPicPr>
                        <pic:blipFill>
                          <a:blip r:embed="rId33"/>
                          <a:stretch>
                            <a:fillRect/>
                          </a:stretch>
                        </pic:blipFill>
                        <pic:spPr>
                          <a:xfrm>
                            <a:off x="0" y="0"/>
                            <a:ext cx="30480" cy="6096"/>
                          </a:xfrm>
                          <a:prstGeom prst="rect">
                            <a:avLst/>
                          </a:prstGeom>
                        </pic:spPr>
                      </pic:pic>
                      <pic:pic xmlns:pic="http://schemas.openxmlformats.org/drawingml/2006/picture">
                        <pic:nvPicPr>
                          <pic:cNvPr id="8136" name="Picture 8136"/>
                          <pic:cNvPicPr/>
                        </pic:nvPicPr>
                        <pic:blipFill>
                          <a:blip r:embed="rId33"/>
                          <a:stretch>
                            <a:fillRect/>
                          </a:stretch>
                        </pic:blipFill>
                        <pic:spPr>
                          <a:xfrm>
                            <a:off x="30480" y="0"/>
                            <a:ext cx="30480" cy="6096"/>
                          </a:xfrm>
                          <a:prstGeom prst="rect">
                            <a:avLst/>
                          </a:prstGeom>
                        </pic:spPr>
                      </pic:pic>
                      <pic:pic xmlns:pic="http://schemas.openxmlformats.org/drawingml/2006/picture">
                        <pic:nvPicPr>
                          <pic:cNvPr id="8138" name="Picture 8138"/>
                          <pic:cNvPicPr/>
                        </pic:nvPicPr>
                        <pic:blipFill>
                          <a:blip r:embed="rId33"/>
                          <a:stretch>
                            <a:fillRect/>
                          </a:stretch>
                        </pic:blipFill>
                        <pic:spPr>
                          <a:xfrm>
                            <a:off x="60960" y="0"/>
                            <a:ext cx="30480" cy="6096"/>
                          </a:xfrm>
                          <a:prstGeom prst="rect">
                            <a:avLst/>
                          </a:prstGeom>
                        </pic:spPr>
                      </pic:pic>
                      <pic:pic xmlns:pic="http://schemas.openxmlformats.org/drawingml/2006/picture">
                        <pic:nvPicPr>
                          <pic:cNvPr id="8140" name="Picture 8140"/>
                          <pic:cNvPicPr/>
                        </pic:nvPicPr>
                        <pic:blipFill>
                          <a:blip r:embed="rId33"/>
                          <a:stretch>
                            <a:fillRect/>
                          </a:stretch>
                        </pic:blipFill>
                        <pic:spPr>
                          <a:xfrm>
                            <a:off x="91440" y="0"/>
                            <a:ext cx="30480" cy="6096"/>
                          </a:xfrm>
                          <a:prstGeom prst="rect">
                            <a:avLst/>
                          </a:prstGeom>
                        </pic:spPr>
                      </pic:pic>
                      <pic:pic xmlns:pic="http://schemas.openxmlformats.org/drawingml/2006/picture">
                        <pic:nvPicPr>
                          <pic:cNvPr id="8142" name="Picture 8142"/>
                          <pic:cNvPicPr/>
                        </pic:nvPicPr>
                        <pic:blipFill>
                          <a:blip r:embed="rId33"/>
                          <a:stretch>
                            <a:fillRect/>
                          </a:stretch>
                        </pic:blipFill>
                        <pic:spPr>
                          <a:xfrm>
                            <a:off x="121920" y="0"/>
                            <a:ext cx="30480" cy="6096"/>
                          </a:xfrm>
                          <a:prstGeom prst="rect">
                            <a:avLst/>
                          </a:prstGeom>
                        </pic:spPr>
                      </pic:pic>
                      <pic:pic xmlns:pic="http://schemas.openxmlformats.org/drawingml/2006/picture">
                        <pic:nvPicPr>
                          <pic:cNvPr id="8144" name="Picture 8144"/>
                          <pic:cNvPicPr/>
                        </pic:nvPicPr>
                        <pic:blipFill>
                          <a:blip r:embed="rId33"/>
                          <a:stretch>
                            <a:fillRect/>
                          </a:stretch>
                        </pic:blipFill>
                        <pic:spPr>
                          <a:xfrm>
                            <a:off x="152400" y="0"/>
                            <a:ext cx="30480" cy="6096"/>
                          </a:xfrm>
                          <a:prstGeom prst="rect">
                            <a:avLst/>
                          </a:prstGeom>
                        </pic:spPr>
                      </pic:pic>
                      <pic:pic xmlns:pic="http://schemas.openxmlformats.org/drawingml/2006/picture">
                        <pic:nvPicPr>
                          <pic:cNvPr id="8146" name="Picture 8146"/>
                          <pic:cNvPicPr/>
                        </pic:nvPicPr>
                        <pic:blipFill>
                          <a:blip r:embed="rId33"/>
                          <a:stretch>
                            <a:fillRect/>
                          </a:stretch>
                        </pic:blipFill>
                        <pic:spPr>
                          <a:xfrm>
                            <a:off x="182880" y="0"/>
                            <a:ext cx="30480" cy="6096"/>
                          </a:xfrm>
                          <a:prstGeom prst="rect">
                            <a:avLst/>
                          </a:prstGeom>
                        </pic:spPr>
                      </pic:pic>
                      <pic:pic xmlns:pic="http://schemas.openxmlformats.org/drawingml/2006/picture">
                        <pic:nvPicPr>
                          <pic:cNvPr id="8148" name="Picture 8148"/>
                          <pic:cNvPicPr/>
                        </pic:nvPicPr>
                        <pic:blipFill>
                          <a:blip r:embed="rId33"/>
                          <a:stretch>
                            <a:fillRect/>
                          </a:stretch>
                        </pic:blipFill>
                        <pic:spPr>
                          <a:xfrm>
                            <a:off x="213360" y="0"/>
                            <a:ext cx="30480" cy="6096"/>
                          </a:xfrm>
                          <a:prstGeom prst="rect">
                            <a:avLst/>
                          </a:prstGeom>
                        </pic:spPr>
                      </pic:pic>
                      <pic:pic xmlns:pic="http://schemas.openxmlformats.org/drawingml/2006/picture">
                        <pic:nvPicPr>
                          <pic:cNvPr id="8150" name="Picture 8150"/>
                          <pic:cNvPicPr/>
                        </pic:nvPicPr>
                        <pic:blipFill>
                          <a:blip r:embed="rId33"/>
                          <a:stretch>
                            <a:fillRect/>
                          </a:stretch>
                        </pic:blipFill>
                        <pic:spPr>
                          <a:xfrm>
                            <a:off x="243840" y="0"/>
                            <a:ext cx="30480" cy="6096"/>
                          </a:xfrm>
                          <a:prstGeom prst="rect">
                            <a:avLst/>
                          </a:prstGeom>
                        </pic:spPr>
                      </pic:pic>
                      <pic:pic xmlns:pic="http://schemas.openxmlformats.org/drawingml/2006/picture">
                        <pic:nvPicPr>
                          <pic:cNvPr id="8152" name="Picture 8152"/>
                          <pic:cNvPicPr/>
                        </pic:nvPicPr>
                        <pic:blipFill>
                          <a:blip r:embed="rId33"/>
                          <a:stretch>
                            <a:fillRect/>
                          </a:stretch>
                        </pic:blipFill>
                        <pic:spPr>
                          <a:xfrm>
                            <a:off x="274320" y="0"/>
                            <a:ext cx="30480" cy="6096"/>
                          </a:xfrm>
                          <a:prstGeom prst="rect">
                            <a:avLst/>
                          </a:prstGeom>
                        </pic:spPr>
                      </pic:pic>
                      <pic:pic xmlns:pic="http://schemas.openxmlformats.org/drawingml/2006/picture">
                        <pic:nvPicPr>
                          <pic:cNvPr id="8154" name="Picture 8154"/>
                          <pic:cNvPicPr/>
                        </pic:nvPicPr>
                        <pic:blipFill>
                          <a:blip r:embed="rId33"/>
                          <a:stretch>
                            <a:fillRect/>
                          </a:stretch>
                        </pic:blipFill>
                        <pic:spPr>
                          <a:xfrm>
                            <a:off x="304800" y="0"/>
                            <a:ext cx="30480" cy="6096"/>
                          </a:xfrm>
                          <a:prstGeom prst="rect">
                            <a:avLst/>
                          </a:prstGeom>
                        </pic:spPr>
                      </pic:pic>
                      <pic:pic xmlns:pic="http://schemas.openxmlformats.org/drawingml/2006/picture">
                        <pic:nvPicPr>
                          <pic:cNvPr id="8156" name="Picture 8156"/>
                          <pic:cNvPicPr/>
                        </pic:nvPicPr>
                        <pic:blipFill>
                          <a:blip r:embed="rId33"/>
                          <a:stretch>
                            <a:fillRect/>
                          </a:stretch>
                        </pic:blipFill>
                        <pic:spPr>
                          <a:xfrm>
                            <a:off x="335280" y="0"/>
                            <a:ext cx="30480" cy="6096"/>
                          </a:xfrm>
                          <a:prstGeom prst="rect">
                            <a:avLst/>
                          </a:prstGeom>
                        </pic:spPr>
                      </pic:pic>
                      <pic:pic xmlns:pic="http://schemas.openxmlformats.org/drawingml/2006/picture">
                        <pic:nvPicPr>
                          <pic:cNvPr id="8158" name="Picture 8158"/>
                          <pic:cNvPicPr/>
                        </pic:nvPicPr>
                        <pic:blipFill>
                          <a:blip r:embed="rId33"/>
                          <a:stretch>
                            <a:fillRect/>
                          </a:stretch>
                        </pic:blipFill>
                        <pic:spPr>
                          <a:xfrm>
                            <a:off x="365760" y="0"/>
                            <a:ext cx="30480" cy="6096"/>
                          </a:xfrm>
                          <a:prstGeom prst="rect">
                            <a:avLst/>
                          </a:prstGeom>
                        </pic:spPr>
                      </pic:pic>
                      <pic:pic xmlns:pic="http://schemas.openxmlformats.org/drawingml/2006/picture">
                        <pic:nvPicPr>
                          <pic:cNvPr id="8160" name="Picture 8160"/>
                          <pic:cNvPicPr/>
                        </pic:nvPicPr>
                        <pic:blipFill>
                          <a:blip r:embed="rId33"/>
                          <a:stretch>
                            <a:fillRect/>
                          </a:stretch>
                        </pic:blipFill>
                        <pic:spPr>
                          <a:xfrm>
                            <a:off x="396189" y="0"/>
                            <a:ext cx="30480" cy="6096"/>
                          </a:xfrm>
                          <a:prstGeom prst="rect">
                            <a:avLst/>
                          </a:prstGeom>
                        </pic:spPr>
                      </pic:pic>
                      <pic:pic xmlns:pic="http://schemas.openxmlformats.org/drawingml/2006/picture">
                        <pic:nvPicPr>
                          <pic:cNvPr id="8162" name="Picture 8162"/>
                          <pic:cNvPicPr/>
                        </pic:nvPicPr>
                        <pic:blipFill>
                          <a:blip r:embed="rId33"/>
                          <a:stretch>
                            <a:fillRect/>
                          </a:stretch>
                        </pic:blipFill>
                        <pic:spPr>
                          <a:xfrm>
                            <a:off x="426669" y="0"/>
                            <a:ext cx="30480" cy="6096"/>
                          </a:xfrm>
                          <a:prstGeom prst="rect">
                            <a:avLst/>
                          </a:prstGeom>
                        </pic:spPr>
                      </pic:pic>
                      <pic:pic xmlns:pic="http://schemas.openxmlformats.org/drawingml/2006/picture">
                        <pic:nvPicPr>
                          <pic:cNvPr id="8164" name="Picture 8164"/>
                          <pic:cNvPicPr/>
                        </pic:nvPicPr>
                        <pic:blipFill>
                          <a:blip r:embed="rId33"/>
                          <a:stretch>
                            <a:fillRect/>
                          </a:stretch>
                        </pic:blipFill>
                        <pic:spPr>
                          <a:xfrm>
                            <a:off x="457149" y="0"/>
                            <a:ext cx="30480" cy="6096"/>
                          </a:xfrm>
                          <a:prstGeom prst="rect">
                            <a:avLst/>
                          </a:prstGeom>
                        </pic:spPr>
                      </pic:pic>
                      <pic:pic xmlns:pic="http://schemas.openxmlformats.org/drawingml/2006/picture">
                        <pic:nvPicPr>
                          <pic:cNvPr id="8166" name="Picture 8166"/>
                          <pic:cNvPicPr/>
                        </pic:nvPicPr>
                        <pic:blipFill>
                          <a:blip r:embed="rId33"/>
                          <a:stretch>
                            <a:fillRect/>
                          </a:stretch>
                        </pic:blipFill>
                        <pic:spPr>
                          <a:xfrm>
                            <a:off x="487629" y="0"/>
                            <a:ext cx="30480" cy="6096"/>
                          </a:xfrm>
                          <a:prstGeom prst="rect">
                            <a:avLst/>
                          </a:prstGeom>
                        </pic:spPr>
                      </pic:pic>
                      <pic:pic xmlns:pic="http://schemas.openxmlformats.org/drawingml/2006/picture">
                        <pic:nvPicPr>
                          <pic:cNvPr id="8168" name="Picture 8168"/>
                          <pic:cNvPicPr/>
                        </pic:nvPicPr>
                        <pic:blipFill>
                          <a:blip r:embed="rId33"/>
                          <a:stretch>
                            <a:fillRect/>
                          </a:stretch>
                        </pic:blipFill>
                        <pic:spPr>
                          <a:xfrm>
                            <a:off x="518109" y="0"/>
                            <a:ext cx="30480" cy="6096"/>
                          </a:xfrm>
                          <a:prstGeom prst="rect">
                            <a:avLst/>
                          </a:prstGeom>
                        </pic:spPr>
                      </pic:pic>
                      <pic:pic xmlns:pic="http://schemas.openxmlformats.org/drawingml/2006/picture">
                        <pic:nvPicPr>
                          <pic:cNvPr id="8170" name="Picture 8170"/>
                          <pic:cNvPicPr/>
                        </pic:nvPicPr>
                        <pic:blipFill>
                          <a:blip r:embed="rId33"/>
                          <a:stretch>
                            <a:fillRect/>
                          </a:stretch>
                        </pic:blipFill>
                        <pic:spPr>
                          <a:xfrm>
                            <a:off x="548589" y="0"/>
                            <a:ext cx="30480" cy="6096"/>
                          </a:xfrm>
                          <a:prstGeom prst="rect">
                            <a:avLst/>
                          </a:prstGeom>
                        </pic:spPr>
                      </pic:pic>
                      <pic:pic xmlns:pic="http://schemas.openxmlformats.org/drawingml/2006/picture">
                        <pic:nvPicPr>
                          <pic:cNvPr id="8172" name="Picture 8172"/>
                          <pic:cNvPicPr/>
                        </pic:nvPicPr>
                        <pic:blipFill>
                          <a:blip r:embed="rId33"/>
                          <a:stretch>
                            <a:fillRect/>
                          </a:stretch>
                        </pic:blipFill>
                        <pic:spPr>
                          <a:xfrm>
                            <a:off x="579069" y="0"/>
                            <a:ext cx="30480" cy="6096"/>
                          </a:xfrm>
                          <a:prstGeom prst="rect">
                            <a:avLst/>
                          </a:prstGeom>
                        </pic:spPr>
                      </pic:pic>
                      <pic:pic xmlns:pic="http://schemas.openxmlformats.org/drawingml/2006/picture">
                        <pic:nvPicPr>
                          <pic:cNvPr id="8174" name="Picture 8174"/>
                          <pic:cNvPicPr/>
                        </pic:nvPicPr>
                        <pic:blipFill>
                          <a:blip r:embed="rId33"/>
                          <a:stretch>
                            <a:fillRect/>
                          </a:stretch>
                        </pic:blipFill>
                        <pic:spPr>
                          <a:xfrm>
                            <a:off x="609549" y="0"/>
                            <a:ext cx="30480" cy="6096"/>
                          </a:xfrm>
                          <a:prstGeom prst="rect">
                            <a:avLst/>
                          </a:prstGeom>
                        </pic:spPr>
                      </pic:pic>
                      <pic:pic xmlns:pic="http://schemas.openxmlformats.org/drawingml/2006/picture">
                        <pic:nvPicPr>
                          <pic:cNvPr id="8176" name="Picture 8176"/>
                          <pic:cNvPicPr/>
                        </pic:nvPicPr>
                        <pic:blipFill>
                          <a:blip r:embed="rId33"/>
                          <a:stretch>
                            <a:fillRect/>
                          </a:stretch>
                        </pic:blipFill>
                        <pic:spPr>
                          <a:xfrm>
                            <a:off x="640029" y="0"/>
                            <a:ext cx="30480" cy="6096"/>
                          </a:xfrm>
                          <a:prstGeom prst="rect">
                            <a:avLst/>
                          </a:prstGeom>
                        </pic:spPr>
                      </pic:pic>
                      <pic:pic xmlns:pic="http://schemas.openxmlformats.org/drawingml/2006/picture">
                        <pic:nvPicPr>
                          <pic:cNvPr id="8178" name="Picture 8178"/>
                          <pic:cNvPicPr/>
                        </pic:nvPicPr>
                        <pic:blipFill>
                          <a:blip r:embed="rId33"/>
                          <a:stretch>
                            <a:fillRect/>
                          </a:stretch>
                        </pic:blipFill>
                        <pic:spPr>
                          <a:xfrm>
                            <a:off x="670509" y="0"/>
                            <a:ext cx="30480" cy="6096"/>
                          </a:xfrm>
                          <a:prstGeom prst="rect">
                            <a:avLst/>
                          </a:prstGeom>
                        </pic:spPr>
                      </pic:pic>
                      <pic:pic xmlns:pic="http://schemas.openxmlformats.org/drawingml/2006/picture">
                        <pic:nvPicPr>
                          <pic:cNvPr id="8180" name="Picture 8180"/>
                          <pic:cNvPicPr/>
                        </pic:nvPicPr>
                        <pic:blipFill>
                          <a:blip r:embed="rId33"/>
                          <a:stretch>
                            <a:fillRect/>
                          </a:stretch>
                        </pic:blipFill>
                        <pic:spPr>
                          <a:xfrm>
                            <a:off x="700989" y="0"/>
                            <a:ext cx="30480" cy="6096"/>
                          </a:xfrm>
                          <a:prstGeom prst="rect">
                            <a:avLst/>
                          </a:prstGeom>
                        </pic:spPr>
                      </pic:pic>
                      <pic:pic xmlns:pic="http://schemas.openxmlformats.org/drawingml/2006/picture">
                        <pic:nvPicPr>
                          <pic:cNvPr id="8182" name="Picture 8182"/>
                          <pic:cNvPicPr/>
                        </pic:nvPicPr>
                        <pic:blipFill>
                          <a:blip r:embed="rId33"/>
                          <a:stretch>
                            <a:fillRect/>
                          </a:stretch>
                        </pic:blipFill>
                        <pic:spPr>
                          <a:xfrm>
                            <a:off x="731469" y="0"/>
                            <a:ext cx="30480" cy="6096"/>
                          </a:xfrm>
                          <a:prstGeom prst="rect">
                            <a:avLst/>
                          </a:prstGeom>
                        </pic:spPr>
                      </pic:pic>
                      <pic:pic xmlns:pic="http://schemas.openxmlformats.org/drawingml/2006/picture">
                        <pic:nvPicPr>
                          <pic:cNvPr id="8184" name="Picture 8184"/>
                          <pic:cNvPicPr/>
                        </pic:nvPicPr>
                        <pic:blipFill>
                          <a:blip r:embed="rId33"/>
                          <a:stretch>
                            <a:fillRect/>
                          </a:stretch>
                        </pic:blipFill>
                        <pic:spPr>
                          <a:xfrm>
                            <a:off x="761949" y="0"/>
                            <a:ext cx="30480" cy="6096"/>
                          </a:xfrm>
                          <a:prstGeom prst="rect">
                            <a:avLst/>
                          </a:prstGeom>
                        </pic:spPr>
                      </pic:pic>
                      <pic:pic xmlns:pic="http://schemas.openxmlformats.org/drawingml/2006/picture">
                        <pic:nvPicPr>
                          <pic:cNvPr id="8186" name="Picture 8186"/>
                          <pic:cNvPicPr/>
                        </pic:nvPicPr>
                        <pic:blipFill>
                          <a:blip r:embed="rId33"/>
                          <a:stretch>
                            <a:fillRect/>
                          </a:stretch>
                        </pic:blipFill>
                        <pic:spPr>
                          <a:xfrm>
                            <a:off x="792429" y="0"/>
                            <a:ext cx="30480" cy="6096"/>
                          </a:xfrm>
                          <a:prstGeom prst="rect">
                            <a:avLst/>
                          </a:prstGeom>
                        </pic:spPr>
                      </pic:pic>
                      <pic:pic xmlns:pic="http://schemas.openxmlformats.org/drawingml/2006/picture">
                        <pic:nvPicPr>
                          <pic:cNvPr id="8188" name="Picture 8188"/>
                          <pic:cNvPicPr/>
                        </pic:nvPicPr>
                        <pic:blipFill>
                          <a:blip r:embed="rId33"/>
                          <a:stretch>
                            <a:fillRect/>
                          </a:stretch>
                        </pic:blipFill>
                        <pic:spPr>
                          <a:xfrm>
                            <a:off x="822909" y="0"/>
                            <a:ext cx="30480" cy="6096"/>
                          </a:xfrm>
                          <a:prstGeom prst="rect">
                            <a:avLst/>
                          </a:prstGeom>
                        </pic:spPr>
                      </pic:pic>
                      <pic:pic xmlns:pic="http://schemas.openxmlformats.org/drawingml/2006/picture">
                        <pic:nvPicPr>
                          <pic:cNvPr id="8190" name="Picture 8190"/>
                          <pic:cNvPicPr/>
                        </pic:nvPicPr>
                        <pic:blipFill>
                          <a:blip r:embed="rId33"/>
                          <a:stretch>
                            <a:fillRect/>
                          </a:stretch>
                        </pic:blipFill>
                        <pic:spPr>
                          <a:xfrm>
                            <a:off x="853389" y="0"/>
                            <a:ext cx="30480" cy="6096"/>
                          </a:xfrm>
                          <a:prstGeom prst="rect">
                            <a:avLst/>
                          </a:prstGeom>
                        </pic:spPr>
                      </pic:pic>
                      <pic:pic xmlns:pic="http://schemas.openxmlformats.org/drawingml/2006/picture">
                        <pic:nvPicPr>
                          <pic:cNvPr id="8192" name="Picture 8192"/>
                          <pic:cNvPicPr/>
                        </pic:nvPicPr>
                        <pic:blipFill>
                          <a:blip r:embed="rId33"/>
                          <a:stretch>
                            <a:fillRect/>
                          </a:stretch>
                        </pic:blipFill>
                        <pic:spPr>
                          <a:xfrm>
                            <a:off x="883869" y="0"/>
                            <a:ext cx="30480" cy="6096"/>
                          </a:xfrm>
                          <a:prstGeom prst="rect">
                            <a:avLst/>
                          </a:prstGeom>
                        </pic:spPr>
                      </pic:pic>
                      <pic:pic xmlns:pic="http://schemas.openxmlformats.org/drawingml/2006/picture">
                        <pic:nvPicPr>
                          <pic:cNvPr id="8194" name="Picture 8194"/>
                          <pic:cNvPicPr/>
                        </pic:nvPicPr>
                        <pic:blipFill>
                          <a:blip r:embed="rId33"/>
                          <a:stretch>
                            <a:fillRect/>
                          </a:stretch>
                        </pic:blipFill>
                        <pic:spPr>
                          <a:xfrm>
                            <a:off x="914349" y="0"/>
                            <a:ext cx="30480" cy="6096"/>
                          </a:xfrm>
                          <a:prstGeom prst="rect">
                            <a:avLst/>
                          </a:prstGeom>
                        </pic:spPr>
                      </pic:pic>
                      <pic:pic xmlns:pic="http://schemas.openxmlformats.org/drawingml/2006/picture">
                        <pic:nvPicPr>
                          <pic:cNvPr id="8196" name="Picture 8196"/>
                          <pic:cNvPicPr/>
                        </pic:nvPicPr>
                        <pic:blipFill>
                          <a:blip r:embed="rId33"/>
                          <a:stretch>
                            <a:fillRect/>
                          </a:stretch>
                        </pic:blipFill>
                        <pic:spPr>
                          <a:xfrm>
                            <a:off x="944829" y="0"/>
                            <a:ext cx="30480" cy="6096"/>
                          </a:xfrm>
                          <a:prstGeom prst="rect">
                            <a:avLst/>
                          </a:prstGeom>
                        </pic:spPr>
                      </pic:pic>
                      <pic:pic xmlns:pic="http://schemas.openxmlformats.org/drawingml/2006/picture">
                        <pic:nvPicPr>
                          <pic:cNvPr id="8198" name="Picture 8198"/>
                          <pic:cNvPicPr/>
                        </pic:nvPicPr>
                        <pic:blipFill>
                          <a:blip r:embed="rId33"/>
                          <a:stretch>
                            <a:fillRect/>
                          </a:stretch>
                        </pic:blipFill>
                        <pic:spPr>
                          <a:xfrm>
                            <a:off x="975309" y="0"/>
                            <a:ext cx="30480" cy="6096"/>
                          </a:xfrm>
                          <a:prstGeom prst="rect">
                            <a:avLst/>
                          </a:prstGeom>
                        </pic:spPr>
                      </pic:pic>
                      <pic:pic xmlns:pic="http://schemas.openxmlformats.org/drawingml/2006/picture">
                        <pic:nvPicPr>
                          <pic:cNvPr id="8200" name="Picture 8200"/>
                          <pic:cNvPicPr/>
                        </pic:nvPicPr>
                        <pic:blipFill>
                          <a:blip r:embed="rId33"/>
                          <a:stretch>
                            <a:fillRect/>
                          </a:stretch>
                        </pic:blipFill>
                        <pic:spPr>
                          <a:xfrm>
                            <a:off x="1005789" y="0"/>
                            <a:ext cx="30480" cy="6096"/>
                          </a:xfrm>
                          <a:prstGeom prst="rect">
                            <a:avLst/>
                          </a:prstGeom>
                        </pic:spPr>
                      </pic:pic>
                      <pic:pic xmlns:pic="http://schemas.openxmlformats.org/drawingml/2006/picture">
                        <pic:nvPicPr>
                          <pic:cNvPr id="8202" name="Picture 8202"/>
                          <pic:cNvPicPr/>
                        </pic:nvPicPr>
                        <pic:blipFill>
                          <a:blip r:embed="rId33"/>
                          <a:stretch>
                            <a:fillRect/>
                          </a:stretch>
                        </pic:blipFill>
                        <pic:spPr>
                          <a:xfrm>
                            <a:off x="1036269" y="0"/>
                            <a:ext cx="30480" cy="6096"/>
                          </a:xfrm>
                          <a:prstGeom prst="rect">
                            <a:avLst/>
                          </a:prstGeom>
                        </pic:spPr>
                      </pic:pic>
                      <pic:pic xmlns:pic="http://schemas.openxmlformats.org/drawingml/2006/picture">
                        <pic:nvPicPr>
                          <pic:cNvPr id="8204" name="Picture 8204"/>
                          <pic:cNvPicPr/>
                        </pic:nvPicPr>
                        <pic:blipFill>
                          <a:blip r:embed="rId33"/>
                          <a:stretch>
                            <a:fillRect/>
                          </a:stretch>
                        </pic:blipFill>
                        <pic:spPr>
                          <a:xfrm>
                            <a:off x="1066749" y="0"/>
                            <a:ext cx="30480" cy="6096"/>
                          </a:xfrm>
                          <a:prstGeom prst="rect">
                            <a:avLst/>
                          </a:prstGeom>
                        </pic:spPr>
                      </pic:pic>
                      <pic:pic xmlns:pic="http://schemas.openxmlformats.org/drawingml/2006/picture">
                        <pic:nvPicPr>
                          <pic:cNvPr id="8206" name="Picture 8206"/>
                          <pic:cNvPicPr/>
                        </pic:nvPicPr>
                        <pic:blipFill>
                          <a:blip r:embed="rId33"/>
                          <a:stretch>
                            <a:fillRect/>
                          </a:stretch>
                        </pic:blipFill>
                        <pic:spPr>
                          <a:xfrm>
                            <a:off x="1097229" y="0"/>
                            <a:ext cx="30480" cy="6096"/>
                          </a:xfrm>
                          <a:prstGeom prst="rect">
                            <a:avLst/>
                          </a:prstGeom>
                        </pic:spPr>
                      </pic:pic>
                      <pic:pic xmlns:pic="http://schemas.openxmlformats.org/drawingml/2006/picture">
                        <pic:nvPicPr>
                          <pic:cNvPr id="8208" name="Picture 8208"/>
                          <pic:cNvPicPr/>
                        </pic:nvPicPr>
                        <pic:blipFill>
                          <a:blip r:embed="rId33"/>
                          <a:stretch>
                            <a:fillRect/>
                          </a:stretch>
                        </pic:blipFill>
                        <pic:spPr>
                          <a:xfrm>
                            <a:off x="1127709" y="0"/>
                            <a:ext cx="30480" cy="6096"/>
                          </a:xfrm>
                          <a:prstGeom prst="rect">
                            <a:avLst/>
                          </a:prstGeom>
                        </pic:spPr>
                      </pic:pic>
                      <pic:pic xmlns:pic="http://schemas.openxmlformats.org/drawingml/2006/picture">
                        <pic:nvPicPr>
                          <pic:cNvPr id="8210" name="Picture 8210"/>
                          <pic:cNvPicPr/>
                        </pic:nvPicPr>
                        <pic:blipFill>
                          <a:blip r:embed="rId33"/>
                          <a:stretch>
                            <a:fillRect/>
                          </a:stretch>
                        </pic:blipFill>
                        <pic:spPr>
                          <a:xfrm>
                            <a:off x="1158189" y="0"/>
                            <a:ext cx="30480" cy="6096"/>
                          </a:xfrm>
                          <a:prstGeom prst="rect">
                            <a:avLst/>
                          </a:prstGeom>
                        </pic:spPr>
                      </pic:pic>
                      <pic:pic xmlns:pic="http://schemas.openxmlformats.org/drawingml/2006/picture">
                        <pic:nvPicPr>
                          <pic:cNvPr id="8212" name="Picture 8212"/>
                          <pic:cNvPicPr/>
                        </pic:nvPicPr>
                        <pic:blipFill>
                          <a:blip r:embed="rId33"/>
                          <a:stretch>
                            <a:fillRect/>
                          </a:stretch>
                        </pic:blipFill>
                        <pic:spPr>
                          <a:xfrm>
                            <a:off x="1188669" y="0"/>
                            <a:ext cx="30480" cy="6096"/>
                          </a:xfrm>
                          <a:prstGeom prst="rect">
                            <a:avLst/>
                          </a:prstGeom>
                        </pic:spPr>
                      </pic:pic>
                      <pic:pic xmlns:pic="http://schemas.openxmlformats.org/drawingml/2006/picture">
                        <pic:nvPicPr>
                          <pic:cNvPr id="8214" name="Picture 8214"/>
                          <pic:cNvPicPr/>
                        </pic:nvPicPr>
                        <pic:blipFill>
                          <a:blip r:embed="rId33"/>
                          <a:stretch>
                            <a:fillRect/>
                          </a:stretch>
                        </pic:blipFill>
                        <pic:spPr>
                          <a:xfrm>
                            <a:off x="1219149" y="0"/>
                            <a:ext cx="30480" cy="6096"/>
                          </a:xfrm>
                          <a:prstGeom prst="rect">
                            <a:avLst/>
                          </a:prstGeom>
                        </pic:spPr>
                      </pic:pic>
                      <pic:pic xmlns:pic="http://schemas.openxmlformats.org/drawingml/2006/picture">
                        <pic:nvPicPr>
                          <pic:cNvPr id="8216" name="Picture 8216"/>
                          <pic:cNvPicPr/>
                        </pic:nvPicPr>
                        <pic:blipFill>
                          <a:blip r:embed="rId33"/>
                          <a:stretch>
                            <a:fillRect/>
                          </a:stretch>
                        </pic:blipFill>
                        <pic:spPr>
                          <a:xfrm>
                            <a:off x="1249629" y="0"/>
                            <a:ext cx="30480" cy="6096"/>
                          </a:xfrm>
                          <a:prstGeom prst="rect">
                            <a:avLst/>
                          </a:prstGeom>
                        </pic:spPr>
                      </pic:pic>
                      <pic:pic xmlns:pic="http://schemas.openxmlformats.org/drawingml/2006/picture">
                        <pic:nvPicPr>
                          <pic:cNvPr id="8218" name="Picture 8218"/>
                          <pic:cNvPicPr/>
                        </pic:nvPicPr>
                        <pic:blipFill>
                          <a:blip r:embed="rId33"/>
                          <a:stretch>
                            <a:fillRect/>
                          </a:stretch>
                        </pic:blipFill>
                        <pic:spPr>
                          <a:xfrm>
                            <a:off x="1280109" y="0"/>
                            <a:ext cx="30480" cy="6096"/>
                          </a:xfrm>
                          <a:prstGeom prst="rect">
                            <a:avLst/>
                          </a:prstGeom>
                        </pic:spPr>
                      </pic:pic>
                      <pic:pic xmlns:pic="http://schemas.openxmlformats.org/drawingml/2006/picture">
                        <pic:nvPicPr>
                          <pic:cNvPr id="8220" name="Picture 8220"/>
                          <pic:cNvPicPr/>
                        </pic:nvPicPr>
                        <pic:blipFill>
                          <a:blip r:embed="rId33"/>
                          <a:stretch>
                            <a:fillRect/>
                          </a:stretch>
                        </pic:blipFill>
                        <pic:spPr>
                          <a:xfrm>
                            <a:off x="1310589" y="0"/>
                            <a:ext cx="30480" cy="6096"/>
                          </a:xfrm>
                          <a:prstGeom prst="rect">
                            <a:avLst/>
                          </a:prstGeom>
                        </pic:spPr>
                      </pic:pic>
                      <pic:pic xmlns:pic="http://schemas.openxmlformats.org/drawingml/2006/picture">
                        <pic:nvPicPr>
                          <pic:cNvPr id="8222" name="Picture 8222"/>
                          <pic:cNvPicPr/>
                        </pic:nvPicPr>
                        <pic:blipFill>
                          <a:blip r:embed="rId33"/>
                          <a:stretch>
                            <a:fillRect/>
                          </a:stretch>
                        </pic:blipFill>
                        <pic:spPr>
                          <a:xfrm>
                            <a:off x="1341069" y="0"/>
                            <a:ext cx="30480" cy="6096"/>
                          </a:xfrm>
                          <a:prstGeom prst="rect">
                            <a:avLst/>
                          </a:prstGeom>
                        </pic:spPr>
                      </pic:pic>
                      <pic:pic xmlns:pic="http://schemas.openxmlformats.org/drawingml/2006/picture">
                        <pic:nvPicPr>
                          <pic:cNvPr id="8224" name="Picture 8224"/>
                          <pic:cNvPicPr/>
                        </pic:nvPicPr>
                        <pic:blipFill>
                          <a:blip r:embed="rId33"/>
                          <a:stretch>
                            <a:fillRect/>
                          </a:stretch>
                        </pic:blipFill>
                        <pic:spPr>
                          <a:xfrm>
                            <a:off x="1371549" y="0"/>
                            <a:ext cx="30785" cy="6096"/>
                          </a:xfrm>
                          <a:prstGeom prst="rect">
                            <a:avLst/>
                          </a:prstGeom>
                        </pic:spPr>
                      </pic:pic>
                      <pic:pic xmlns:pic="http://schemas.openxmlformats.org/drawingml/2006/picture">
                        <pic:nvPicPr>
                          <pic:cNvPr id="8226" name="Picture 8226"/>
                          <pic:cNvPicPr/>
                        </pic:nvPicPr>
                        <pic:blipFill>
                          <a:blip r:embed="rId33"/>
                          <a:stretch>
                            <a:fillRect/>
                          </a:stretch>
                        </pic:blipFill>
                        <pic:spPr>
                          <a:xfrm>
                            <a:off x="1402410" y="0"/>
                            <a:ext cx="30480" cy="6096"/>
                          </a:xfrm>
                          <a:prstGeom prst="rect">
                            <a:avLst/>
                          </a:prstGeom>
                        </pic:spPr>
                      </pic:pic>
                      <pic:pic xmlns:pic="http://schemas.openxmlformats.org/drawingml/2006/picture">
                        <pic:nvPicPr>
                          <pic:cNvPr id="8228" name="Picture 8228"/>
                          <pic:cNvPicPr/>
                        </pic:nvPicPr>
                        <pic:blipFill>
                          <a:blip r:embed="rId33"/>
                          <a:stretch>
                            <a:fillRect/>
                          </a:stretch>
                        </pic:blipFill>
                        <pic:spPr>
                          <a:xfrm>
                            <a:off x="1432890" y="0"/>
                            <a:ext cx="30480" cy="6096"/>
                          </a:xfrm>
                          <a:prstGeom prst="rect">
                            <a:avLst/>
                          </a:prstGeom>
                        </pic:spPr>
                      </pic:pic>
                      <pic:pic xmlns:pic="http://schemas.openxmlformats.org/drawingml/2006/picture">
                        <pic:nvPicPr>
                          <pic:cNvPr id="8230" name="Picture 8230"/>
                          <pic:cNvPicPr/>
                        </pic:nvPicPr>
                        <pic:blipFill>
                          <a:blip r:embed="rId33"/>
                          <a:stretch>
                            <a:fillRect/>
                          </a:stretch>
                        </pic:blipFill>
                        <pic:spPr>
                          <a:xfrm>
                            <a:off x="1463370" y="0"/>
                            <a:ext cx="30480" cy="6096"/>
                          </a:xfrm>
                          <a:prstGeom prst="rect">
                            <a:avLst/>
                          </a:prstGeom>
                        </pic:spPr>
                      </pic:pic>
                      <pic:pic xmlns:pic="http://schemas.openxmlformats.org/drawingml/2006/picture">
                        <pic:nvPicPr>
                          <pic:cNvPr id="8232" name="Picture 8232"/>
                          <pic:cNvPicPr/>
                        </pic:nvPicPr>
                        <pic:blipFill>
                          <a:blip r:embed="rId33"/>
                          <a:stretch>
                            <a:fillRect/>
                          </a:stretch>
                        </pic:blipFill>
                        <pic:spPr>
                          <a:xfrm>
                            <a:off x="1493850" y="0"/>
                            <a:ext cx="30480" cy="6096"/>
                          </a:xfrm>
                          <a:prstGeom prst="rect">
                            <a:avLst/>
                          </a:prstGeom>
                        </pic:spPr>
                      </pic:pic>
                      <pic:pic xmlns:pic="http://schemas.openxmlformats.org/drawingml/2006/picture">
                        <pic:nvPicPr>
                          <pic:cNvPr id="8234" name="Picture 8234"/>
                          <pic:cNvPicPr/>
                        </pic:nvPicPr>
                        <pic:blipFill>
                          <a:blip r:embed="rId33"/>
                          <a:stretch>
                            <a:fillRect/>
                          </a:stretch>
                        </pic:blipFill>
                        <pic:spPr>
                          <a:xfrm>
                            <a:off x="1524330" y="0"/>
                            <a:ext cx="30480" cy="6096"/>
                          </a:xfrm>
                          <a:prstGeom prst="rect">
                            <a:avLst/>
                          </a:prstGeom>
                        </pic:spPr>
                      </pic:pic>
                      <pic:pic xmlns:pic="http://schemas.openxmlformats.org/drawingml/2006/picture">
                        <pic:nvPicPr>
                          <pic:cNvPr id="8236" name="Picture 8236"/>
                          <pic:cNvPicPr/>
                        </pic:nvPicPr>
                        <pic:blipFill>
                          <a:blip r:embed="rId33"/>
                          <a:stretch>
                            <a:fillRect/>
                          </a:stretch>
                        </pic:blipFill>
                        <pic:spPr>
                          <a:xfrm>
                            <a:off x="1554810" y="0"/>
                            <a:ext cx="30480" cy="6096"/>
                          </a:xfrm>
                          <a:prstGeom prst="rect">
                            <a:avLst/>
                          </a:prstGeom>
                        </pic:spPr>
                      </pic:pic>
                      <pic:pic xmlns:pic="http://schemas.openxmlformats.org/drawingml/2006/picture">
                        <pic:nvPicPr>
                          <pic:cNvPr id="8238" name="Picture 8238"/>
                          <pic:cNvPicPr/>
                        </pic:nvPicPr>
                        <pic:blipFill>
                          <a:blip r:embed="rId33"/>
                          <a:stretch>
                            <a:fillRect/>
                          </a:stretch>
                        </pic:blipFill>
                        <pic:spPr>
                          <a:xfrm>
                            <a:off x="1585290" y="0"/>
                            <a:ext cx="30480" cy="6096"/>
                          </a:xfrm>
                          <a:prstGeom prst="rect">
                            <a:avLst/>
                          </a:prstGeom>
                        </pic:spPr>
                      </pic:pic>
                      <pic:pic xmlns:pic="http://schemas.openxmlformats.org/drawingml/2006/picture">
                        <pic:nvPicPr>
                          <pic:cNvPr id="8240" name="Picture 8240"/>
                          <pic:cNvPicPr/>
                        </pic:nvPicPr>
                        <pic:blipFill>
                          <a:blip r:embed="rId33"/>
                          <a:stretch>
                            <a:fillRect/>
                          </a:stretch>
                        </pic:blipFill>
                        <pic:spPr>
                          <a:xfrm>
                            <a:off x="1615770" y="0"/>
                            <a:ext cx="30480" cy="6096"/>
                          </a:xfrm>
                          <a:prstGeom prst="rect">
                            <a:avLst/>
                          </a:prstGeom>
                        </pic:spPr>
                      </pic:pic>
                      <pic:pic xmlns:pic="http://schemas.openxmlformats.org/drawingml/2006/picture">
                        <pic:nvPicPr>
                          <pic:cNvPr id="8242" name="Picture 8242"/>
                          <pic:cNvPicPr/>
                        </pic:nvPicPr>
                        <pic:blipFill>
                          <a:blip r:embed="rId33"/>
                          <a:stretch>
                            <a:fillRect/>
                          </a:stretch>
                        </pic:blipFill>
                        <pic:spPr>
                          <a:xfrm>
                            <a:off x="1646250" y="0"/>
                            <a:ext cx="30480" cy="6096"/>
                          </a:xfrm>
                          <a:prstGeom prst="rect">
                            <a:avLst/>
                          </a:prstGeom>
                        </pic:spPr>
                      </pic:pic>
                      <pic:pic xmlns:pic="http://schemas.openxmlformats.org/drawingml/2006/picture">
                        <pic:nvPicPr>
                          <pic:cNvPr id="8244" name="Picture 8244"/>
                          <pic:cNvPicPr/>
                        </pic:nvPicPr>
                        <pic:blipFill>
                          <a:blip r:embed="rId33"/>
                          <a:stretch>
                            <a:fillRect/>
                          </a:stretch>
                        </pic:blipFill>
                        <pic:spPr>
                          <a:xfrm>
                            <a:off x="1676730" y="0"/>
                            <a:ext cx="30480" cy="6096"/>
                          </a:xfrm>
                          <a:prstGeom prst="rect">
                            <a:avLst/>
                          </a:prstGeom>
                        </pic:spPr>
                      </pic:pic>
                      <pic:pic xmlns:pic="http://schemas.openxmlformats.org/drawingml/2006/picture">
                        <pic:nvPicPr>
                          <pic:cNvPr id="8246" name="Picture 8246"/>
                          <pic:cNvPicPr/>
                        </pic:nvPicPr>
                        <pic:blipFill>
                          <a:blip r:embed="rId33"/>
                          <a:stretch>
                            <a:fillRect/>
                          </a:stretch>
                        </pic:blipFill>
                        <pic:spPr>
                          <a:xfrm>
                            <a:off x="1707210" y="0"/>
                            <a:ext cx="30480" cy="6096"/>
                          </a:xfrm>
                          <a:prstGeom prst="rect">
                            <a:avLst/>
                          </a:prstGeom>
                        </pic:spPr>
                      </pic:pic>
                      <pic:pic xmlns:pic="http://schemas.openxmlformats.org/drawingml/2006/picture">
                        <pic:nvPicPr>
                          <pic:cNvPr id="8248" name="Picture 8248"/>
                          <pic:cNvPicPr/>
                        </pic:nvPicPr>
                        <pic:blipFill>
                          <a:blip r:embed="rId33"/>
                          <a:stretch>
                            <a:fillRect/>
                          </a:stretch>
                        </pic:blipFill>
                        <pic:spPr>
                          <a:xfrm>
                            <a:off x="1737690" y="0"/>
                            <a:ext cx="30480" cy="6096"/>
                          </a:xfrm>
                          <a:prstGeom prst="rect">
                            <a:avLst/>
                          </a:prstGeom>
                        </pic:spPr>
                      </pic:pic>
                      <pic:pic xmlns:pic="http://schemas.openxmlformats.org/drawingml/2006/picture">
                        <pic:nvPicPr>
                          <pic:cNvPr id="8250" name="Picture 8250"/>
                          <pic:cNvPicPr/>
                        </pic:nvPicPr>
                        <pic:blipFill>
                          <a:blip r:embed="rId33"/>
                          <a:stretch>
                            <a:fillRect/>
                          </a:stretch>
                        </pic:blipFill>
                        <pic:spPr>
                          <a:xfrm>
                            <a:off x="1768170" y="0"/>
                            <a:ext cx="30480" cy="6096"/>
                          </a:xfrm>
                          <a:prstGeom prst="rect">
                            <a:avLst/>
                          </a:prstGeom>
                        </pic:spPr>
                      </pic:pic>
                      <pic:pic xmlns:pic="http://schemas.openxmlformats.org/drawingml/2006/picture">
                        <pic:nvPicPr>
                          <pic:cNvPr id="8252" name="Picture 8252"/>
                          <pic:cNvPicPr/>
                        </pic:nvPicPr>
                        <pic:blipFill>
                          <a:blip r:embed="rId33"/>
                          <a:stretch>
                            <a:fillRect/>
                          </a:stretch>
                        </pic:blipFill>
                        <pic:spPr>
                          <a:xfrm>
                            <a:off x="1798650" y="0"/>
                            <a:ext cx="30480" cy="6096"/>
                          </a:xfrm>
                          <a:prstGeom prst="rect">
                            <a:avLst/>
                          </a:prstGeom>
                        </pic:spPr>
                      </pic:pic>
                      <pic:pic xmlns:pic="http://schemas.openxmlformats.org/drawingml/2006/picture">
                        <pic:nvPicPr>
                          <pic:cNvPr id="8254" name="Picture 8254"/>
                          <pic:cNvPicPr/>
                        </pic:nvPicPr>
                        <pic:blipFill>
                          <a:blip r:embed="rId33"/>
                          <a:stretch>
                            <a:fillRect/>
                          </a:stretch>
                        </pic:blipFill>
                        <pic:spPr>
                          <a:xfrm>
                            <a:off x="1829130" y="0"/>
                            <a:ext cx="30480" cy="6096"/>
                          </a:xfrm>
                          <a:prstGeom prst="rect">
                            <a:avLst/>
                          </a:prstGeom>
                        </pic:spPr>
                      </pic:pic>
                      <pic:pic xmlns:pic="http://schemas.openxmlformats.org/drawingml/2006/picture">
                        <pic:nvPicPr>
                          <pic:cNvPr id="8256" name="Picture 8256"/>
                          <pic:cNvPicPr/>
                        </pic:nvPicPr>
                        <pic:blipFill>
                          <a:blip r:embed="rId33"/>
                          <a:stretch>
                            <a:fillRect/>
                          </a:stretch>
                        </pic:blipFill>
                        <pic:spPr>
                          <a:xfrm>
                            <a:off x="1859610" y="0"/>
                            <a:ext cx="30480" cy="6096"/>
                          </a:xfrm>
                          <a:prstGeom prst="rect">
                            <a:avLst/>
                          </a:prstGeom>
                        </pic:spPr>
                      </pic:pic>
                      <pic:pic xmlns:pic="http://schemas.openxmlformats.org/drawingml/2006/picture">
                        <pic:nvPicPr>
                          <pic:cNvPr id="8258" name="Picture 8258"/>
                          <pic:cNvPicPr/>
                        </pic:nvPicPr>
                        <pic:blipFill>
                          <a:blip r:embed="rId33"/>
                          <a:stretch>
                            <a:fillRect/>
                          </a:stretch>
                        </pic:blipFill>
                        <pic:spPr>
                          <a:xfrm>
                            <a:off x="1890090" y="0"/>
                            <a:ext cx="30480" cy="6096"/>
                          </a:xfrm>
                          <a:prstGeom prst="rect">
                            <a:avLst/>
                          </a:prstGeom>
                        </pic:spPr>
                      </pic:pic>
                      <pic:pic xmlns:pic="http://schemas.openxmlformats.org/drawingml/2006/picture">
                        <pic:nvPicPr>
                          <pic:cNvPr id="8260" name="Picture 8260"/>
                          <pic:cNvPicPr/>
                        </pic:nvPicPr>
                        <pic:blipFill>
                          <a:blip r:embed="rId33"/>
                          <a:stretch>
                            <a:fillRect/>
                          </a:stretch>
                        </pic:blipFill>
                        <pic:spPr>
                          <a:xfrm>
                            <a:off x="1920570" y="0"/>
                            <a:ext cx="30480" cy="6096"/>
                          </a:xfrm>
                          <a:prstGeom prst="rect">
                            <a:avLst/>
                          </a:prstGeom>
                        </pic:spPr>
                      </pic:pic>
                      <pic:pic xmlns:pic="http://schemas.openxmlformats.org/drawingml/2006/picture">
                        <pic:nvPicPr>
                          <pic:cNvPr id="8262" name="Picture 8262"/>
                          <pic:cNvPicPr/>
                        </pic:nvPicPr>
                        <pic:blipFill>
                          <a:blip r:embed="rId33"/>
                          <a:stretch>
                            <a:fillRect/>
                          </a:stretch>
                        </pic:blipFill>
                        <pic:spPr>
                          <a:xfrm>
                            <a:off x="1951050" y="0"/>
                            <a:ext cx="30480" cy="6096"/>
                          </a:xfrm>
                          <a:prstGeom prst="rect">
                            <a:avLst/>
                          </a:prstGeom>
                        </pic:spPr>
                      </pic:pic>
                      <pic:pic xmlns:pic="http://schemas.openxmlformats.org/drawingml/2006/picture">
                        <pic:nvPicPr>
                          <pic:cNvPr id="8264" name="Picture 8264"/>
                          <pic:cNvPicPr/>
                        </pic:nvPicPr>
                        <pic:blipFill>
                          <a:blip r:embed="rId33"/>
                          <a:stretch>
                            <a:fillRect/>
                          </a:stretch>
                        </pic:blipFill>
                        <pic:spPr>
                          <a:xfrm>
                            <a:off x="1981530" y="0"/>
                            <a:ext cx="30480" cy="6096"/>
                          </a:xfrm>
                          <a:prstGeom prst="rect">
                            <a:avLst/>
                          </a:prstGeom>
                        </pic:spPr>
                      </pic:pic>
                      <pic:pic xmlns:pic="http://schemas.openxmlformats.org/drawingml/2006/picture">
                        <pic:nvPicPr>
                          <pic:cNvPr id="8266" name="Picture 8266"/>
                          <pic:cNvPicPr/>
                        </pic:nvPicPr>
                        <pic:blipFill>
                          <a:blip r:embed="rId33"/>
                          <a:stretch>
                            <a:fillRect/>
                          </a:stretch>
                        </pic:blipFill>
                        <pic:spPr>
                          <a:xfrm>
                            <a:off x="2012010" y="0"/>
                            <a:ext cx="30480" cy="6096"/>
                          </a:xfrm>
                          <a:prstGeom prst="rect">
                            <a:avLst/>
                          </a:prstGeom>
                        </pic:spPr>
                      </pic:pic>
                      <pic:pic xmlns:pic="http://schemas.openxmlformats.org/drawingml/2006/picture">
                        <pic:nvPicPr>
                          <pic:cNvPr id="8268" name="Picture 8268"/>
                          <pic:cNvPicPr/>
                        </pic:nvPicPr>
                        <pic:blipFill>
                          <a:blip r:embed="rId33"/>
                          <a:stretch>
                            <a:fillRect/>
                          </a:stretch>
                        </pic:blipFill>
                        <pic:spPr>
                          <a:xfrm>
                            <a:off x="2042490" y="0"/>
                            <a:ext cx="30480" cy="6096"/>
                          </a:xfrm>
                          <a:prstGeom prst="rect">
                            <a:avLst/>
                          </a:prstGeom>
                        </pic:spPr>
                      </pic:pic>
                      <pic:pic xmlns:pic="http://schemas.openxmlformats.org/drawingml/2006/picture">
                        <pic:nvPicPr>
                          <pic:cNvPr id="8270" name="Picture 8270"/>
                          <pic:cNvPicPr/>
                        </pic:nvPicPr>
                        <pic:blipFill>
                          <a:blip r:embed="rId33"/>
                          <a:stretch>
                            <a:fillRect/>
                          </a:stretch>
                        </pic:blipFill>
                        <pic:spPr>
                          <a:xfrm>
                            <a:off x="2072970" y="0"/>
                            <a:ext cx="30480" cy="6096"/>
                          </a:xfrm>
                          <a:prstGeom prst="rect">
                            <a:avLst/>
                          </a:prstGeom>
                        </pic:spPr>
                      </pic:pic>
                      <pic:pic xmlns:pic="http://schemas.openxmlformats.org/drawingml/2006/picture">
                        <pic:nvPicPr>
                          <pic:cNvPr id="8272" name="Picture 8272"/>
                          <pic:cNvPicPr/>
                        </pic:nvPicPr>
                        <pic:blipFill>
                          <a:blip r:embed="rId33"/>
                          <a:stretch>
                            <a:fillRect/>
                          </a:stretch>
                        </pic:blipFill>
                        <pic:spPr>
                          <a:xfrm>
                            <a:off x="2103450" y="0"/>
                            <a:ext cx="30480" cy="6096"/>
                          </a:xfrm>
                          <a:prstGeom prst="rect">
                            <a:avLst/>
                          </a:prstGeom>
                        </pic:spPr>
                      </pic:pic>
                      <pic:pic xmlns:pic="http://schemas.openxmlformats.org/drawingml/2006/picture">
                        <pic:nvPicPr>
                          <pic:cNvPr id="8274" name="Picture 8274"/>
                          <pic:cNvPicPr/>
                        </pic:nvPicPr>
                        <pic:blipFill>
                          <a:blip r:embed="rId33"/>
                          <a:stretch>
                            <a:fillRect/>
                          </a:stretch>
                        </pic:blipFill>
                        <pic:spPr>
                          <a:xfrm>
                            <a:off x="2133930" y="0"/>
                            <a:ext cx="30480" cy="6096"/>
                          </a:xfrm>
                          <a:prstGeom prst="rect">
                            <a:avLst/>
                          </a:prstGeom>
                        </pic:spPr>
                      </pic:pic>
                      <pic:pic xmlns:pic="http://schemas.openxmlformats.org/drawingml/2006/picture">
                        <pic:nvPicPr>
                          <pic:cNvPr id="8276" name="Picture 8276"/>
                          <pic:cNvPicPr/>
                        </pic:nvPicPr>
                        <pic:blipFill>
                          <a:blip r:embed="rId33"/>
                          <a:stretch>
                            <a:fillRect/>
                          </a:stretch>
                        </pic:blipFill>
                        <pic:spPr>
                          <a:xfrm>
                            <a:off x="2164410" y="0"/>
                            <a:ext cx="30480" cy="6096"/>
                          </a:xfrm>
                          <a:prstGeom prst="rect">
                            <a:avLst/>
                          </a:prstGeom>
                        </pic:spPr>
                      </pic:pic>
                      <pic:pic xmlns:pic="http://schemas.openxmlformats.org/drawingml/2006/picture">
                        <pic:nvPicPr>
                          <pic:cNvPr id="8278" name="Picture 8278"/>
                          <pic:cNvPicPr/>
                        </pic:nvPicPr>
                        <pic:blipFill>
                          <a:blip r:embed="rId33"/>
                          <a:stretch>
                            <a:fillRect/>
                          </a:stretch>
                        </pic:blipFill>
                        <pic:spPr>
                          <a:xfrm>
                            <a:off x="2194890" y="0"/>
                            <a:ext cx="30480" cy="6096"/>
                          </a:xfrm>
                          <a:prstGeom prst="rect">
                            <a:avLst/>
                          </a:prstGeom>
                        </pic:spPr>
                      </pic:pic>
                      <pic:pic xmlns:pic="http://schemas.openxmlformats.org/drawingml/2006/picture">
                        <pic:nvPicPr>
                          <pic:cNvPr id="8280" name="Picture 8280"/>
                          <pic:cNvPicPr/>
                        </pic:nvPicPr>
                        <pic:blipFill>
                          <a:blip r:embed="rId33"/>
                          <a:stretch>
                            <a:fillRect/>
                          </a:stretch>
                        </pic:blipFill>
                        <pic:spPr>
                          <a:xfrm>
                            <a:off x="2225370" y="0"/>
                            <a:ext cx="30480" cy="6096"/>
                          </a:xfrm>
                          <a:prstGeom prst="rect">
                            <a:avLst/>
                          </a:prstGeom>
                        </pic:spPr>
                      </pic:pic>
                      <pic:pic xmlns:pic="http://schemas.openxmlformats.org/drawingml/2006/picture">
                        <pic:nvPicPr>
                          <pic:cNvPr id="8282" name="Picture 8282"/>
                          <pic:cNvPicPr/>
                        </pic:nvPicPr>
                        <pic:blipFill>
                          <a:blip r:embed="rId33"/>
                          <a:stretch>
                            <a:fillRect/>
                          </a:stretch>
                        </pic:blipFill>
                        <pic:spPr>
                          <a:xfrm>
                            <a:off x="2255850" y="0"/>
                            <a:ext cx="30480" cy="6096"/>
                          </a:xfrm>
                          <a:prstGeom prst="rect">
                            <a:avLst/>
                          </a:prstGeom>
                        </pic:spPr>
                      </pic:pic>
                      <pic:pic xmlns:pic="http://schemas.openxmlformats.org/drawingml/2006/picture">
                        <pic:nvPicPr>
                          <pic:cNvPr id="8284" name="Picture 8284"/>
                          <pic:cNvPicPr/>
                        </pic:nvPicPr>
                        <pic:blipFill>
                          <a:blip r:embed="rId33"/>
                          <a:stretch>
                            <a:fillRect/>
                          </a:stretch>
                        </pic:blipFill>
                        <pic:spPr>
                          <a:xfrm>
                            <a:off x="2286330" y="0"/>
                            <a:ext cx="30480" cy="6096"/>
                          </a:xfrm>
                          <a:prstGeom prst="rect">
                            <a:avLst/>
                          </a:prstGeom>
                        </pic:spPr>
                      </pic:pic>
                      <pic:pic xmlns:pic="http://schemas.openxmlformats.org/drawingml/2006/picture">
                        <pic:nvPicPr>
                          <pic:cNvPr id="8286" name="Picture 8286"/>
                          <pic:cNvPicPr/>
                        </pic:nvPicPr>
                        <pic:blipFill>
                          <a:blip r:embed="rId33"/>
                          <a:stretch>
                            <a:fillRect/>
                          </a:stretch>
                        </pic:blipFill>
                        <pic:spPr>
                          <a:xfrm>
                            <a:off x="2316810" y="0"/>
                            <a:ext cx="30480" cy="6096"/>
                          </a:xfrm>
                          <a:prstGeom prst="rect">
                            <a:avLst/>
                          </a:prstGeom>
                        </pic:spPr>
                      </pic:pic>
                      <pic:pic xmlns:pic="http://schemas.openxmlformats.org/drawingml/2006/picture">
                        <pic:nvPicPr>
                          <pic:cNvPr id="8288" name="Picture 8288"/>
                          <pic:cNvPicPr/>
                        </pic:nvPicPr>
                        <pic:blipFill>
                          <a:blip r:embed="rId33"/>
                          <a:stretch>
                            <a:fillRect/>
                          </a:stretch>
                        </pic:blipFill>
                        <pic:spPr>
                          <a:xfrm>
                            <a:off x="2347290" y="0"/>
                            <a:ext cx="30480" cy="6096"/>
                          </a:xfrm>
                          <a:prstGeom prst="rect">
                            <a:avLst/>
                          </a:prstGeom>
                        </pic:spPr>
                      </pic:pic>
                      <pic:pic xmlns:pic="http://schemas.openxmlformats.org/drawingml/2006/picture">
                        <pic:nvPicPr>
                          <pic:cNvPr id="8290" name="Picture 8290"/>
                          <pic:cNvPicPr/>
                        </pic:nvPicPr>
                        <pic:blipFill>
                          <a:blip r:embed="rId33"/>
                          <a:stretch>
                            <a:fillRect/>
                          </a:stretch>
                        </pic:blipFill>
                        <pic:spPr>
                          <a:xfrm>
                            <a:off x="2377770" y="0"/>
                            <a:ext cx="30480" cy="6096"/>
                          </a:xfrm>
                          <a:prstGeom prst="rect">
                            <a:avLst/>
                          </a:prstGeom>
                        </pic:spPr>
                      </pic:pic>
                      <pic:pic xmlns:pic="http://schemas.openxmlformats.org/drawingml/2006/picture">
                        <pic:nvPicPr>
                          <pic:cNvPr id="8292" name="Picture 8292"/>
                          <pic:cNvPicPr/>
                        </pic:nvPicPr>
                        <pic:blipFill>
                          <a:blip r:embed="rId33"/>
                          <a:stretch>
                            <a:fillRect/>
                          </a:stretch>
                        </pic:blipFill>
                        <pic:spPr>
                          <a:xfrm>
                            <a:off x="2408250" y="0"/>
                            <a:ext cx="30480" cy="6096"/>
                          </a:xfrm>
                          <a:prstGeom prst="rect">
                            <a:avLst/>
                          </a:prstGeom>
                        </pic:spPr>
                      </pic:pic>
                      <pic:pic xmlns:pic="http://schemas.openxmlformats.org/drawingml/2006/picture">
                        <pic:nvPicPr>
                          <pic:cNvPr id="8294" name="Picture 8294"/>
                          <pic:cNvPicPr/>
                        </pic:nvPicPr>
                        <pic:blipFill>
                          <a:blip r:embed="rId33"/>
                          <a:stretch>
                            <a:fillRect/>
                          </a:stretch>
                        </pic:blipFill>
                        <pic:spPr>
                          <a:xfrm>
                            <a:off x="2438730" y="0"/>
                            <a:ext cx="30480" cy="6096"/>
                          </a:xfrm>
                          <a:prstGeom prst="rect">
                            <a:avLst/>
                          </a:prstGeom>
                        </pic:spPr>
                      </pic:pic>
                      <pic:pic xmlns:pic="http://schemas.openxmlformats.org/drawingml/2006/picture">
                        <pic:nvPicPr>
                          <pic:cNvPr id="8296" name="Picture 8296"/>
                          <pic:cNvPicPr/>
                        </pic:nvPicPr>
                        <pic:blipFill>
                          <a:blip r:embed="rId33"/>
                          <a:stretch>
                            <a:fillRect/>
                          </a:stretch>
                        </pic:blipFill>
                        <pic:spPr>
                          <a:xfrm>
                            <a:off x="2469210" y="0"/>
                            <a:ext cx="30480" cy="6096"/>
                          </a:xfrm>
                          <a:prstGeom prst="rect">
                            <a:avLst/>
                          </a:prstGeom>
                        </pic:spPr>
                      </pic:pic>
                      <pic:pic xmlns:pic="http://schemas.openxmlformats.org/drawingml/2006/picture">
                        <pic:nvPicPr>
                          <pic:cNvPr id="8298" name="Picture 8298"/>
                          <pic:cNvPicPr/>
                        </pic:nvPicPr>
                        <pic:blipFill>
                          <a:blip r:embed="rId33"/>
                          <a:stretch>
                            <a:fillRect/>
                          </a:stretch>
                        </pic:blipFill>
                        <pic:spPr>
                          <a:xfrm>
                            <a:off x="2499690" y="0"/>
                            <a:ext cx="30480" cy="6096"/>
                          </a:xfrm>
                          <a:prstGeom prst="rect">
                            <a:avLst/>
                          </a:prstGeom>
                        </pic:spPr>
                      </pic:pic>
                      <pic:pic xmlns:pic="http://schemas.openxmlformats.org/drawingml/2006/picture">
                        <pic:nvPicPr>
                          <pic:cNvPr id="8300" name="Picture 8300"/>
                          <pic:cNvPicPr/>
                        </pic:nvPicPr>
                        <pic:blipFill>
                          <a:blip r:embed="rId33"/>
                          <a:stretch>
                            <a:fillRect/>
                          </a:stretch>
                        </pic:blipFill>
                        <pic:spPr>
                          <a:xfrm>
                            <a:off x="2530170" y="0"/>
                            <a:ext cx="30480" cy="6096"/>
                          </a:xfrm>
                          <a:prstGeom prst="rect">
                            <a:avLst/>
                          </a:prstGeom>
                        </pic:spPr>
                      </pic:pic>
                      <pic:pic xmlns:pic="http://schemas.openxmlformats.org/drawingml/2006/picture">
                        <pic:nvPicPr>
                          <pic:cNvPr id="8302" name="Picture 8302"/>
                          <pic:cNvPicPr/>
                        </pic:nvPicPr>
                        <pic:blipFill>
                          <a:blip r:embed="rId33"/>
                          <a:stretch>
                            <a:fillRect/>
                          </a:stretch>
                        </pic:blipFill>
                        <pic:spPr>
                          <a:xfrm>
                            <a:off x="2560650" y="0"/>
                            <a:ext cx="30480" cy="6096"/>
                          </a:xfrm>
                          <a:prstGeom prst="rect">
                            <a:avLst/>
                          </a:prstGeom>
                        </pic:spPr>
                      </pic:pic>
                      <pic:pic xmlns:pic="http://schemas.openxmlformats.org/drawingml/2006/picture">
                        <pic:nvPicPr>
                          <pic:cNvPr id="8304" name="Picture 8304"/>
                          <pic:cNvPicPr/>
                        </pic:nvPicPr>
                        <pic:blipFill>
                          <a:blip r:embed="rId33"/>
                          <a:stretch>
                            <a:fillRect/>
                          </a:stretch>
                        </pic:blipFill>
                        <pic:spPr>
                          <a:xfrm>
                            <a:off x="2591130" y="0"/>
                            <a:ext cx="30480" cy="6096"/>
                          </a:xfrm>
                          <a:prstGeom prst="rect">
                            <a:avLst/>
                          </a:prstGeom>
                        </pic:spPr>
                      </pic:pic>
                      <pic:pic xmlns:pic="http://schemas.openxmlformats.org/drawingml/2006/picture">
                        <pic:nvPicPr>
                          <pic:cNvPr id="8306" name="Picture 8306"/>
                          <pic:cNvPicPr/>
                        </pic:nvPicPr>
                        <pic:blipFill>
                          <a:blip r:embed="rId33"/>
                          <a:stretch>
                            <a:fillRect/>
                          </a:stretch>
                        </pic:blipFill>
                        <pic:spPr>
                          <a:xfrm>
                            <a:off x="2621610" y="0"/>
                            <a:ext cx="30480" cy="6096"/>
                          </a:xfrm>
                          <a:prstGeom prst="rect">
                            <a:avLst/>
                          </a:prstGeom>
                        </pic:spPr>
                      </pic:pic>
                      <pic:pic xmlns:pic="http://schemas.openxmlformats.org/drawingml/2006/picture">
                        <pic:nvPicPr>
                          <pic:cNvPr id="8308" name="Picture 8308"/>
                          <pic:cNvPicPr/>
                        </pic:nvPicPr>
                        <pic:blipFill>
                          <a:blip r:embed="rId33"/>
                          <a:stretch>
                            <a:fillRect/>
                          </a:stretch>
                        </pic:blipFill>
                        <pic:spPr>
                          <a:xfrm>
                            <a:off x="2652090" y="0"/>
                            <a:ext cx="30480" cy="6096"/>
                          </a:xfrm>
                          <a:prstGeom prst="rect">
                            <a:avLst/>
                          </a:prstGeom>
                        </pic:spPr>
                      </pic:pic>
                      <pic:pic xmlns:pic="http://schemas.openxmlformats.org/drawingml/2006/picture">
                        <pic:nvPicPr>
                          <pic:cNvPr id="8310" name="Picture 8310"/>
                          <pic:cNvPicPr/>
                        </pic:nvPicPr>
                        <pic:blipFill>
                          <a:blip r:embed="rId33"/>
                          <a:stretch>
                            <a:fillRect/>
                          </a:stretch>
                        </pic:blipFill>
                        <pic:spPr>
                          <a:xfrm>
                            <a:off x="2682570" y="0"/>
                            <a:ext cx="30480" cy="6096"/>
                          </a:xfrm>
                          <a:prstGeom prst="rect">
                            <a:avLst/>
                          </a:prstGeom>
                        </pic:spPr>
                      </pic:pic>
                      <pic:pic xmlns:pic="http://schemas.openxmlformats.org/drawingml/2006/picture">
                        <pic:nvPicPr>
                          <pic:cNvPr id="8312" name="Picture 8312"/>
                          <pic:cNvPicPr/>
                        </pic:nvPicPr>
                        <pic:blipFill>
                          <a:blip r:embed="rId33"/>
                          <a:stretch>
                            <a:fillRect/>
                          </a:stretch>
                        </pic:blipFill>
                        <pic:spPr>
                          <a:xfrm>
                            <a:off x="2713050" y="0"/>
                            <a:ext cx="30480" cy="6096"/>
                          </a:xfrm>
                          <a:prstGeom prst="rect">
                            <a:avLst/>
                          </a:prstGeom>
                        </pic:spPr>
                      </pic:pic>
                      <pic:pic xmlns:pic="http://schemas.openxmlformats.org/drawingml/2006/picture">
                        <pic:nvPicPr>
                          <pic:cNvPr id="8314" name="Picture 8314"/>
                          <pic:cNvPicPr/>
                        </pic:nvPicPr>
                        <pic:blipFill>
                          <a:blip r:embed="rId33"/>
                          <a:stretch>
                            <a:fillRect/>
                          </a:stretch>
                        </pic:blipFill>
                        <pic:spPr>
                          <a:xfrm>
                            <a:off x="2743530" y="0"/>
                            <a:ext cx="30480" cy="6096"/>
                          </a:xfrm>
                          <a:prstGeom prst="rect">
                            <a:avLst/>
                          </a:prstGeom>
                        </pic:spPr>
                      </pic:pic>
                      <pic:pic xmlns:pic="http://schemas.openxmlformats.org/drawingml/2006/picture">
                        <pic:nvPicPr>
                          <pic:cNvPr id="8316" name="Picture 8316"/>
                          <pic:cNvPicPr/>
                        </pic:nvPicPr>
                        <pic:blipFill>
                          <a:blip r:embed="rId33"/>
                          <a:stretch>
                            <a:fillRect/>
                          </a:stretch>
                        </pic:blipFill>
                        <pic:spPr>
                          <a:xfrm>
                            <a:off x="2774010" y="0"/>
                            <a:ext cx="30480" cy="6096"/>
                          </a:xfrm>
                          <a:prstGeom prst="rect">
                            <a:avLst/>
                          </a:prstGeom>
                        </pic:spPr>
                      </pic:pic>
                      <pic:pic xmlns:pic="http://schemas.openxmlformats.org/drawingml/2006/picture">
                        <pic:nvPicPr>
                          <pic:cNvPr id="8318" name="Picture 8318"/>
                          <pic:cNvPicPr/>
                        </pic:nvPicPr>
                        <pic:blipFill>
                          <a:blip r:embed="rId33"/>
                          <a:stretch>
                            <a:fillRect/>
                          </a:stretch>
                        </pic:blipFill>
                        <pic:spPr>
                          <a:xfrm>
                            <a:off x="2804490" y="0"/>
                            <a:ext cx="30480" cy="6096"/>
                          </a:xfrm>
                          <a:prstGeom prst="rect">
                            <a:avLst/>
                          </a:prstGeom>
                        </pic:spPr>
                      </pic:pic>
                      <pic:pic xmlns:pic="http://schemas.openxmlformats.org/drawingml/2006/picture">
                        <pic:nvPicPr>
                          <pic:cNvPr id="8320" name="Picture 8320"/>
                          <pic:cNvPicPr/>
                        </pic:nvPicPr>
                        <pic:blipFill>
                          <a:blip r:embed="rId33"/>
                          <a:stretch>
                            <a:fillRect/>
                          </a:stretch>
                        </pic:blipFill>
                        <pic:spPr>
                          <a:xfrm>
                            <a:off x="2834970" y="0"/>
                            <a:ext cx="30480" cy="6096"/>
                          </a:xfrm>
                          <a:prstGeom prst="rect">
                            <a:avLst/>
                          </a:prstGeom>
                        </pic:spPr>
                      </pic:pic>
                      <pic:pic xmlns:pic="http://schemas.openxmlformats.org/drawingml/2006/picture">
                        <pic:nvPicPr>
                          <pic:cNvPr id="8322" name="Picture 8322"/>
                          <pic:cNvPicPr/>
                        </pic:nvPicPr>
                        <pic:blipFill>
                          <a:blip r:embed="rId33"/>
                          <a:stretch>
                            <a:fillRect/>
                          </a:stretch>
                        </pic:blipFill>
                        <pic:spPr>
                          <a:xfrm>
                            <a:off x="2865450" y="0"/>
                            <a:ext cx="30480" cy="6096"/>
                          </a:xfrm>
                          <a:prstGeom prst="rect">
                            <a:avLst/>
                          </a:prstGeom>
                        </pic:spPr>
                      </pic:pic>
                      <pic:pic xmlns:pic="http://schemas.openxmlformats.org/drawingml/2006/picture">
                        <pic:nvPicPr>
                          <pic:cNvPr id="8324" name="Picture 8324"/>
                          <pic:cNvPicPr/>
                        </pic:nvPicPr>
                        <pic:blipFill>
                          <a:blip r:embed="rId33"/>
                          <a:stretch>
                            <a:fillRect/>
                          </a:stretch>
                        </pic:blipFill>
                        <pic:spPr>
                          <a:xfrm>
                            <a:off x="2895930" y="0"/>
                            <a:ext cx="30785" cy="6096"/>
                          </a:xfrm>
                          <a:prstGeom prst="rect">
                            <a:avLst/>
                          </a:prstGeom>
                        </pic:spPr>
                      </pic:pic>
                      <pic:pic xmlns:pic="http://schemas.openxmlformats.org/drawingml/2006/picture">
                        <pic:nvPicPr>
                          <pic:cNvPr id="8326" name="Picture 8326"/>
                          <pic:cNvPicPr/>
                        </pic:nvPicPr>
                        <pic:blipFill>
                          <a:blip r:embed="rId33"/>
                          <a:stretch>
                            <a:fillRect/>
                          </a:stretch>
                        </pic:blipFill>
                        <pic:spPr>
                          <a:xfrm>
                            <a:off x="2926665" y="0"/>
                            <a:ext cx="30480" cy="6096"/>
                          </a:xfrm>
                          <a:prstGeom prst="rect">
                            <a:avLst/>
                          </a:prstGeom>
                        </pic:spPr>
                      </pic:pic>
                      <pic:pic xmlns:pic="http://schemas.openxmlformats.org/drawingml/2006/picture">
                        <pic:nvPicPr>
                          <pic:cNvPr id="8328" name="Picture 8328"/>
                          <pic:cNvPicPr/>
                        </pic:nvPicPr>
                        <pic:blipFill>
                          <a:blip r:embed="rId33"/>
                          <a:stretch>
                            <a:fillRect/>
                          </a:stretch>
                        </pic:blipFill>
                        <pic:spPr>
                          <a:xfrm>
                            <a:off x="2957144" y="0"/>
                            <a:ext cx="30480" cy="6096"/>
                          </a:xfrm>
                          <a:prstGeom prst="rect">
                            <a:avLst/>
                          </a:prstGeom>
                        </pic:spPr>
                      </pic:pic>
                      <pic:pic xmlns:pic="http://schemas.openxmlformats.org/drawingml/2006/picture">
                        <pic:nvPicPr>
                          <pic:cNvPr id="8330" name="Picture 8330"/>
                          <pic:cNvPicPr/>
                        </pic:nvPicPr>
                        <pic:blipFill>
                          <a:blip r:embed="rId33"/>
                          <a:stretch>
                            <a:fillRect/>
                          </a:stretch>
                        </pic:blipFill>
                        <pic:spPr>
                          <a:xfrm>
                            <a:off x="2987624" y="0"/>
                            <a:ext cx="30480" cy="6096"/>
                          </a:xfrm>
                          <a:prstGeom prst="rect">
                            <a:avLst/>
                          </a:prstGeom>
                        </pic:spPr>
                      </pic:pic>
                      <pic:pic xmlns:pic="http://schemas.openxmlformats.org/drawingml/2006/picture">
                        <pic:nvPicPr>
                          <pic:cNvPr id="8332" name="Picture 8332"/>
                          <pic:cNvPicPr/>
                        </pic:nvPicPr>
                        <pic:blipFill>
                          <a:blip r:embed="rId33"/>
                          <a:stretch>
                            <a:fillRect/>
                          </a:stretch>
                        </pic:blipFill>
                        <pic:spPr>
                          <a:xfrm>
                            <a:off x="3018104" y="0"/>
                            <a:ext cx="30480" cy="6096"/>
                          </a:xfrm>
                          <a:prstGeom prst="rect">
                            <a:avLst/>
                          </a:prstGeom>
                        </pic:spPr>
                      </pic:pic>
                      <pic:pic xmlns:pic="http://schemas.openxmlformats.org/drawingml/2006/picture">
                        <pic:nvPicPr>
                          <pic:cNvPr id="8334" name="Picture 8334"/>
                          <pic:cNvPicPr/>
                        </pic:nvPicPr>
                        <pic:blipFill>
                          <a:blip r:embed="rId33"/>
                          <a:stretch>
                            <a:fillRect/>
                          </a:stretch>
                        </pic:blipFill>
                        <pic:spPr>
                          <a:xfrm>
                            <a:off x="3048584" y="0"/>
                            <a:ext cx="30481" cy="6096"/>
                          </a:xfrm>
                          <a:prstGeom prst="rect">
                            <a:avLst/>
                          </a:prstGeom>
                        </pic:spPr>
                      </pic:pic>
                      <pic:pic xmlns:pic="http://schemas.openxmlformats.org/drawingml/2006/picture">
                        <pic:nvPicPr>
                          <pic:cNvPr id="8336" name="Picture 8336"/>
                          <pic:cNvPicPr/>
                        </pic:nvPicPr>
                        <pic:blipFill>
                          <a:blip r:embed="rId33"/>
                          <a:stretch>
                            <a:fillRect/>
                          </a:stretch>
                        </pic:blipFill>
                        <pic:spPr>
                          <a:xfrm>
                            <a:off x="3079065" y="0"/>
                            <a:ext cx="30480" cy="6096"/>
                          </a:xfrm>
                          <a:prstGeom prst="rect">
                            <a:avLst/>
                          </a:prstGeom>
                        </pic:spPr>
                      </pic:pic>
                      <pic:pic xmlns:pic="http://schemas.openxmlformats.org/drawingml/2006/picture">
                        <pic:nvPicPr>
                          <pic:cNvPr id="8338" name="Picture 8338"/>
                          <pic:cNvPicPr/>
                        </pic:nvPicPr>
                        <pic:blipFill>
                          <a:blip r:embed="rId33"/>
                          <a:stretch>
                            <a:fillRect/>
                          </a:stretch>
                        </pic:blipFill>
                        <pic:spPr>
                          <a:xfrm>
                            <a:off x="3109544" y="0"/>
                            <a:ext cx="30480" cy="6096"/>
                          </a:xfrm>
                          <a:prstGeom prst="rect">
                            <a:avLst/>
                          </a:prstGeom>
                        </pic:spPr>
                      </pic:pic>
                      <pic:pic xmlns:pic="http://schemas.openxmlformats.org/drawingml/2006/picture">
                        <pic:nvPicPr>
                          <pic:cNvPr id="8340" name="Picture 8340"/>
                          <pic:cNvPicPr/>
                        </pic:nvPicPr>
                        <pic:blipFill>
                          <a:blip r:embed="rId33"/>
                          <a:stretch>
                            <a:fillRect/>
                          </a:stretch>
                        </pic:blipFill>
                        <pic:spPr>
                          <a:xfrm>
                            <a:off x="3140024" y="0"/>
                            <a:ext cx="30480" cy="6096"/>
                          </a:xfrm>
                          <a:prstGeom prst="rect">
                            <a:avLst/>
                          </a:prstGeom>
                        </pic:spPr>
                      </pic:pic>
                      <pic:pic xmlns:pic="http://schemas.openxmlformats.org/drawingml/2006/picture">
                        <pic:nvPicPr>
                          <pic:cNvPr id="8342" name="Picture 8342"/>
                          <pic:cNvPicPr/>
                        </pic:nvPicPr>
                        <pic:blipFill>
                          <a:blip r:embed="rId33"/>
                          <a:stretch>
                            <a:fillRect/>
                          </a:stretch>
                        </pic:blipFill>
                        <pic:spPr>
                          <a:xfrm>
                            <a:off x="3170504" y="0"/>
                            <a:ext cx="30480" cy="6096"/>
                          </a:xfrm>
                          <a:prstGeom prst="rect">
                            <a:avLst/>
                          </a:prstGeom>
                        </pic:spPr>
                      </pic:pic>
                      <pic:pic xmlns:pic="http://schemas.openxmlformats.org/drawingml/2006/picture">
                        <pic:nvPicPr>
                          <pic:cNvPr id="8344" name="Picture 8344"/>
                          <pic:cNvPicPr/>
                        </pic:nvPicPr>
                        <pic:blipFill>
                          <a:blip r:embed="rId33"/>
                          <a:stretch>
                            <a:fillRect/>
                          </a:stretch>
                        </pic:blipFill>
                        <pic:spPr>
                          <a:xfrm>
                            <a:off x="3200984" y="0"/>
                            <a:ext cx="30480" cy="6096"/>
                          </a:xfrm>
                          <a:prstGeom prst="rect">
                            <a:avLst/>
                          </a:prstGeom>
                        </pic:spPr>
                      </pic:pic>
                      <pic:pic xmlns:pic="http://schemas.openxmlformats.org/drawingml/2006/picture">
                        <pic:nvPicPr>
                          <pic:cNvPr id="8346" name="Picture 8346"/>
                          <pic:cNvPicPr/>
                        </pic:nvPicPr>
                        <pic:blipFill>
                          <a:blip r:embed="rId33"/>
                          <a:stretch>
                            <a:fillRect/>
                          </a:stretch>
                        </pic:blipFill>
                        <pic:spPr>
                          <a:xfrm>
                            <a:off x="3231465" y="0"/>
                            <a:ext cx="30480" cy="6096"/>
                          </a:xfrm>
                          <a:prstGeom prst="rect">
                            <a:avLst/>
                          </a:prstGeom>
                        </pic:spPr>
                      </pic:pic>
                      <pic:pic xmlns:pic="http://schemas.openxmlformats.org/drawingml/2006/picture">
                        <pic:nvPicPr>
                          <pic:cNvPr id="8348" name="Picture 8348"/>
                          <pic:cNvPicPr/>
                        </pic:nvPicPr>
                        <pic:blipFill>
                          <a:blip r:embed="rId33"/>
                          <a:stretch>
                            <a:fillRect/>
                          </a:stretch>
                        </pic:blipFill>
                        <pic:spPr>
                          <a:xfrm>
                            <a:off x="3261944" y="0"/>
                            <a:ext cx="30480" cy="6096"/>
                          </a:xfrm>
                          <a:prstGeom prst="rect">
                            <a:avLst/>
                          </a:prstGeom>
                        </pic:spPr>
                      </pic:pic>
                      <pic:pic xmlns:pic="http://schemas.openxmlformats.org/drawingml/2006/picture">
                        <pic:nvPicPr>
                          <pic:cNvPr id="8350" name="Picture 8350"/>
                          <pic:cNvPicPr/>
                        </pic:nvPicPr>
                        <pic:blipFill>
                          <a:blip r:embed="rId33"/>
                          <a:stretch>
                            <a:fillRect/>
                          </a:stretch>
                        </pic:blipFill>
                        <pic:spPr>
                          <a:xfrm>
                            <a:off x="3292424" y="0"/>
                            <a:ext cx="30480" cy="6096"/>
                          </a:xfrm>
                          <a:prstGeom prst="rect">
                            <a:avLst/>
                          </a:prstGeom>
                        </pic:spPr>
                      </pic:pic>
                      <pic:pic xmlns:pic="http://schemas.openxmlformats.org/drawingml/2006/picture">
                        <pic:nvPicPr>
                          <pic:cNvPr id="8352" name="Picture 8352"/>
                          <pic:cNvPicPr/>
                        </pic:nvPicPr>
                        <pic:blipFill>
                          <a:blip r:embed="rId33"/>
                          <a:stretch>
                            <a:fillRect/>
                          </a:stretch>
                        </pic:blipFill>
                        <pic:spPr>
                          <a:xfrm>
                            <a:off x="3322904" y="0"/>
                            <a:ext cx="30480" cy="6096"/>
                          </a:xfrm>
                          <a:prstGeom prst="rect">
                            <a:avLst/>
                          </a:prstGeom>
                        </pic:spPr>
                      </pic:pic>
                      <pic:pic xmlns:pic="http://schemas.openxmlformats.org/drawingml/2006/picture">
                        <pic:nvPicPr>
                          <pic:cNvPr id="8354" name="Picture 8354"/>
                          <pic:cNvPicPr/>
                        </pic:nvPicPr>
                        <pic:blipFill>
                          <a:blip r:embed="rId33"/>
                          <a:stretch>
                            <a:fillRect/>
                          </a:stretch>
                        </pic:blipFill>
                        <pic:spPr>
                          <a:xfrm>
                            <a:off x="3353384" y="0"/>
                            <a:ext cx="30480" cy="6096"/>
                          </a:xfrm>
                          <a:prstGeom prst="rect">
                            <a:avLst/>
                          </a:prstGeom>
                        </pic:spPr>
                      </pic:pic>
                      <pic:pic xmlns:pic="http://schemas.openxmlformats.org/drawingml/2006/picture">
                        <pic:nvPicPr>
                          <pic:cNvPr id="8356" name="Picture 8356"/>
                          <pic:cNvPicPr/>
                        </pic:nvPicPr>
                        <pic:blipFill>
                          <a:blip r:embed="rId33"/>
                          <a:stretch>
                            <a:fillRect/>
                          </a:stretch>
                        </pic:blipFill>
                        <pic:spPr>
                          <a:xfrm>
                            <a:off x="3383865" y="0"/>
                            <a:ext cx="30480" cy="6096"/>
                          </a:xfrm>
                          <a:prstGeom prst="rect">
                            <a:avLst/>
                          </a:prstGeom>
                        </pic:spPr>
                      </pic:pic>
                      <pic:pic xmlns:pic="http://schemas.openxmlformats.org/drawingml/2006/picture">
                        <pic:nvPicPr>
                          <pic:cNvPr id="8358" name="Picture 8358"/>
                          <pic:cNvPicPr/>
                        </pic:nvPicPr>
                        <pic:blipFill>
                          <a:blip r:embed="rId33"/>
                          <a:stretch>
                            <a:fillRect/>
                          </a:stretch>
                        </pic:blipFill>
                        <pic:spPr>
                          <a:xfrm>
                            <a:off x="3414344" y="0"/>
                            <a:ext cx="30480" cy="6096"/>
                          </a:xfrm>
                          <a:prstGeom prst="rect">
                            <a:avLst/>
                          </a:prstGeom>
                        </pic:spPr>
                      </pic:pic>
                      <pic:pic xmlns:pic="http://schemas.openxmlformats.org/drawingml/2006/picture">
                        <pic:nvPicPr>
                          <pic:cNvPr id="8360" name="Picture 8360"/>
                          <pic:cNvPicPr/>
                        </pic:nvPicPr>
                        <pic:blipFill>
                          <a:blip r:embed="rId33"/>
                          <a:stretch>
                            <a:fillRect/>
                          </a:stretch>
                        </pic:blipFill>
                        <pic:spPr>
                          <a:xfrm>
                            <a:off x="3444824" y="0"/>
                            <a:ext cx="30480" cy="6096"/>
                          </a:xfrm>
                          <a:prstGeom prst="rect">
                            <a:avLst/>
                          </a:prstGeom>
                        </pic:spPr>
                      </pic:pic>
                      <pic:pic xmlns:pic="http://schemas.openxmlformats.org/drawingml/2006/picture">
                        <pic:nvPicPr>
                          <pic:cNvPr id="8362" name="Picture 8362"/>
                          <pic:cNvPicPr/>
                        </pic:nvPicPr>
                        <pic:blipFill>
                          <a:blip r:embed="rId33"/>
                          <a:stretch>
                            <a:fillRect/>
                          </a:stretch>
                        </pic:blipFill>
                        <pic:spPr>
                          <a:xfrm>
                            <a:off x="3475304" y="0"/>
                            <a:ext cx="30480" cy="6096"/>
                          </a:xfrm>
                          <a:prstGeom prst="rect">
                            <a:avLst/>
                          </a:prstGeom>
                        </pic:spPr>
                      </pic:pic>
                      <pic:pic xmlns:pic="http://schemas.openxmlformats.org/drawingml/2006/picture">
                        <pic:nvPicPr>
                          <pic:cNvPr id="8364" name="Picture 8364"/>
                          <pic:cNvPicPr/>
                        </pic:nvPicPr>
                        <pic:blipFill>
                          <a:blip r:embed="rId33"/>
                          <a:stretch>
                            <a:fillRect/>
                          </a:stretch>
                        </pic:blipFill>
                        <pic:spPr>
                          <a:xfrm>
                            <a:off x="3505784" y="0"/>
                            <a:ext cx="30481" cy="6096"/>
                          </a:xfrm>
                          <a:prstGeom prst="rect">
                            <a:avLst/>
                          </a:prstGeom>
                        </pic:spPr>
                      </pic:pic>
                      <pic:pic xmlns:pic="http://schemas.openxmlformats.org/drawingml/2006/picture">
                        <pic:nvPicPr>
                          <pic:cNvPr id="8366" name="Picture 8366"/>
                          <pic:cNvPicPr/>
                        </pic:nvPicPr>
                        <pic:blipFill>
                          <a:blip r:embed="rId33"/>
                          <a:stretch>
                            <a:fillRect/>
                          </a:stretch>
                        </pic:blipFill>
                        <pic:spPr>
                          <a:xfrm>
                            <a:off x="3536265" y="0"/>
                            <a:ext cx="30480" cy="6096"/>
                          </a:xfrm>
                          <a:prstGeom prst="rect">
                            <a:avLst/>
                          </a:prstGeom>
                        </pic:spPr>
                      </pic:pic>
                      <pic:pic xmlns:pic="http://schemas.openxmlformats.org/drawingml/2006/picture">
                        <pic:nvPicPr>
                          <pic:cNvPr id="8368" name="Picture 8368"/>
                          <pic:cNvPicPr/>
                        </pic:nvPicPr>
                        <pic:blipFill>
                          <a:blip r:embed="rId33"/>
                          <a:stretch>
                            <a:fillRect/>
                          </a:stretch>
                        </pic:blipFill>
                        <pic:spPr>
                          <a:xfrm>
                            <a:off x="3566744" y="0"/>
                            <a:ext cx="30480" cy="6096"/>
                          </a:xfrm>
                          <a:prstGeom prst="rect">
                            <a:avLst/>
                          </a:prstGeom>
                        </pic:spPr>
                      </pic:pic>
                      <pic:pic xmlns:pic="http://schemas.openxmlformats.org/drawingml/2006/picture">
                        <pic:nvPicPr>
                          <pic:cNvPr id="8370" name="Picture 8370"/>
                          <pic:cNvPicPr/>
                        </pic:nvPicPr>
                        <pic:blipFill>
                          <a:blip r:embed="rId33"/>
                          <a:stretch>
                            <a:fillRect/>
                          </a:stretch>
                        </pic:blipFill>
                        <pic:spPr>
                          <a:xfrm>
                            <a:off x="3597224" y="0"/>
                            <a:ext cx="30480" cy="6096"/>
                          </a:xfrm>
                          <a:prstGeom prst="rect">
                            <a:avLst/>
                          </a:prstGeom>
                        </pic:spPr>
                      </pic:pic>
                      <pic:pic xmlns:pic="http://schemas.openxmlformats.org/drawingml/2006/picture">
                        <pic:nvPicPr>
                          <pic:cNvPr id="8372" name="Picture 8372"/>
                          <pic:cNvPicPr/>
                        </pic:nvPicPr>
                        <pic:blipFill>
                          <a:blip r:embed="rId33"/>
                          <a:stretch>
                            <a:fillRect/>
                          </a:stretch>
                        </pic:blipFill>
                        <pic:spPr>
                          <a:xfrm>
                            <a:off x="3627704" y="0"/>
                            <a:ext cx="30480" cy="6096"/>
                          </a:xfrm>
                          <a:prstGeom prst="rect">
                            <a:avLst/>
                          </a:prstGeom>
                        </pic:spPr>
                      </pic:pic>
                      <pic:pic xmlns:pic="http://schemas.openxmlformats.org/drawingml/2006/picture">
                        <pic:nvPicPr>
                          <pic:cNvPr id="8374" name="Picture 8374"/>
                          <pic:cNvPicPr/>
                        </pic:nvPicPr>
                        <pic:blipFill>
                          <a:blip r:embed="rId33"/>
                          <a:stretch>
                            <a:fillRect/>
                          </a:stretch>
                        </pic:blipFill>
                        <pic:spPr>
                          <a:xfrm>
                            <a:off x="3658184" y="0"/>
                            <a:ext cx="30480" cy="6096"/>
                          </a:xfrm>
                          <a:prstGeom prst="rect">
                            <a:avLst/>
                          </a:prstGeom>
                        </pic:spPr>
                      </pic:pic>
                      <pic:pic xmlns:pic="http://schemas.openxmlformats.org/drawingml/2006/picture">
                        <pic:nvPicPr>
                          <pic:cNvPr id="8376" name="Picture 8376"/>
                          <pic:cNvPicPr/>
                        </pic:nvPicPr>
                        <pic:blipFill>
                          <a:blip r:embed="rId33"/>
                          <a:stretch>
                            <a:fillRect/>
                          </a:stretch>
                        </pic:blipFill>
                        <pic:spPr>
                          <a:xfrm>
                            <a:off x="3688665" y="0"/>
                            <a:ext cx="30480" cy="6096"/>
                          </a:xfrm>
                          <a:prstGeom prst="rect">
                            <a:avLst/>
                          </a:prstGeom>
                        </pic:spPr>
                      </pic:pic>
                      <pic:pic xmlns:pic="http://schemas.openxmlformats.org/drawingml/2006/picture">
                        <pic:nvPicPr>
                          <pic:cNvPr id="8378" name="Picture 8378"/>
                          <pic:cNvPicPr/>
                        </pic:nvPicPr>
                        <pic:blipFill>
                          <a:blip r:embed="rId33"/>
                          <a:stretch>
                            <a:fillRect/>
                          </a:stretch>
                        </pic:blipFill>
                        <pic:spPr>
                          <a:xfrm>
                            <a:off x="3719144" y="0"/>
                            <a:ext cx="30480" cy="6096"/>
                          </a:xfrm>
                          <a:prstGeom prst="rect">
                            <a:avLst/>
                          </a:prstGeom>
                        </pic:spPr>
                      </pic:pic>
                      <pic:pic xmlns:pic="http://schemas.openxmlformats.org/drawingml/2006/picture">
                        <pic:nvPicPr>
                          <pic:cNvPr id="8380" name="Picture 8380"/>
                          <pic:cNvPicPr/>
                        </pic:nvPicPr>
                        <pic:blipFill>
                          <a:blip r:embed="rId33"/>
                          <a:stretch>
                            <a:fillRect/>
                          </a:stretch>
                        </pic:blipFill>
                        <pic:spPr>
                          <a:xfrm>
                            <a:off x="3749624" y="0"/>
                            <a:ext cx="30480" cy="6096"/>
                          </a:xfrm>
                          <a:prstGeom prst="rect">
                            <a:avLst/>
                          </a:prstGeom>
                        </pic:spPr>
                      </pic:pic>
                      <pic:pic xmlns:pic="http://schemas.openxmlformats.org/drawingml/2006/picture">
                        <pic:nvPicPr>
                          <pic:cNvPr id="8382" name="Picture 8382"/>
                          <pic:cNvPicPr/>
                        </pic:nvPicPr>
                        <pic:blipFill>
                          <a:blip r:embed="rId33"/>
                          <a:stretch>
                            <a:fillRect/>
                          </a:stretch>
                        </pic:blipFill>
                        <pic:spPr>
                          <a:xfrm>
                            <a:off x="3780104" y="0"/>
                            <a:ext cx="30480" cy="6096"/>
                          </a:xfrm>
                          <a:prstGeom prst="rect">
                            <a:avLst/>
                          </a:prstGeom>
                        </pic:spPr>
                      </pic:pic>
                      <pic:pic xmlns:pic="http://schemas.openxmlformats.org/drawingml/2006/picture">
                        <pic:nvPicPr>
                          <pic:cNvPr id="8384" name="Picture 8384"/>
                          <pic:cNvPicPr/>
                        </pic:nvPicPr>
                        <pic:blipFill>
                          <a:blip r:embed="rId33"/>
                          <a:stretch>
                            <a:fillRect/>
                          </a:stretch>
                        </pic:blipFill>
                        <pic:spPr>
                          <a:xfrm>
                            <a:off x="3810584" y="0"/>
                            <a:ext cx="30480" cy="6096"/>
                          </a:xfrm>
                          <a:prstGeom prst="rect">
                            <a:avLst/>
                          </a:prstGeom>
                        </pic:spPr>
                      </pic:pic>
                      <pic:pic xmlns:pic="http://schemas.openxmlformats.org/drawingml/2006/picture">
                        <pic:nvPicPr>
                          <pic:cNvPr id="8386" name="Picture 8386"/>
                          <pic:cNvPicPr/>
                        </pic:nvPicPr>
                        <pic:blipFill>
                          <a:blip r:embed="rId33"/>
                          <a:stretch>
                            <a:fillRect/>
                          </a:stretch>
                        </pic:blipFill>
                        <pic:spPr>
                          <a:xfrm>
                            <a:off x="3841065" y="0"/>
                            <a:ext cx="30480" cy="6096"/>
                          </a:xfrm>
                          <a:prstGeom prst="rect">
                            <a:avLst/>
                          </a:prstGeom>
                        </pic:spPr>
                      </pic:pic>
                      <pic:pic xmlns:pic="http://schemas.openxmlformats.org/drawingml/2006/picture">
                        <pic:nvPicPr>
                          <pic:cNvPr id="8388" name="Picture 8388"/>
                          <pic:cNvPicPr/>
                        </pic:nvPicPr>
                        <pic:blipFill>
                          <a:blip r:embed="rId33"/>
                          <a:stretch>
                            <a:fillRect/>
                          </a:stretch>
                        </pic:blipFill>
                        <pic:spPr>
                          <a:xfrm>
                            <a:off x="3871544" y="0"/>
                            <a:ext cx="30480" cy="6096"/>
                          </a:xfrm>
                          <a:prstGeom prst="rect">
                            <a:avLst/>
                          </a:prstGeom>
                        </pic:spPr>
                      </pic:pic>
                      <pic:pic xmlns:pic="http://schemas.openxmlformats.org/drawingml/2006/picture">
                        <pic:nvPicPr>
                          <pic:cNvPr id="8390" name="Picture 8390"/>
                          <pic:cNvPicPr/>
                        </pic:nvPicPr>
                        <pic:blipFill>
                          <a:blip r:embed="rId33"/>
                          <a:stretch>
                            <a:fillRect/>
                          </a:stretch>
                        </pic:blipFill>
                        <pic:spPr>
                          <a:xfrm>
                            <a:off x="3902024" y="0"/>
                            <a:ext cx="30480" cy="6096"/>
                          </a:xfrm>
                          <a:prstGeom prst="rect">
                            <a:avLst/>
                          </a:prstGeom>
                        </pic:spPr>
                      </pic:pic>
                      <pic:pic xmlns:pic="http://schemas.openxmlformats.org/drawingml/2006/picture">
                        <pic:nvPicPr>
                          <pic:cNvPr id="8392" name="Picture 8392"/>
                          <pic:cNvPicPr/>
                        </pic:nvPicPr>
                        <pic:blipFill>
                          <a:blip r:embed="rId33"/>
                          <a:stretch>
                            <a:fillRect/>
                          </a:stretch>
                        </pic:blipFill>
                        <pic:spPr>
                          <a:xfrm>
                            <a:off x="3932504" y="0"/>
                            <a:ext cx="30480" cy="6096"/>
                          </a:xfrm>
                          <a:prstGeom prst="rect">
                            <a:avLst/>
                          </a:prstGeom>
                        </pic:spPr>
                      </pic:pic>
                      <pic:pic xmlns:pic="http://schemas.openxmlformats.org/drawingml/2006/picture">
                        <pic:nvPicPr>
                          <pic:cNvPr id="8394" name="Picture 8394"/>
                          <pic:cNvPicPr/>
                        </pic:nvPicPr>
                        <pic:blipFill>
                          <a:blip r:embed="rId33"/>
                          <a:stretch>
                            <a:fillRect/>
                          </a:stretch>
                        </pic:blipFill>
                        <pic:spPr>
                          <a:xfrm>
                            <a:off x="3962984" y="0"/>
                            <a:ext cx="30481" cy="6096"/>
                          </a:xfrm>
                          <a:prstGeom prst="rect">
                            <a:avLst/>
                          </a:prstGeom>
                        </pic:spPr>
                      </pic:pic>
                      <pic:pic xmlns:pic="http://schemas.openxmlformats.org/drawingml/2006/picture">
                        <pic:nvPicPr>
                          <pic:cNvPr id="8396" name="Picture 8396"/>
                          <pic:cNvPicPr/>
                        </pic:nvPicPr>
                        <pic:blipFill>
                          <a:blip r:embed="rId33"/>
                          <a:stretch>
                            <a:fillRect/>
                          </a:stretch>
                        </pic:blipFill>
                        <pic:spPr>
                          <a:xfrm>
                            <a:off x="3993465" y="0"/>
                            <a:ext cx="30480" cy="6096"/>
                          </a:xfrm>
                          <a:prstGeom prst="rect">
                            <a:avLst/>
                          </a:prstGeom>
                        </pic:spPr>
                      </pic:pic>
                      <pic:pic xmlns:pic="http://schemas.openxmlformats.org/drawingml/2006/picture">
                        <pic:nvPicPr>
                          <pic:cNvPr id="8398" name="Picture 8398"/>
                          <pic:cNvPicPr/>
                        </pic:nvPicPr>
                        <pic:blipFill>
                          <a:blip r:embed="rId33"/>
                          <a:stretch>
                            <a:fillRect/>
                          </a:stretch>
                        </pic:blipFill>
                        <pic:spPr>
                          <a:xfrm>
                            <a:off x="4023944" y="0"/>
                            <a:ext cx="30480" cy="6096"/>
                          </a:xfrm>
                          <a:prstGeom prst="rect">
                            <a:avLst/>
                          </a:prstGeom>
                        </pic:spPr>
                      </pic:pic>
                      <pic:pic xmlns:pic="http://schemas.openxmlformats.org/drawingml/2006/picture">
                        <pic:nvPicPr>
                          <pic:cNvPr id="8400" name="Picture 8400"/>
                          <pic:cNvPicPr/>
                        </pic:nvPicPr>
                        <pic:blipFill>
                          <a:blip r:embed="rId33"/>
                          <a:stretch>
                            <a:fillRect/>
                          </a:stretch>
                        </pic:blipFill>
                        <pic:spPr>
                          <a:xfrm>
                            <a:off x="4054424" y="0"/>
                            <a:ext cx="30480" cy="6096"/>
                          </a:xfrm>
                          <a:prstGeom prst="rect">
                            <a:avLst/>
                          </a:prstGeom>
                        </pic:spPr>
                      </pic:pic>
                      <pic:pic xmlns:pic="http://schemas.openxmlformats.org/drawingml/2006/picture">
                        <pic:nvPicPr>
                          <pic:cNvPr id="8402" name="Picture 8402"/>
                          <pic:cNvPicPr/>
                        </pic:nvPicPr>
                        <pic:blipFill>
                          <a:blip r:embed="rId33"/>
                          <a:stretch>
                            <a:fillRect/>
                          </a:stretch>
                        </pic:blipFill>
                        <pic:spPr>
                          <a:xfrm>
                            <a:off x="4084904" y="0"/>
                            <a:ext cx="30480" cy="6096"/>
                          </a:xfrm>
                          <a:prstGeom prst="rect">
                            <a:avLst/>
                          </a:prstGeom>
                        </pic:spPr>
                      </pic:pic>
                      <pic:pic xmlns:pic="http://schemas.openxmlformats.org/drawingml/2006/picture">
                        <pic:nvPicPr>
                          <pic:cNvPr id="8404" name="Picture 8404"/>
                          <pic:cNvPicPr/>
                        </pic:nvPicPr>
                        <pic:blipFill>
                          <a:blip r:embed="rId33"/>
                          <a:stretch>
                            <a:fillRect/>
                          </a:stretch>
                        </pic:blipFill>
                        <pic:spPr>
                          <a:xfrm>
                            <a:off x="4115384" y="0"/>
                            <a:ext cx="30480" cy="6096"/>
                          </a:xfrm>
                          <a:prstGeom prst="rect">
                            <a:avLst/>
                          </a:prstGeom>
                        </pic:spPr>
                      </pic:pic>
                      <pic:pic xmlns:pic="http://schemas.openxmlformats.org/drawingml/2006/picture">
                        <pic:nvPicPr>
                          <pic:cNvPr id="8406" name="Picture 8406"/>
                          <pic:cNvPicPr/>
                        </pic:nvPicPr>
                        <pic:blipFill>
                          <a:blip r:embed="rId33"/>
                          <a:stretch>
                            <a:fillRect/>
                          </a:stretch>
                        </pic:blipFill>
                        <pic:spPr>
                          <a:xfrm>
                            <a:off x="4145865" y="0"/>
                            <a:ext cx="30480" cy="6096"/>
                          </a:xfrm>
                          <a:prstGeom prst="rect">
                            <a:avLst/>
                          </a:prstGeom>
                        </pic:spPr>
                      </pic:pic>
                      <pic:pic xmlns:pic="http://schemas.openxmlformats.org/drawingml/2006/picture">
                        <pic:nvPicPr>
                          <pic:cNvPr id="8408" name="Picture 8408"/>
                          <pic:cNvPicPr/>
                        </pic:nvPicPr>
                        <pic:blipFill>
                          <a:blip r:embed="rId33"/>
                          <a:stretch>
                            <a:fillRect/>
                          </a:stretch>
                        </pic:blipFill>
                        <pic:spPr>
                          <a:xfrm>
                            <a:off x="4176344" y="0"/>
                            <a:ext cx="30480" cy="6096"/>
                          </a:xfrm>
                          <a:prstGeom prst="rect">
                            <a:avLst/>
                          </a:prstGeom>
                        </pic:spPr>
                      </pic:pic>
                      <pic:pic xmlns:pic="http://schemas.openxmlformats.org/drawingml/2006/picture">
                        <pic:nvPicPr>
                          <pic:cNvPr id="8410" name="Picture 8410"/>
                          <pic:cNvPicPr/>
                        </pic:nvPicPr>
                        <pic:blipFill>
                          <a:blip r:embed="rId33"/>
                          <a:stretch>
                            <a:fillRect/>
                          </a:stretch>
                        </pic:blipFill>
                        <pic:spPr>
                          <a:xfrm>
                            <a:off x="4206824" y="0"/>
                            <a:ext cx="30480" cy="6096"/>
                          </a:xfrm>
                          <a:prstGeom prst="rect">
                            <a:avLst/>
                          </a:prstGeom>
                        </pic:spPr>
                      </pic:pic>
                      <pic:pic xmlns:pic="http://schemas.openxmlformats.org/drawingml/2006/picture">
                        <pic:nvPicPr>
                          <pic:cNvPr id="8412" name="Picture 8412"/>
                          <pic:cNvPicPr/>
                        </pic:nvPicPr>
                        <pic:blipFill>
                          <a:blip r:embed="rId33"/>
                          <a:stretch>
                            <a:fillRect/>
                          </a:stretch>
                        </pic:blipFill>
                        <pic:spPr>
                          <a:xfrm>
                            <a:off x="4237304" y="0"/>
                            <a:ext cx="30480" cy="6096"/>
                          </a:xfrm>
                          <a:prstGeom prst="rect">
                            <a:avLst/>
                          </a:prstGeom>
                        </pic:spPr>
                      </pic:pic>
                      <pic:pic xmlns:pic="http://schemas.openxmlformats.org/drawingml/2006/picture">
                        <pic:nvPicPr>
                          <pic:cNvPr id="8414" name="Picture 8414"/>
                          <pic:cNvPicPr/>
                        </pic:nvPicPr>
                        <pic:blipFill>
                          <a:blip r:embed="rId33"/>
                          <a:stretch>
                            <a:fillRect/>
                          </a:stretch>
                        </pic:blipFill>
                        <pic:spPr>
                          <a:xfrm>
                            <a:off x="4267784" y="0"/>
                            <a:ext cx="30480" cy="6096"/>
                          </a:xfrm>
                          <a:prstGeom prst="rect">
                            <a:avLst/>
                          </a:prstGeom>
                        </pic:spPr>
                      </pic:pic>
                      <pic:pic xmlns:pic="http://schemas.openxmlformats.org/drawingml/2006/picture">
                        <pic:nvPicPr>
                          <pic:cNvPr id="8416" name="Picture 8416"/>
                          <pic:cNvPicPr/>
                        </pic:nvPicPr>
                        <pic:blipFill>
                          <a:blip r:embed="rId33"/>
                          <a:stretch>
                            <a:fillRect/>
                          </a:stretch>
                        </pic:blipFill>
                        <pic:spPr>
                          <a:xfrm>
                            <a:off x="4298265" y="0"/>
                            <a:ext cx="30480" cy="6096"/>
                          </a:xfrm>
                          <a:prstGeom prst="rect">
                            <a:avLst/>
                          </a:prstGeom>
                        </pic:spPr>
                      </pic:pic>
                      <pic:pic xmlns:pic="http://schemas.openxmlformats.org/drawingml/2006/picture">
                        <pic:nvPicPr>
                          <pic:cNvPr id="8418" name="Picture 8418"/>
                          <pic:cNvPicPr/>
                        </pic:nvPicPr>
                        <pic:blipFill>
                          <a:blip r:embed="rId33"/>
                          <a:stretch>
                            <a:fillRect/>
                          </a:stretch>
                        </pic:blipFill>
                        <pic:spPr>
                          <a:xfrm>
                            <a:off x="4328745" y="0"/>
                            <a:ext cx="30480" cy="6096"/>
                          </a:xfrm>
                          <a:prstGeom prst="rect">
                            <a:avLst/>
                          </a:prstGeom>
                        </pic:spPr>
                      </pic:pic>
                      <pic:pic xmlns:pic="http://schemas.openxmlformats.org/drawingml/2006/picture">
                        <pic:nvPicPr>
                          <pic:cNvPr id="8420" name="Picture 8420"/>
                          <pic:cNvPicPr/>
                        </pic:nvPicPr>
                        <pic:blipFill>
                          <a:blip r:embed="rId33"/>
                          <a:stretch>
                            <a:fillRect/>
                          </a:stretch>
                        </pic:blipFill>
                        <pic:spPr>
                          <a:xfrm>
                            <a:off x="4359224" y="0"/>
                            <a:ext cx="30480" cy="6096"/>
                          </a:xfrm>
                          <a:prstGeom prst="rect">
                            <a:avLst/>
                          </a:prstGeom>
                        </pic:spPr>
                      </pic:pic>
                      <pic:pic xmlns:pic="http://schemas.openxmlformats.org/drawingml/2006/picture">
                        <pic:nvPicPr>
                          <pic:cNvPr id="8422" name="Picture 8422"/>
                          <pic:cNvPicPr/>
                        </pic:nvPicPr>
                        <pic:blipFill>
                          <a:blip r:embed="rId33"/>
                          <a:stretch>
                            <a:fillRect/>
                          </a:stretch>
                        </pic:blipFill>
                        <pic:spPr>
                          <a:xfrm>
                            <a:off x="4389704" y="0"/>
                            <a:ext cx="30785" cy="6096"/>
                          </a:xfrm>
                          <a:prstGeom prst="rect">
                            <a:avLst/>
                          </a:prstGeom>
                        </pic:spPr>
                      </pic:pic>
                      <pic:pic xmlns:pic="http://schemas.openxmlformats.org/drawingml/2006/picture">
                        <pic:nvPicPr>
                          <pic:cNvPr id="8424" name="Picture 8424"/>
                          <pic:cNvPicPr/>
                        </pic:nvPicPr>
                        <pic:blipFill>
                          <a:blip r:embed="rId33"/>
                          <a:stretch>
                            <a:fillRect/>
                          </a:stretch>
                        </pic:blipFill>
                        <pic:spPr>
                          <a:xfrm>
                            <a:off x="4420565" y="0"/>
                            <a:ext cx="30480" cy="6096"/>
                          </a:xfrm>
                          <a:prstGeom prst="rect">
                            <a:avLst/>
                          </a:prstGeom>
                        </pic:spPr>
                      </pic:pic>
                      <pic:pic xmlns:pic="http://schemas.openxmlformats.org/drawingml/2006/picture">
                        <pic:nvPicPr>
                          <pic:cNvPr id="8426" name="Picture 8426"/>
                          <pic:cNvPicPr/>
                        </pic:nvPicPr>
                        <pic:blipFill>
                          <a:blip r:embed="rId33"/>
                          <a:stretch>
                            <a:fillRect/>
                          </a:stretch>
                        </pic:blipFill>
                        <pic:spPr>
                          <a:xfrm>
                            <a:off x="4451046" y="0"/>
                            <a:ext cx="30480" cy="6096"/>
                          </a:xfrm>
                          <a:prstGeom prst="rect">
                            <a:avLst/>
                          </a:prstGeom>
                        </pic:spPr>
                      </pic:pic>
                      <pic:pic xmlns:pic="http://schemas.openxmlformats.org/drawingml/2006/picture">
                        <pic:nvPicPr>
                          <pic:cNvPr id="8428" name="Picture 8428"/>
                          <pic:cNvPicPr/>
                        </pic:nvPicPr>
                        <pic:blipFill>
                          <a:blip r:embed="rId33"/>
                          <a:stretch>
                            <a:fillRect/>
                          </a:stretch>
                        </pic:blipFill>
                        <pic:spPr>
                          <a:xfrm>
                            <a:off x="4481526" y="0"/>
                            <a:ext cx="30480" cy="6096"/>
                          </a:xfrm>
                          <a:prstGeom prst="rect">
                            <a:avLst/>
                          </a:prstGeom>
                        </pic:spPr>
                      </pic:pic>
                      <pic:pic xmlns:pic="http://schemas.openxmlformats.org/drawingml/2006/picture">
                        <pic:nvPicPr>
                          <pic:cNvPr id="8430" name="Picture 8430"/>
                          <pic:cNvPicPr/>
                        </pic:nvPicPr>
                        <pic:blipFill>
                          <a:blip r:embed="rId33"/>
                          <a:stretch>
                            <a:fillRect/>
                          </a:stretch>
                        </pic:blipFill>
                        <pic:spPr>
                          <a:xfrm>
                            <a:off x="4512005" y="0"/>
                            <a:ext cx="30480" cy="6096"/>
                          </a:xfrm>
                          <a:prstGeom prst="rect">
                            <a:avLst/>
                          </a:prstGeom>
                        </pic:spPr>
                      </pic:pic>
                      <pic:pic xmlns:pic="http://schemas.openxmlformats.org/drawingml/2006/picture">
                        <pic:nvPicPr>
                          <pic:cNvPr id="8432" name="Picture 8432"/>
                          <pic:cNvPicPr/>
                        </pic:nvPicPr>
                        <pic:blipFill>
                          <a:blip r:embed="rId33"/>
                          <a:stretch>
                            <a:fillRect/>
                          </a:stretch>
                        </pic:blipFill>
                        <pic:spPr>
                          <a:xfrm>
                            <a:off x="4542485" y="0"/>
                            <a:ext cx="30480" cy="6096"/>
                          </a:xfrm>
                          <a:prstGeom prst="rect">
                            <a:avLst/>
                          </a:prstGeom>
                        </pic:spPr>
                      </pic:pic>
                      <pic:pic xmlns:pic="http://schemas.openxmlformats.org/drawingml/2006/picture">
                        <pic:nvPicPr>
                          <pic:cNvPr id="8434" name="Picture 8434"/>
                          <pic:cNvPicPr/>
                        </pic:nvPicPr>
                        <pic:blipFill>
                          <a:blip r:embed="rId33"/>
                          <a:stretch>
                            <a:fillRect/>
                          </a:stretch>
                        </pic:blipFill>
                        <pic:spPr>
                          <a:xfrm>
                            <a:off x="4572965" y="0"/>
                            <a:ext cx="30480" cy="6096"/>
                          </a:xfrm>
                          <a:prstGeom prst="rect">
                            <a:avLst/>
                          </a:prstGeom>
                        </pic:spPr>
                      </pic:pic>
                      <pic:pic xmlns:pic="http://schemas.openxmlformats.org/drawingml/2006/picture">
                        <pic:nvPicPr>
                          <pic:cNvPr id="8436" name="Picture 8436"/>
                          <pic:cNvPicPr/>
                        </pic:nvPicPr>
                        <pic:blipFill>
                          <a:blip r:embed="rId33"/>
                          <a:stretch>
                            <a:fillRect/>
                          </a:stretch>
                        </pic:blipFill>
                        <pic:spPr>
                          <a:xfrm>
                            <a:off x="4603446" y="0"/>
                            <a:ext cx="30480" cy="6096"/>
                          </a:xfrm>
                          <a:prstGeom prst="rect">
                            <a:avLst/>
                          </a:prstGeom>
                        </pic:spPr>
                      </pic:pic>
                      <pic:pic xmlns:pic="http://schemas.openxmlformats.org/drawingml/2006/picture">
                        <pic:nvPicPr>
                          <pic:cNvPr id="8438" name="Picture 8438"/>
                          <pic:cNvPicPr/>
                        </pic:nvPicPr>
                        <pic:blipFill>
                          <a:blip r:embed="rId33"/>
                          <a:stretch>
                            <a:fillRect/>
                          </a:stretch>
                        </pic:blipFill>
                        <pic:spPr>
                          <a:xfrm>
                            <a:off x="4633926" y="0"/>
                            <a:ext cx="30480" cy="6096"/>
                          </a:xfrm>
                          <a:prstGeom prst="rect">
                            <a:avLst/>
                          </a:prstGeom>
                        </pic:spPr>
                      </pic:pic>
                      <pic:pic xmlns:pic="http://schemas.openxmlformats.org/drawingml/2006/picture">
                        <pic:nvPicPr>
                          <pic:cNvPr id="8440" name="Picture 8440"/>
                          <pic:cNvPicPr/>
                        </pic:nvPicPr>
                        <pic:blipFill>
                          <a:blip r:embed="rId33"/>
                          <a:stretch>
                            <a:fillRect/>
                          </a:stretch>
                        </pic:blipFill>
                        <pic:spPr>
                          <a:xfrm>
                            <a:off x="4664405" y="0"/>
                            <a:ext cx="30480" cy="6096"/>
                          </a:xfrm>
                          <a:prstGeom prst="rect">
                            <a:avLst/>
                          </a:prstGeom>
                        </pic:spPr>
                      </pic:pic>
                      <pic:pic xmlns:pic="http://schemas.openxmlformats.org/drawingml/2006/picture">
                        <pic:nvPicPr>
                          <pic:cNvPr id="8442" name="Picture 8442"/>
                          <pic:cNvPicPr/>
                        </pic:nvPicPr>
                        <pic:blipFill>
                          <a:blip r:embed="rId33"/>
                          <a:stretch>
                            <a:fillRect/>
                          </a:stretch>
                        </pic:blipFill>
                        <pic:spPr>
                          <a:xfrm>
                            <a:off x="4694885" y="0"/>
                            <a:ext cx="30480" cy="6096"/>
                          </a:xfrm>
                          <a:prstGeom prst="rect">
                            <a:avLst/>
                          </a:prstGeom>
                        </pic:spPr>
                      </pic:pic>
                      <pic:pic xmlns:pic="http://schemas.openxmlformats.org/drawingml/2006/picture">
                        <pic:nvPicPr>
                          <pic:cNvPr id="8444" name="Picture 8444"/>
                          <pic:cNvPicPr/>
                        </pic:nvPicPr>
                        <pic:blipFill>
                          <a:blip r:embed="rId33"/>
                          <a:stretch>
                            <a:fillRect/>
                          </a:stretch>
                        </pic:blipFill>
                        <pic:spPr>
                          <a:xfrm>
                            <a:off x="4725365" y="0"/>
                            <a:ext cx="30480" cy="6096"/>
                          </a:xfrm>
                          <a:prstGeom prst="rect">
                            <a:avLst/>
                          </a:prstGeom>
                        </pic:spPr>
                      </pic:pic>
                      <pic:pic xmlns:pic="http://schemas.openxmlformats.org/drawingml/2006/picture">
                        <pic:nvPicPr>
                          <pic:cNvPr id="8446" name="Picture 8446"/>
                          <pic:cNvPicPr/>
                        </pic:nvPicPr>
                        <pic:blipFill>
                          <a:blip r:embed="rId33"/>
                          <a:stretch>
                            <a:fillRect/>
                          </a:stretch>
                        </pic:blipFill>
                        <pic:spPr>
                          <a:xfrm>
                            <a:off x="4755846" y="0"/>
                            <a:ext cx="30480" cy="6096"/>
                          </a:xfrm>
                          <a:prstGeom prst="rect">
                            <a:avLst/>
                          </a:prstGeom>
                        </pic:spPr>
                      </pic:pic>
                      <pic:pic xmlns:pic="http://schemas.openxmlformats.org/drawingml/2006/picture">
                        <pic:nvPicPr>
                          <pic:cNvPr id="8448" name="Picture 8448"/>
                          <pic:cNvPicPr/>
                        </pic:nvPicPr>
                        <pic:blipFill>
                          <a:blip r:embed="rId33"/>
                          <a:stretch>
                            <a:fillRect/>
                          </a:stretch>
                        </pic:blipFill>
                        <pic:spPr>
                          <a:xfrm>
                            <a:off x="4786326" y="0"/>
                            <a:ext cx="30480" cy="6096"/>
                          </a:xfrm>
                          <a:prstGeom prst="rect">
                            <a:avLst/>
                          </a:prstGeom>
                        </pic:spPr>
                      </pic:pic>
                      <pic:pic xmlns:pic="http://schemas.openxmlformats.org/drawingml/2006/picture">
                        <pic:nvPicPr>
                          <pic:cNvPr id="8450" name="Picture 8450"/>
                          <pic:cNvPicPr/>
                        </pic:nvPicPr>
                        <pic:blipFill>
                          <a:blip r:embed="rId33"/>
                          <a:stretch>
                            <a:fillRect/>
                          </a:stretch>
                        </pic:blipFill>
                        <pic:spPr>
                          <a:xfrm>
                            <a:off x="4816805" y="0"/>
                            <a:ext cx="30480" cy="6096"/>
                          </a:xfrm>
                          <a:prstGeom prst="rect">
                            <a:avLst/>
                          </a:prstGeom>
                        </pic:spPr>
                      </pic:pic>
                      <pic:pic xmlns:pic="http://schemas.openxmlformats.org/drawingml/2006/picture">
                        <pic:nvPicPr>
                          <pic:cNvPr id="8452" name="Picture 8452"/>
                          <pic:cNvPicPr/>
                        </pic:nvPicPr>
                        <pic:blipFill>
                          <a:blip r:embed="rId33"/>
                          <a:stretch>
                            <a:fillRect/>
                          </a:stretch>
                        </pic:blipFill>
                        <pic:spPr>
                          <a:xfrm>
                            <a:off x="4847285" y="0"/>
                            <a:ext cx="30480" cy="6096"/>
                          </a:xfrm>
                          <a:prstGeom prst="rect">
                            <a:avLst/>
                          </a:prstGeom>
                        </pic:spPr>
                      </pic:pic>
                      <pic:pic xmlns:pic="http://schemas.openxmlformats.org/drawingml/2006/picture">
                        <pic:nvPicPr>
                          <pic:cNvPr id="8454" name="Picture 8454"/>
                          <pic:cNvPicPr/>
                        </pic:nvPicPr>
                        <pic:blipFill>
                          <a:blip r:embed="rId33"/>
                          <a:stretch>
                            <a:fillRect/>
                          </a:stretch>
                        </pic:blipFill>
                        <pic:spPr>
                          <a:xfrm>
                            <a:off x="4877765" y="0"/>
                            <a:ext cx="30480" cy="6096"/>
                          </a:xfrm>
                          <a:prstGeom prst="rect">
                            <a:avLst/>
                          </a:prstGeom>
                        </pic:spPr>
                      </pic:pic>
                      <pic:pic xmlns:pic="http://schemas.openxmlformats.org/drawingml/2006/picture">
                        <pic:nvPicPr>
                          <pic:cNvPr id="8456" name="Picture 8456"/>
                          <pic:cNvPicPr/>
                        </pic:nvPicPr>
                        <pic:blipFill>
                          <a:blip r:embed="rId33"/>
                          <a:stretch>
                            <a:fillRect/>
                          </a:stretch>
                        </pic:blipFill>
                        <pic:spPr>
                          <a:xfrm>
                            <a:off x="4908246" y="0"/>
                            <a:ext cx="30480" cy="6096"/>
                          </a:xfrm>
                          <a:prstGeom prst="rect">
                            <a:avLst/>
                          </a:prstGeom>
                        </pic:spPr>
                      </pic:pic>
                      <pic:pic xmlns:pic="http://schemas.openxmlformats.org/drawingml/2006/picture">
                        <pic:nvPicPr>
                          <pic:cNvPr id="8458" name="Picture 8458"/>
                          <pic:cNvPicPr/>
                        </pic:nvPicPr>
                        <pic:blipFill>
                          <a:blip r:embed="rId33"/>
                          <a:stretch>
                            <a:fillRect/>
                          </a:stretch>
                        </pic:blipFill>
                        <pic:spPr>
                          <a:xfrm>
                            <a:off x="4938726" y="0"/>
                            <a:ext cx="30480" cy="6096"/>
                          </a:xfrm>
                          <a:prstGeom prst="rect">
                            <a:avLst/>
                          </a:prstGeom>
                        </pic:spPr>
                      </pic:pic>
                      <pic:pic xmlns:pic="http://schemas.openxmlformats.org/drawingml/2006/picture">
                        <pic:nvPicPr>
                          <pic:cNvPr id="8460" name="Picture 8460"/>
                          <pic:cNvPicPr/>
                        </pic:nvPicPr>
                        <pic:blipFill>
                          <a:blip r:embed="rId33"/>
                          <a:stretch>
                            <a:fillRect/>
                          </a:stretch>
                        </pic:blipFill>
                        <pic:spPr>
                          <a:xfrm>
                            <a:off x="4969205" y="0"/>
                            <a:ext cx="30480" cy="6096"/>
                          </a:xfrm>
                          <a:prstGeom prst="rect">
                            <a:avLst/>
                          </a:prstGeom>
                        </pic:spPr>
                      </pic:pic>
                      <pic:pic xmlns:pic="http://schemas.openxmlformats.org/drawingml/2006/picture">
                        <pic:nvPicPr>
                          <pic:cNvPr id="8462" name="Picture 8462"/>
                          <pic:cNvPicPr/>
                        </pic:nvPicPr>
                        <pic:blipFill>
                          <a:blip r:embed="rId33"/>
                          <a:stretch>
                            <a:fillRect/>
                          </a:stretch>
                        </pic:blipFill>
                        <pic:spPr>
                          <a:xfrm>
                            <a:off x="4999685" y="0"/>
                            <a:ext cx="30480" cy="6096"/>
                          </a:xfrm>
                          <a:prstGeom prst="rect">
                            <a:avLst/>
                          </a:prstGeom>
                        </pic:spPr>
                      </pic:pic>
                      <pic:pic xmlns:pic="http://schemas.openxmlformats.org/drawingml/2006/picture">
                        <pic:nvPicPr>
                          <pic:cNvPr id="8464" name="Picture 8464"/>
                          <pic:cNvPicPr/>
                        </pic:nvPicPr>
                        <pic:blipFill>
                          <a:blip r:embed="rId33"/>
                          <a:stretch>
                            <a:fillRect/>
                          </a:stretch>
                        </pic:blipFill>
                        <pic:spPr>
                          <a:xfrm>
                            <a:off x="5030165" y="0"/>
                            <a:ext cx="30480" cy="6096"/>
                          </a:xfrm>
                          <a:prstGeom prst="rect">
                            <a:avLst/>
                          </a:prstGeom>
                        </pic:spPr>
                      </pic:pic>
                      <pic:pic xmlns:pic="http://schemas.openxmlformats.org/drawingml/2006/picture">
                        <pic:nvPicPr>
                          <pic:cNvPr id="8466" name="Picture 8466"/>
                          <pic:cNvPicPr/>
                        </pic:nvPicPr>
                        <pic:blipFill>
                          <a:blip r:embed="rId33"/>
                          <a:stretch>
                            <a:fillRect/>
                          </a:stretch>
                        </pic:blipFill>
                        <pic:spPr>
                          <a:xfrm>
                            <a:off x="5060646" y="0"/>
                            <a:ext cx="30480" cy="6096"/>
                          </a:xfrm>
                          <a:prstGeom prst="rect">
                            <a:avLst/>
                          </a:prstGeom>
                        </pic:spPr>
                      </pic:pic>
                      <pic:pic xmlns:pic="http://schemas.openxmlformats.org/drawingml/2006/picture">
                        <pic:nvPicPr>
                          <pic:cNvPr id="8468" name="Picture 8468"/>
                          <pic:cNvPicPr/>
                        </pic:nvPicPr>
                        <pic:blipFill>
                          <a:blip r:embed="rId33"/>
                          <a:stretch>
                            <a:fillRect/>
                          </a:stretch>
                        </pic:blipFill>
                        <pic:spPr>
                          <a:xfrm>
                            <a:off x="5091126" y="0"/>
                            <a:ext cx="30480" cy="6096"/>
                          </a:xfrm>
                          <a:prstGeom prst="rect">
                            <a:avLst/>
                          </a:prstGeom>
                        </pic:spPr>
                      </pic:pic>
                      <pic:pic xmlns:pic="http://schemas.openxmlformats.org/drawingml/2006/picture">
                        <pic:nvPicPr>
                          <pic:cNvPr id="8470" name="Picture 8470"/>
                          <pic:cNvPicPr/>
                        </pic:nvPicPr>
                        <pic:blipFill>
                          <a:blip r:embed="rId33"/>
                          <a:stretch>
                            <a:fillRect/>
                          </a:stretch>
                        </pic:blipFill>
                        <pic:spPr>
                          <a:xfrm>
                            <a:off x="5121605" y="0"/>
                            <a:ext cx="30480" cy="6096"/>
                          </a:xfrm>
                          <a:prstGeom prst="rect">
                            <a:avLst/>
                          </a:prstGeom>
                        </pic:spPr>
                      </pic:pic>
                      <pic:pic xmlns:pic="http://schemas.openxmlformats.org/drawingml/2006/picture">
                        <pic:nvPicPr>
                          <pic:cNvPr id="8472" name="Picture 8472"/>
                          <pic:cNvPicPr/>
                        </pic:nvPicPr>
                        <pic:blipFill>
                          <a:blip r:embed="rId33"/>
                          <a:stretch>
                            <a:fillRect/>
                          </a:stretch>
                        </pic:blipFill>
                        <pic:spPr>
                          <a:xfrm>
                            <a:off x="5152085" y="0"/>
                            <a:ext cx="30480" cy="6096"/>
                          </a:xfrm>
                          <a:prstGeom prst="rect">
                            <a:avLst/>
                          </a:prstGeom>
                        </pic:spPr>
                      </pic:pic>
                      <pic:pic xmlns:pic="http://schemas.openxmlformats.org/drawingml/2006/picture">
                        <pic:nvPicPr>
                          <pic:cNvPr id="8474" name="Picture 8474"/>
                          <pic:cNvPicPr/>
                        </pic:nvPicPr>
                        <pic:blipFill>
                          <a:blip r:embed="rId33"/>
                          <a:stretch>
                            <a:fillRect/>
                          </a:stretch>
                        </pic:blipFill>
                        <pic:spPr>
                          <a:xfrm>
                            <a:off x="5182565" y="0"/>
                            <a:ext cx="30480" cy="6096"/>
                          </a:xfrm>
                          <a:prstGeom prst="rect">
                            <a:avLst/>
                          </a:prstGeom>
                        </pic:spPr>
                      </pic:pic>
                      <pic:pic xmlns:pic="http://schemas.openxmlformats.org/drawingml/2006/picture">
                        <pic:nvPicPr>
                          <pic:cNvPr id="8476" name="Picture 8476"/>
                          <pic:cNvPicPr/>
                        </pic:nvPicPr>
                        <pic:blipFill>
                          <a:blip r:embed="rId33"/>
                          <a:stretch>
                            <a:fillRect/>
                          </a:stretch>
                        </pic:blipFill>
                        <pic:spPr>
                          <a:xfrm>
                            <a:off x="5213046" y="0"/>
                            <a:ext cx="30480" cy="6096"/>
                          </a:xfrm>
                          <a:prstGeom prst="rect">
                            <a:avLst/>
                          </a:prstGeom>
                        </pic:spPr>
                      </pic:pic>
                      <pic:pic xmlns:pic="http://schemas.openxmlformats.org/drawingml/2006/picture">
                        <pic:nvPicPr>
                          <pic:cNvPr id="8478" name="Picture 8478"/>
                          <pic:cNvPicPr/>
                        </pic:nvPicPr>
                        <pic:blipFill>
                          <a:blip r:embed="rId33"/>
                          <a:stretch>
                            <a:fillRect/>
                          </a:stretch>
                        </pic:blipFill>
                        <pic:spPr>
                          <a:xfrm>
                            <a:off x="5243526" y="0"/>
                            <a:ext cx="30480" cy="6096"/>
                          </a:xfrm>
                          <a:prstGeom prst="rect">
                            <a:avLst/>
                          </a:prstGeom>
                        </pic:spPr>
                      </pic:pic>
                      <pic:pic xmlns:pic="http://schemas.openxmlformats.org/drawingml/2006/picture">
                        <pic:nvPicPr>
                          <pic:cNvPr id="8480" name="Picture 8480"/>
                          <pic:cNvPicPr/>
                        </pic:nvPicPr>
                        <pic:blipFill>
                          <a:blip r:embed="rId33"/>
                          <a:stretch>
                            <a:fillRect/>
                          </a:stretch>
                        </pic:blipFill>
                        <pic:spPr>
                          <a:xfrm>
                            <a:off x="5274005" y="0"/>
                            <a:ext cx="30480" cy="6096"/>
                          </a:xfrm>
                          <a:prstGeom prst="rect">
                            <a:avLst/>
                          </a:prstGeom>
                        </pic:spPr>
                      </pic:pic>
                      <pic:pic xmlns:pic="http://schemas.openxmlformats.org/drawingml/2006/picture">
                        <pic:nvPicPr>
                          <pic:cNvPr id="8482" name="Picture 8482"/>
                          <pic:cNvPicPr/>
                        </pic:nvPicPr>
                        <pic:blipFill>
                          <a:blip r:embed="rId33"/>
                          <a:stretch>
                            <a:fillRect/>
                          </a:stretch>
                        </pic:blipFill>
                        <pic:spPr>
                          <a:xfrm>
                            <a:off x="5304485" y="0"/>
                            <a:ext cx="30480" cy="6096"/>
                          </a:xfrm>
                          <a:prstGeom prst="rect">
                            <a:avLst/>
                          </a:prstGeom>
                        </pic:spPr>
                      </pic:pic>
                      <pic:pic xmlns:pic="http://schemas.openxmlformats.org/drawingml/2006/picture">
                        <pic:nvPicPr>
                          <pic:cNvPr id="8484" name="Picture 8484"/>
                          <pic:cNvPicPr/>
                        </pic:nvPicPr>
                        <pic:blipFill>
                          <a:blip r:embed="rId33"/>
                          <a:stretch>
                            <a:fillRect/>
                          </a:stretch>
                        </pic:blipFill>
                        <pic:spPr>
                          <a:xfrm>
                            <a:off x="5334965" y="0"/>
                            <a:ext cx="30480" cy="6096"/>
                          </a:xfrm>
                          <a:prstGeom prst="rect">
                            <a:avLst/>
                          </a:prstGeom>
                        </pic:spPr>
                      </pic:pic>
                      <pic:pic xmlns:pic="http://schemas.openxmlformats.org/drawingml/2006/picture">
                        <pic:nvPicPr>
                          <pic:cNvPr id="8486" name="Picture 8486"/>
                          <pic:cNvPicPr/>
                        </pic:nvPicPr>
                        <pic:blipFill>
                          <a:blip r:embed="rId33"/>
                          <a:stretch>
                            <a:fillRect/>
                          </a:stretch>
                        </pic:blipFill>
                        <pic:spPr>
                          <a:xfrm>
                            <a:off x="5365446" y="0"/>
                            <a:ext cx="30480" cy="6096"/>
                          </a:xfrm>
                          <a:prstGeom prst="rect">
                            <a:avLst/>
                          </a:prstGeom>
                        </pic:spPr>
                      </pic:pic>
                      <pic:pic xmlns:pic="http://schemas.openxmlformats.org/drawingml/2006/picture">
                        <pic:nvPicPr>
                          <pic:cNvPr id="8488" name="Picture 8488"/>
                          <pic:cNvPicPr/>
                        </pic:nvPicPr>
                        <pic:blipFill>
                          <a:blip r:embed="rId33"/>
                          <a:stretch>
                            <a:fillRect/>
                          </a:stretch>
                        </pic:blipFill>
                        <pic:spPr>
                          <a:xfrm>
                            <a:off x="5395926" y="0"/>
                            <a:ext cx="30480" cy="6096"/>
                          </a:xfrm>
                          <a:prstGeom prst="rect">
                            <a:avLst/>
                          </a:prstGeom>
                        </pic:spPr>
                      </pic:pic>
                      <pic:pic xmlns:pic="http://schemas.openxmlformats.org/drawingml/2006/picture">
                        <pic:nvPicPr>
                          <pic:cNvPr id="8490" name="Picture 8490"/>
                          <pic:cNvPicPr/>
                        </pic:nvPicPr>
                        <pic:blipFill>
                          <a:blip r:embed="rId33"/>
                          <a:stretch>
                            <a:fillRect/>
                          </a:stretch>
                        </pic:blipFill>
                        <pic:spPr>
                          <a:xfrm>
                            <a:off x="5426405" y="0"/>
                            <a:ext cx="30480" cy="6096"/>
                          </a:xfrm>
                          <a:prstGeom prst="rect">
                            <a:avLst/>
                          </a:prstGeom>
                        </pic:spPr>
                      </pic:pic>
                      <pic:pic xmlns:pic="http://schemas.openxmlformats.org/drawingml/2006/picture">
                        <pic:nvPicPr>
                          <pic:cNvPr id="8492" name="Picture 8492"/>
                          <pic:cNvPicPr/>
                        </pic:nvPicPr>
                        <pic:blipFill>
                          <a:blip r:embed="rId33"/>
                          <a:stretch>
                            <a:fillRect/>
                          </a:stretch>
                        </pic:blipFill>
                        <pic:spPr>
                          <a:xfrm>
                            <a:off x="5456885" y="0"/>
                            <a:ext cx="30480" cy="6096"/>
                          </a:xfrm>
                          <a:prstGeom prst="rect">
                            <a:avLst/>
                          </a:prstGeom>
                        </pic:spPr>
                      </pic:pic>
                      <pic:pic xmlns:pic="http://schemas.openxmlformats.org/drawingml/2006/picture">
                        <pic:nvPicPr>
                          <pic:cNvPr id="8494" name="Picture 8494"/>
                          <pic:cNvPicPr/>
                        </pic:nvPicPr>
                        <pic:blipFill>
                          <a:blip r:embed="rId33"/>
                          <a:stretch>
                            <a:fillRect/>
                          </a:stretch>
                        </pic:blipFill>
                        <pic:spPr>
                          <a:xfrm>
                            <a:off x="5487365" y="0"/>
                            <a:ext cx="30480" cy="6096"/>
                          </a:xfrm>
                          <a:prstGeom prst="rect">
                            <a:avLst/>
                          </a:prstGeom>
                        </pic:spPr>
                      </pic:pic>
                      <pic:pic xmlns:pic="http://schemas.openxmlformats.org/drawingml/2006/picture">
                        <pic:nvPicPr>
                          <pic:cNvPr id="8496" name="Picture 8496"/>
                          <pic:cNvPicPr/>
                        </pic:nvPicPr>
                        <pic:blipFill>
                          <a:blip r:embed="rId33"/>
                          <a:stretch>
                            <a:fillRect/>
                          </a:stretch>
                        </pic:blipFill>
                        <pic:spPr>
                          <a:xfrm>
                            <a:off x="5517846" y="0"/>
                            <a:ext cx="30480" cy="6096"/>
                          </a:xfrm>
                          <a:prstGeom prst="rect">
                            <a:avLst/>
                          </a:prstGeom>
                        </pic:spPr>
                      </pic:pic>
                      <pic:pic xmlns:pic="http://schemas.openxmlformats.org/drawingml/2006/picture">
                        <pic:nvPicPr>
                          <pic:cNvPr id="8498" name="Picture 8498"/>
                          <pic:cNvPicPr/>
                        </pic:nvPicPr>
                        <pic:blipFill>
                          <a:blip r:embed="rId33"/>
                          <a:stretch>
                            <a:fillRect/>
                          </a:stretch>
                        </pic:blipFill>
                        <pic:spPr>
                          <a:xfrm>
                            <a:off x="5548326" y="0"/>
                            <a:ext cx="30480" cy="6096"/>
                          </a:xfrm>
                          <a:prstGeom prst="rect">
                            <a:avLst/>
                          </a:prstGeom>
                        </pic:spPr>
                      </pic:pic>
                      <pic:pic xmlns:pic="http://schemas.openxmlformats.org/drawingml/2006/picture">
                        <pic:nvPicPr>
                          <pic:cNvPr id="8500" name="Picture 8500"/>
                          <pic:cNvPicPr/>
                        </pic:nvPicPr>
                        <pic:blipFill>
                          <a:blip r:embed="rId33"/>
                          <a:stretch>
                            <a:fillRect/>
                          </a:stretch>
                        </pic:blipFill>
                        <pic:spPr>
                          <a:xfrm>
                            <a:off x="5578805" y="0"/>
                            <a:ext cx="30480" cy="6096"/>
                          </a:xfrm>
                          <a:prstGeom prst="rect">
                            <a:avLst/>
                          </a:prstGeom>
                        </pic:spPr>
                      </pic:pic>
                      <pic:pic xmlns:pic="http://schemas.openxmlformats.org/drawingml/2006/picture">
                        <pic:nvPicPr>
                          <pic:cNvPr id="8502" name="Picture 8502"/>
                          <pic:cNvPicPr/>
                        </pic:nvPicPr>
                        <pic:blipFill>
                          <a:blip r:embed="rId33"/>
                          <a:stretch>
                            <a:fillRect/>
                          </a:stretch>
                        </pic:blipFill>
                        <pic:spPr>
                          <a:xfrm>
                            <a:off x="5609285" y="0"/>
                            <a:ext cx="30480" cy="6096"/>
                          </a:xfrm>
                          <a:prstGeom prst="rect">
                            <a:avLst/>
                          </a:prstGeom>
                        </pic:spPr>
                      </pic:pic>
                      <pic:pic xmlns:pic="http://schemas.openxmlformats.org/drawingml/2006/picture">
                        <pic:nvPicPr>
                          <pic:cNvPr id="8504" name="Picture 8504"/>
                          <pic:cNvPicPr/>
                        </pic:nvPicPr>
                        <pic:blipFill>
                          <a:blip r:embed="rId33"/>
                          <a:stretch>
                            <a:fillRect/>
                          </a:stretch>
                        </pic:blipFill>
                        <pic:spPr>
                          <a:xfrm>
                            <a:off x="5639766" y="0"/>
                            <a:ext cx="30480" cy="6096"/>
                          </a:xfrm>
                          <a:prstGeom prst="rect">
                            <a:avLst/>
                          </a:prstGeom>
                        </pic:spPr>
                      </pic:pic>
                      <pic:pic xmlns:pic="http://schemas.openxmlformats.org/drawingml/2006/picture">
                        <pic:nvPicPr>
                          <pic:cNvPr id="8506" name="Picture 8506"/>
                          <pic:cNvPicPr/>
                        </pic:nvPicPr>
                        <pic:blipFill>
                          <a:blip r:embed="rId33"/>
                          <a:stretch>
                            <a:fillRect/>
                          </a:stretch>
                        </pic:blipFill>
                        <pic:spPr>
                          <a:xfrm>
                            <a:off x="5670245" y="0"/>
                            <a:ext cx="30480" cy="6096"/>
                          </a:xfrm>
                          <a:prstGeom prst="rect">
                            <a:avLst/>
                          </a:prstGeom>
                        </pic:spPr>
                      </pic:pic>
                      <pic:pic xmlns:pic="http://schemas.openxmlformats.org/drawingml/2006/picture">
                        <pic:nvPicPr>
                          <pic:cNvPr id="8508" name="Picture 8508"/>
                          <pic:cNvPicPr/>
                        </pic:nvPicPr>
                        <pic:blipFill>
                          <a:blip r:embed="rId33"/>
                          <a:stretch>
                            <a:fillRect/>
                          </a:stretch>
                        </pic:blipFill>
                        <pic:spPr>
                          <a:xfrm>
                            <a:off x="5700726" y="0"/>
                            <a:ext cx="30480" cy="6096"/>
                          </a:xfrm>
                          <a:prstGeom prst="rect">
                            <a:avLst/>
                          </a:prstGeom>
                        </pic:spPr>
                      </pic:pic>
                      <pic:pic xmlns:pic="http://schemas.openxmlformats.org/drawingml/2006/picture">
                        <pic:nvPicPr>
                          <pic:cNvPr id="8510" name="Picture 8510"/>
                          <pic:cNvPicPr/>
                        </pic:nvPicPr>
                        <pic:blipFill>
                          <a:blip r:embed="rId33"/>
                          <a:stretch>
                            <a:fillRect/>
                          </a:stretch>
                        </pic:blipFill>
                        <pic:spPr>
                          <a:xfrm>
                            <a:off x="5731206" y="0"/>
                            <a:ext cx="30480" cy="6096"/>
                          </a:xfrm>
                          <a:prstGeom prst="rect">
                            <a:avLst/>
                          </a:prstGeom>
                        </pic:spPr>
                      </pic:pic>
                      <pic:pic xmlns:pic="http://schemas.openxmlformats.org/drawingml/2006/picture">
                        <pic:nvPicPr>
                          <pic:cNvPr id="8512" name="Picture 8512"/>
                          <pic:cNvPicPr/>
                        </pic:nvPicPr>
                        <pic:blipFill>
                          <a:blip r:embed="rId33"/>
                          <a:stretch>
                            <a:fillRect/>
                          </a:stretch>
                        </pic:blipFill>
                        <pic:spPr>
                          <a:xfrm>
                            <a:off x="5761685" y="0"/>
                            <a:ext cx="30480" cy="6096"/>
                          </a:xfrm>
                          <a:prstGeom prst="rect">
                            <a:avLst/>
                          </a:prstGeom>
                        </pic:spPr>
                      </pic:pic>
                      <pic:pic xmlns:pic="http://schemas.openxmlformats.org/drawingml/2006/picture">
                        <pic:nvPicPr>
                          <pic:cNvPr id="8514" name="Picture 8514"/>
                          <pic:cNvPicPr/>
                        </pic:nvPicPr>
                        <pic:blipFill>
                          <a:blip r:embed="rId34"/>
                          <a:stretch>
                            <a:fillRect/>
                          </a:stretch>
                        </pic:blipFill>
                        <pic:spPr>
                          <a:xfrm>
                            <a:off x="5792166" y="0"/>
                            <a:ext cx="4572" cy="6096"/>
                          </a:xfrm>
                          <a:prstGeom prst="rect">
                            <a:avLst/>
                          </a:prstGeom>
                        </pic:spPr>
                      </pic:pic>
                    </wpg:wgp>
                  </a:graphicData>
                </a:graphic>
              </wp:inline>
            </w:drawing>
          </mc:Choice>
          <mc:Fallback>
            <w:pict>
              <v:group w14:anchorId="08C2F91F" id="Group 75724"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&#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">
                <v:shape id="Picture 8134"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">
                  <v:imagedata r:id="rId35" o:title=""/>
                </v:shape>
                <v:shape id="Picture 8136"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">
                  <v:imagedata r:id="rId35" o:title=""/>
                </v:shape>
                <v:shape id="Picture 8138"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">
                  <v:imagedata r:id="rId35" o:title=""/>
                </v:shape>
                <v:shape id="Picture 8140"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">
                  <v:imagedata r:id="rId35" o:title=""/>
                </v:shape>
                <v:shape id="Picture 8142"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">
                  <v:imagedata r:id="rId35" o:title=""/>
                </v:shape>
                <v:shape id="Picture 8144"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">
                  <v:imagedata r:id="rId35" o:title=""/>
                </v:shape>
                <v:shape id="Picture 8146"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">
                  <v:imagedata r:id="rId35" o:title=""/>
                </v:shape>
                <v:shape id="Picture 8148"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">
                  <v:imagedata r:id="rId35" o:title=""/>
                </v:shape>
                <v:shape id="Picture 8150"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">
                  <v:imagedata r:id="rId35" o:title=""/>
                </v:shape>
                <v:shape id="Picture 8152"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">
                  <v:imagedata r:id="rId35" o:title=""/>
                </v:shape>
                <v:shape id="Picture 8154"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">
                  <v:imagedata r:id="rId35" o:title=""/>
                </v:shape>
                <v:shape id="Picture 8156"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">
                  <v:imagedata r:id="rId35" o:title=""/>
                </v:shape>
                <v:shape id="Picture 8158"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">
                  <v:imagedata r:id="rId35" o:title=""/>
                </v:shape>
                <v:shape id="Picture 8160"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">
                  <v:imagedata r:id="rId35" o:title=""/>
                </v:shape>
                <v:shape id="Picture 8162"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">
                  <v:imagedata r:id="rId35" o:title=""/>
                </v:shape>
                <v:shape id="Picture 8164"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">
                  <v:imagedata r:id="rId35" o:title=""/>
                </v:shape>
                <v:shape id="Picture 8166"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">
                  <v:imagedata r:id="rId35" o:title=""/>
                </v:shape>
                <v:shape id="Picture 8168"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">
                  <v:imagedata r:id="rId35" o:title=""/>
                </v:shape>
                <v:shape id="Picture 8170"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">
                  <v:imagedata r:id="rId35" o:title=""/>
                </v:shape>
                <v:shape id="Picture 8172"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">
                  <v:imagedata r:id="rId35" o:title=""/>
                </v:shape>
                <v:shape id="Picture 8174"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">
                  <v:imagedata r:id="rId35" o:title=""/>
                </v:shape>
                <v:shape id="Picture 8176"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">
                  <v:imagedata r:id="rId35" o:title=""/>
                </v:shape>
                <v:shape id="Picture 8178"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">
                  <v:imagedata r:id="rId35" o:title=""/>
                </v:shape>
                <v:shape id="Picture 8180"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">
                  <v:imagedata r:id="rId35" o:title=""/>
                </v:shape>
                <v:shape id="Picture 8182"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">
                  <v:imagedata r:id="rId35" o:title=""/>
                </v:shape>
                <v:shape id="Picture 8184"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">
                  <v:imagedata r:id="rId35" o:title=""/>
                </v:shape>
                <v:shape id="Picture 8186"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">
                  <v:imagedata r:id="rId35" o:title=""/>
                </v:shape>
                <v:shape id="Picture 8188"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">
                  <v:imagedata r:id="rId35" o:title=""/>
                </v:shape>
                <v:shape id="Picture 8190"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">
                  <v:imagedata r:id="rId35" o:title=""/>
                </v:shape>
                <v:shape id="Picture 8192"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">
                  <v:imagedata r:id="rId35" o:title=""/>
                </v:shape>
                <v:shape id="Picture 8194"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">
                  <v:imagedata r:id="rId35" o:title=""/>
                </v:shape>
                <v:shape id="Picture 8196"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">
                  <v:imagedata r:id="rId35" o:title=""/>
                </v:shape>
                <v:shape id="Picture 8198"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">
                  <v:imagedata r:id="rId35" o:title=""/>
                </v:shape>
                <v:shape id="Picture 8200"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">
                  <v:imagedata r:id="rId35" o:title=""/>
                </v:shape>
                <v:shape id="Picture 8202"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">
                  <v:imagedata r:id="rId35" o:title=""/>
                </v:shape>
                <v:shape id="Picture 8204"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">
                  <v:imagedata r:id="rId35" o:title=""/>
                </v:shape>
                <v:shape id="Picture 8206"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">
                  <v:imagedata r:id="rId35" o:title=""/>
                </v:shape>
                <v:shape id="Picture 8208"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">
                  <v:imagedata r:id="rId35" o:title=""/>
                </v:shape>
                <v:shape id="Picture 8210"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">
                  <v:imagedata r:id="rId35" o:title=""/>
                </v:shape>
                <v:shape id="Picture 8212"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">
                  <v:imagedata r:id="rId35" o:title=""/>
                </v:shape>
                <v:shape id="Picture 8214"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">
                  <v:imagedata r:id="rId35" o:title=""/>
                </v:shape>
                <v:shape id="Picture 8216"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">
                  <v:imagedata r:id="rId35" o:title=""/>
                </v:shape>
                <v:shape id="Picture 8218"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">
                  <v:imagedata r:id="rId35" o:title=""/>
                </v:shape>
                <v:shape id="Picture 8220"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">
                  <v:imagedata r:id="rId35" o:title=""/>
                </v:shape>
                <v:shape id="Picture 8222"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">
                  <v:imagedata r:id="rId35" o:title=""/>
                </v:shape>
                <v:shape id="Picture 8224"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">
                  <v:imagedata r:id="rId35" o:title=""/>
                </v:shape>
                <v:shape id="Picture 8226"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">
                  <v:imagedata r:id="rId35" o:title=""/>
                </v:shape>
                <v:shape id="Picture 8228"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">
                  <v:imagedata r:id="rId35" o:title=""/>
                </v:shape>
                <v:shape id="Picture 8230"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">
                  <v:imagedata r:id="rId35" o:title=""/>
                </v:shape>
                <v:shape id="Picture 8232"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">
                  <v:imagedata r:id="rId35" o:title=""/>
                </v:shape>
                <v:shape id="Picture 8234"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">
                  <v:imagedata r:id="rId35" o:title=""/>
                </v:shape>
                <v:shape id="Picture 8236"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">
                  <v:imagedata r:id="rId35" o:title=""/>
                </v:shape>
                <v:shape id="Picture 8238"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">
                  <v:imagedata r:id="rId35" o:title=""/>
                </v:shape>
                <v:shape id="Picture 8240"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">
                  <v:imagedata r:id="rId35" o:title=""/>
                </v:shape>
                <v:shape id="Picture 8242"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">
                  <v:imagedata r:id="rId35" o:title=""/>
                </v:shape>
                <v:shape id="Picture 8244"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">
                  <v:imagedata r:id="rId35" o:title=""/>
                </v:shape>
                <v:shape id="Picture 8246"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">
                  <v:imagedata r:id="rId35" o:title=""/>
                </v:shape>
                <v:shape id="Picture 8248"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">
                  <v:imagedata r:id="rId35" o:title=""/>
                </v:shape>
                <v:shape id="Picture 8250"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">
                  <v:imagedata r:id="rId35" o:title=""/>
                </v:shape>
                <v:shape id="Picture 8252"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">
                  <v:imagedata r:id="rId35" o:title=""/>
                </v:shape>
                <v:shape id="Picture 8254"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">
                  <v:imagedata r:id="rId35" o:title=""/>
                </v:shape>
                <v:shape id="Picture 8256"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">
                  <v:imagedata r:id="rId35" o:title=""/>
                </v:shape>
                <v:shape id="Picture 8258"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">
                  <v:imagedata r:id="rId35" o:title=""/>
                </v:shape>
                <v:shape id="Picture 8260"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">
                  <v:imagedata r:id="rId35" o:title=""/>
                </v:shape>
                <v:shape id="Picture 8262"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">
                  <v:imagedata r:id="rId35" o:title=""/>
                </v:shape>
                <v:shape id="Picture 8264"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">
                  <v:imagedata r:id="rId35" o:title=""/>
                </v:shape>
                <v:shape id="Picture 8266"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">
                  <v:imagedata r:id="rId35" o:title=""/>
                </v:shape>
                <v:shape id="Picture 8268"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">
                  <v:imagedata r:id="rId35" o:title=""/>
                </v:shape>
                <v:shape id="Picture 8270"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">
                  <v:imagedata r:id="rId35" o:title=""/>
                </v:shape>
                <v:shape id="Picture 8272"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">
                  <v:imagedata r:id="rId35" o:title=""/>
                </v:shape>
                <v:shape id="Picture 8274"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">
                  <v:imagedata r:id="rId35" o:title=""/>
                </v:shape>
                <v:shape id="Picture 8276"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">
                  <v:imagedata r:id="rId35" o:title=""/>
                </v:shape>
                <v:shape id="Picture 8278"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">
                  <v:imagedata r:id="rId35" o:title=""/>
                </v:shape>
                <v:shape id="Picture 8280"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">
                  <v:imagedata r:id="rId35" o:title=""/>
                </v:shape>
                <v:shape id="Picture 8282"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">
                  <v:imagedata r:id="rId35" o:title=""/>
                </v:shape>
                <v:shape id="Picture 8284"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">
                  <v:imagedata r:id="rId35" o:title=""/>
                </v:shape>
                <v:shape id="Picture 8286"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">
                  <v:imagedata r:id="rId35" o:title=""/>
                </v:shape>
                <v:shape id="Picture 8288"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">
                  <v:imagedata r:id="rId35" o:title=""/>
                </v:shape>
                <v:shape id="Picture 8290"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">
                  <v:imagedata r:id="rId35" o:title=""/>
                </v:shape>
                <v:shape id="Picture 8292"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">
                  <v:imagedata r:id="rId35" o:title=""/>
                </v:shape>
                <v:shape id="Picture 8294"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">
                  <v:imagedata r:id="rId35" o:title=""/>
                </v:shape>
                <v:shape id="Picture 8296"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">
                  <v:imagedata r:id="rId35" o:title=""/>
                </v:shape>
                <v:shape id="Picture 8298"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">
                  <v:imagedata r:id="rId35" o:title=""/>
                </v:shape>
                <v:shape id="Picture 8300"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">
                  <v:imagedata r:id="rId35" o:title=""/>
                </v:shape>
                <v:shape id="Picture 8302"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">
                  <v:imagedata r:id="rId35" o:title=""/>
                </v:shape>
                <v:shape id="Picture 8304"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">
                  <v:imagedata r:id="rId35" o:title=""/>
                </v:shape>
                <v:shape id="Picture 8306"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">
                  <v:imagedata r:id="rId35" o:title=""/>
                </v:shape>
                <v:shape id="Picture 8308"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">
                  <v:imagedata r:id="rId35" o:title=""/>
                </v:shape>
                <v:shape id="Picture 8310"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">
                  <v:imagedata r:id="rId35" o:title=""/>
                </v:shape>
                <v:shape id="Picture 8312"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">
                  <v:imagedata r:id="rId35" o:title=""/>
                </v:shape>
                <v:shape id="Picture 8314"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">
                  <v:imagedata r:id="rId35" o:title=""/>
                </v:shape>
                <v:shape id="Picture 8316"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">
                  <v:imagedata r:id="rId35" o:title=""/>
                </v:shape>
                <v:shape id="Picture 8318"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">
                  <v:imagedata r:id="rId35" o:title=""/>
                </v:shape>
                <v:shape id="Picture 8320"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">
                  <v:imagedata r:id="rId35" o:title=""/>
                </v:shape>
                <v:shape id="Picture 8322"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">
                  <v:imagedata r:id="rId35" o:title=""/>
                </v:shape>
                <v:shape id="Picture 8324"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">
                  <v:imagedata r:id="rId35" o:title=""/>
                </v:shape>
                <v:shape id="Picture 8326"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">
                  <v:imagedata r:id="rId35" o:title=""/>
                </v:shape>
                <v:shape id="Picture 8328"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">
                  <v:imagedata r:id="rId35" o:title=""/>
                </v:shape>
                <v:shape id="Picture 8330"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">
                  <v:imagedata r:id="rId35" o:title=""/>
                </v:shape>
                <v:shape id="Picture 8332"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">
                  <v:imagedata r:id="rId35" o:title=""/>
                </v:shape>
                <v:shape id="Picture 8334"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">
                  <v:imagedata r:id="rId35" o:title=""/>
                </v:shape>
                <v:shape id="Picture 8336"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">
                  <v:imagedata r:id="rId35" o:title=""/>
                </v:shape>
                <v:shape id="Picture 8338"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">
                  <v:imagedata r:id="rId35" o:title=""/>
                </v:shape>
                <v:shape id="Picture 8340"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">
                  <v:imagedata r:id="rId35" o:title=""/>
                </v:shape>
                <v:shape id="Picture 8342"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">
                  <v:imagedata r:id="rId35" o:title=""/>
                </v:shape>
                <v:shape id="Picture 8344"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">
                  <v:imagedata r:id="rId35" o:title=""/>
                </v:shape>
                <v:shape id="Picture 8346"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">
                  <v:imagedata r:id="rId35" o:title=""/>
                </v:shape>
                <v:shape id="Picture 8348"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">
                  <v:imagedata r:id="rId35" o:title=""/>
                </v:shape>
                <v:shape id="Picture 8350"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">
                  <v:imagedata r:id="rId35" o:title=""/>
                </v:shape>
                <v:shape id="Picture 8352"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">
                  <v:imagedata r:id="rId35" o:title=""/>
                </v:shape>
                <v:shape id="Picture 8354"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">
                  <v:imagedata r:id="rId35" o:title=""/>
                </v:shape>
                <v:shape id="Picture 8356"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">
                  <v:imagedata r:id="rId35" o:title=""/>
                </v:shape>
                <v:shape id="Picture 8358"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">
                  <v:imagedata r:id="rId35" o:title=""/>
                </v:shape>
                <v:shape id="Picture 8360"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">
                  <v:imagedata r:id="rId35" o:title=""/>
                </v:shape>
                <v:shape id="Picture 8362"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">
                  <v:imagedata r:id="rId35" o:title=""/>
                </v:shape>
                <v:shape id="Picture 8364"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">
                  <v:imagedata r:id="rId35" o:title=""/>
                </v:shape>
                <v:shape id="Picture 8366"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">
                  <v:imagedata r:id="rId35" o:title=""/>
                </v:shape>
                <v:shape id="Picture 8368"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">
                  <v:imagedata r:id="rId35" o:title=""/>
                </v:shape>
                <v:shape id="Picture 8370"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">
                  <v:imagedata r:id="rId35" o:title=""/>
                </v:shape>
                <v:shape id="Picture 8372"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">
                  <v:imagedata r:id="rId35" o:title=""/>
                </v:shape>
                <v:shape id="Picture 8374"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">
                  <v:imagedata r:id="rId35" o:title=""/>
                </v:shape>
                <v:shape id="Picture 8376"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">
                  <v:imagedata r:id="rId35" o:title=""/>
                </v:shape>
                <v:shape id="Picture 8378"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">
                  <v:imagedata r:id="rId35" o:title=""/>
                </v:shape>
                <v:shape id="Picture 8380"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">
                  <v:imagedata r:id="rId35" o:title=""/>
                </v:shape>
                <v:shape id="Picture 8382"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">
                  <v:imagedata r:id="rId35" o:title=""/>
                </v:shape>
                <v:shape id="Picture 8384"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">
                  <v:imagedata r:id="rId35" o:title=""/>
                </v:shape>
                <v:shape id="Picture 8386"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">
                  <v:imagedata r:id="rId35" o:title=""/>
                </v:shape>
                <v:shape id="Picture 8388"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">
                  <v:imagedata r:id="rId35" o:title=""/>
                </v:shape>
                <v:shape id="Picture 8390"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">
                  <v:imagedata r:id="rId35" o:title=""/>
                </v:shape>
                <v:shape id="Picture 8392"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">
                  <v:imagedata r:id="rId35" o:title=""/>
                </v:shape>
                <v:shape id="Picture 8394"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">
                  <v:imagedata r:id="rId35" o:title=""/>
                </v:shape>
                <v:shape id="Picture 8396"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">
                  <v:imagedata r:id="rId35" o:title=""/>
                </v:shape>
                <v:shape id="Picture 8398"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">
                  <v:imagedata r:id="rId35" o:title=""/>
                </v:shape>
                <v:shape id="Picture 8400"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">
                  <v:imagedata r:id="rId35" o:title=""/>
                </v:shape>
                <v:shape id="Picture 8402"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">
                  <v:imagedata r:id="rId35" o:title=""/>
                </v:shape>
                <v:shape id="Picture 8404"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">
                  <v:imagedata r:id="rId35" o:title=""/>
                </v:shape>
                <v:shape id="Picture 8406"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">
                  <v:imagedata r:id="rId35" o:title=""/>
                </v:shape>
                <v:shape id="Picture 8408"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">
                  <v:imagedata r:id="rId35" o:title=""/>
                </v:shape>
                <v:shape id="Picture 8410"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">
                  <v:imagedata r:id="rId35" o:title=""/>
                </v:shape>
                <v:shape id="Picture 8412"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">
                  <v:imagedata r:id="rId35" o:title=""/>
                </v:shape>
                <v:shape id="Picture 8414"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">
                  <v:imagedata r:id="rId35" o:title=""/>
                </v:shape>
                <v:shape id="Picture 8416"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">
                  <v:imagedata r:id="rId35" o:title=""/>
                </v:shape>
                <v:shape id="Picture 8418"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">
                  <v:imagedata r:id="rId35" o:title=""/>
                </v:shape>
                <v:shape id="Picture 8420"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">
                  <v:imagedata r:id="rId35" o:title=""/>
                </v:shape>
                <v:shape id="Picture 8422"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">
                  <v:imagedata r:id="rId35" o:title=""/>
                </v:shape>
                <v:shape id="Picture 8424"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">
                  <v:imagedata r:id="rId35" o:title=""/>
                </v:shape>
                <v:shape id="Picture 8426"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">
                  <v:imagedata r:id="rId35" o:title=""/>
                </v:shape>
                <v:shape id="Picture 8428"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">
                  <v:imagedata r:id="rId35" o:title=""/>
                </v:shape>
                <v:shape id="Picture 8430"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">
                  <v:imagedata r:id="rId35" o:title=""/>
                </v:shape>
                <v:shape id="Picture 8432"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">
                  <v:imagedata r:id="rId35" o:title=""/>
                </v:shape>
                <v:shape id="Picture 8434"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">
                  <v:imagedata r:id="rId35" o:title=""/>
                </v:shape>
                <v:shape id="Picture 8436"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">
                  <v:imagedata r:id="rId35" o:title=""/>
                </v:shape>
                <v:shape id="Picture 8438"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">
                  <v:imagedata r:id="rId35" o:title=""/>
                </v:shape>
                <v:shape id="Picture 8440"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">
                  <v:imagedata r:id="rId35" o:title=""/>
                </v:shape>
                <v:shape id="Picture 8442"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">
                  <v:imagedata r:id="rId35" o:title=""/>
                </v:shape>
                <v:shape id="Picture 8444"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">
                  <v:imagedata r:id="rId35" o:title=""/>
                </v:shape>
                <v:shape id="Picture 8446"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">
                  <v:imagedata r:id="rId35" o:title=""/>
                </v:shape>
                <v:shape id="Picture 8448"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">
                  <v:imagedata r:id="rId35" o:title=""/>
                </v:shape>
                <v:shape id="Picture 8450"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">
                  <v:imagedata r:id="rId35" o:title=""/>
                </v:shape>
                <v:shape id="Picture 8452"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">
                  <v:imagedata r:id="rId35" o:title=""/>
                </v:shape>
                <v:shape id="Picture 8454"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">
                  <v:imagedata r:id="rId35" o:title=""/>
                </v:shape>
                <v:shape id="Picture 8456"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">
                  <v:imagedata r:id="rId35" o:title=""/>
                </v:shape>
                <v:shape id="Picture 8458"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">
                  <v:imagedata r:id="rId35" o:title=""/>
                </v:shape>
                <v:shape id="Picture 8460"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">
                  <v:imagedata r:id="rId35" o:title=""/>
                </v:shape>
                <v:shape id="Picture 8462"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">
                  <v:imagedata r:id="rId35" o:title=""/>
                </v:shape>
                <v:shape id="Picture 8464"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">
                  <v:imagedata r:id="rId35" o:title=""/>
                </v:shape>
                <v:shape id="Picture 8466"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">
                  <v:imagedata r:id="rId35" o:title=""/>
                </v:shape>
                <v:shape id="Picture 8468"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">
                  <v:imagedata r:id="rId35" o:title=""/>
                </v:shape>
                <v:shape id="Picture 8470"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">
                  <v:imagedata r:id="rId35" o:title=""/>
                </v:shape>
                <v:shape id="Picture 8472"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">
                  <v:imagedata r:id="rId35" o:title=""/>
                </v:shape>
                <v:shape id="Picture 8474"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">
                  <v:imagedata r:id="rId35" o:title=""/>
                </v:shape>
                <v:shape id="Picture 8476"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">
                  <v:imagedata r:id="rId35" o:title=""/>
                </v:shape>
                <v:shape id="Picture 8478"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">
                  <v:imagedata r:id="rId35" o:title=""/>
                </v:shape>
                <v:shape id="Picture 8480"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">
                  <v:imagedata r:id="rId35" o:title=""/>
                </v:shape>
                <v:shape id="Picture 8482"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">
                  <v:imagedata r:id="rId35" o:title=""/>
                </v:shape>
                <v:shape id="Picture 8484"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">
                  <v:imagedata r:id="rId35" o:title=""/>
                </v:shape>
                <v:shape id="Picture 8486"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">
                  <v:imagedata r:id="rId35" o:title=""/>
                </v:shape>
                <v:shape id="Picture 8488"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">
                  <v:imagedata r:id="rId35" o:title=""/>
                </v:shape>
                <v:shape id="Picture 8490"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">
                  <v:imagedata r:id="rId35" o:title=""/>
                </v:shape>
                <v:shape id="Picture 8492"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">
                  <v:imagedata r:id="rId35" o:title=""/>
                </v:shape>
                <v:shape id="Picture 8494"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">
                  <v:imagedata r:id="rId35" o:title=""/>
                </v:shape>
                <v:shape id="Picture 8496"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">
                  <v:imagedata r:id="rId35" o:title=""/>
                </v:shape>
                <v:shape id="Picture 8498"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">
                  <v:imagedata r:id="rId35" o:title=""/>
                </v:shape>
                <v:shape id="Picture 8500"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">
                  <v:imagedata r:id="rId35" o:title=""/>
                </v:shape>
                <v:shape id="Picture 8502"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">
                  <v:imagedata r:id="rId35" o:title=""/>
                </v:shape>
                <v:shape id="Picture 8504"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">
                  <v:imagedata r:id="rId35" o:title=""/>
                </v:shape>
                <v:shape id="Picture 8506"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">
                  <v:imagedata r:id="rId35" o:title=""/>
                </v:shape>
                <v:shape id="Picture 8508"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">
                  <v:imagedata r:id="rId35" o:title=""/>
                </v:shape>
                <v:shape id="Picture 8510"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">
                  <v:imagedata r:id="rId35" o:title=""/>
                </v:shape>
                <v:shape id="Picture 8512"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">
                  <v:imagedata r:id="rId35" o:title=""/>
                </v:shape>
                <v:shape id="Picture 8514"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">
                  <v:imagedata r:id="rId36" o:title=""/>
                </v:shape>
                <w10:anchorlock/>
              </v:group>
            </w:pict>
          </mc:Fallback>
        </mc:AlternateContent>
      </w:r>
    </w:p>
    <w:p w14:paraId="34374AA4" w14:textId="77777777" w:rsidR="0090432E" w:rsidRDefault="004A30B3">
      <w:pPr>
        <w:spacing w:after="265"/>
        <w:ind w:left="-5" w:right="0"/>
      </w:pPr>
      <w:r>
        <w:t xml:space="preserve">Beispielentwürfe finden sich im Anhang A7. </w:t>
      </w:r>
    </w:p>
    <w:p w14:paraId="48374C45" w14:textId="77777777" w:rsidR="0090432E" w:rsidRDefault="004A30B3" w:rsidP="00E65E51">
      <w:pPr>
        <w:pStyle w:val="Heading2"/>
        <w:ind w:left="0" w:firstLine="0"/>
      </w:pPr>
      <w:bookmarkStart w:id="131" w:name="_Toc129267895"/>
      <w:r>
        <w:t xml:space="preserve">4.4 </w:t>
      </w:r>
      <w:r>
        <w:tab/>
        <w:t>Datenmodell</w:t>
      </w:r>
      <w:bookmarkEnd w:id="131"/>
      <w:r>
        <w:t xml:space="preserve"> </w:t>
      </w:r>
    </w:p>
    <w:p w14:paraId="0C75D2FA" w14:textId="77777777" w:rsidR="0090432E" w:rsidRDefault="004A30B3">
      <w:pPr>
        <w:numPr>
          <w:ilvl w:val="0"/>
          <w:numId w:val="3"/>
        </w:numPr>
        <w:ind w:right="0" w:hanging="360"/>
      </w:pPr>
      <w:r>
        <w:t xml:space="preserve">Entwurf/Beschreibung der Datenstrukturen (z.B. ERM und/oder Tabellenmodell, XMLSchemas) mit kurzer Beschreibung der wichtigsten (!) verwendeten Entitäten. </w:t>
      </w:r>
    </w:p>
    <w:p w14:paraId="1F2B877B" w14:textId="77777777" w:rsidR="0090432E" w:rsidRDefault="004A30B3">
      <w:pPr>
        <w:spacing w:after="23" w:line="259" w:lineRule="auto"/>
        <w:ind w:left="-29" w:right="-26" w:firstLine="0"/>
        <w:jc w:val="left"/>
      </w:pPr>
      <w:r>
        <w:rPr>
          <w:rFonts w:ascii="Calibri" w:eastAsia="Calibri" w:hAnsi="Calibri" w:cs="Calibri"/>
          <w:noProof/>
        </w:rPr>
        <mc:AlternateContent>
          <mc:Choice Requires="wpg">
            <w:drawing>
              <wp:inline distT="0" distB="0" distL="0" distR="0" wp14:anchorId="24438CBF" wp14:editId="4E7B52AD">
                <wp:extent cx="5796738" cy="6097"/>
                <wp:effectExtent l="0" t="0" r="0" b="0"/>
                <wp:docPr id="75776" name="Group 75776"/>
                <wp:cNvGraphicFramePr/>
                <a:graphic xmlns:a="http://schemas.openxmlformats.org/drawingml/2006/main">
                  <a:graphicData uri="http://schemas.microsoft.com/office/word/2010/wordprocessingGroup">
                    <wpg:wgp>
                      <wpg:cNvGrpSpPr/>
                      <wpg:grpSpPr>
                        <a:xfrm>
                          <a:off x="0" y="0"/>
                          <a:ext cx="5796738" cy="6097"/>
                          <a:chOff x="0" y="0"/>
                          <a:chExt cx="5796738" cy="6097"/>
                        </a:xfrm>
                      </wpg:grpSpPr>
                      <pic:pic xmlns:pic="http://schemas.openxmlformats.org/drawingml/2006/picture">
                        <pic:nvPicPr>
                          <pic:cNvPr id="8543" name="Picture 8543"/>
                          <pic:cNvPicPr/>
                        </pic:nvPicPr>
                        <pic:blipFill>
                          <a:blip r:embed="rId33"/>
                          <a:stretch>
                            <a:fillRect/>
                          </a:stretch>
                        </pic:blipFill>
                        <pic:spPr>
                          <a:xfrm>
                            <a:off x="0" y="0"/>
                            <a:ext cx="30480" cy="6097"/>
                          </a:xfrm>
                          <a:prstGeom prst="rect">
                            <a:avLst/>
                          </a:prstGeom>
                        </pic:spPr>
                      </pic:pic>
                      <pic:pic xmlns:pic="http://schemas.openxmlformats.org/drawingml/2006/picture">
                        <pic:nvPicPr>
                          <pic:cNvPr id="8545" name="Picture 8545"/>
                          <pic:cNvPicPr/>
                        </pic:nvPicPr>
                        <pic:blipFill>
                          <a:blip r:embed="rId33"/>
                          <a:stretch>
                            <a:fillRect/>
                          </a:stretch>
                        </pic:blipFill>
                        <pic:spPr>
                          <a:xfrm>
                            <a:off x="30480" y="0"/>
                            <a:ext cx="30480" cy="6097"/>
                          </a:xfrm>
                          <a:prstGeom prst="rect">
                            <a:avLst/>
                          </a:prstGeom>
                        </pic:spPr>
                      </pic:pic>
                      <pic:pic xmlns:pic="http://schemas.openxmlformats.org/drawingml/2006/picture">
                        <pic:nvPicPr>
                          <pic:cNvPr id="8547" name="Picture 8547"/>
                          <pic:cNvPicPr/>
                        </pic:nvPicPr>
                        <pic:blipFill>
                          <a:blip r:embed="rId33"/>
                          <a:stretch>
                            <a:fillRect/>
                          </a:stretch>
                        </pic:blipFill>
                        <pic:spPr>
                          <a:xfrm>
                            <a:off x="60960" y="0"/>
                            <a:ext cx="30480" cy="6097"/>
                          </a:xfrm>
                          <a:prstGeom prst="rect">
                            <a:avLst/>
                          </a:prstGeom>
                        </pic:spPr>
                      </pic:pic>
                      <pic:pic xmlns:pic="http://schemas.openxmlformats.org/drawingml/2006/picture">
                        <pic:nvPicPr>
                          <pic:cNvPr id="8549" name="Picture 8549"/>
                          <pic:cNvPicPr/>
                        </pic:nvPicPr>
                        <pic:blipFill>
                          <a:blip r:embed="rId33"/>
                          <a:stretch>
                            <a:fillRect/>
                          </a:stretch>
                        </pic:blipFill>
                        <pic:spPr>
                          <a:xfrm>
                            <a:off x="91440" y="0"/>
                            <a:ext cx="30480" cy="6097"/>
                          </a:xfrm>
                          <a:prstGeom prst="rect">
                            <a:avLst/>
                          </a:prstGeom>
                        </pic:spPr>
                      </pic:pic>
                      <pic:pic xmlns:pic="http://schemas.openxmlformats.org/drawingml/2006/picture">
                        <pic:nvPicPr>
                          <pic:cNvPr id="8551" name="Picture 8551"/>
                          <pic:cNvPicPr/>
                        </pic:nvPicPr>
                        <pic:blipFill>
                          <a:blip r:embed="rId33"/>
                          <a:stretch>
                            <a:fillRect/>
                          </a:stretch>
                        </pic:blipFill>
                        <pic:spPr>
                          <a:xfrm>
                            <a:off x="121920" y="0"/>
                            <a:ext cx="30480" cy="6097"/>
                          </a:xfrm>
                          <a:prstGeom prst="rect">
                            <a:avLst/>
                          </a:prstGeom>
                        </pic:spPr>
                      </pic:pic>
                      <pic:pic xmlns:pic="http://schemas.openxmlformats.org/drawingml/2006/picture">
                        <pic:nvPicPr>
                          <pic:cNvPr id="8553" name="Picture 8553"/>
                          <pic:cNvPicPr/>
                        </pic:nvPicPr>
                        <pic:blipFill>
                          <a:blip r:embed="rId33"/>
                          <a:stretch>
                            <a:fillRect/>
                          </a:stretch>
                        </pic:blipFill>
                        <pic:spPr>
                          <a:xfrm>
                            <a:off x="152400" y="0"/>
                            <a:ext cx="30480" cy="6097"/>
                          </a:xfrm>
                          <a:prstGeom prst="rect">
                            <a:avLst/>
                          </a:prstGeom>
                        </pic:spPr>
                      </pic:pic>
                      <pic:pic xmlns:pic="http://schemas.openxmlformats.org/drawingml/2006/picture">
                        <pic:nvPicPr>
                          <pic:cNvPr id="8555" name="Picture 8555"/>
                          <pic:cNvPicPr/>
                        </pic:nvPicPr>
                        <pic:blipFill>
                          <a:blip r:embed="rId33"/>
                          <a:stretch>
                            <a:fillRect/>
                          </a:stretch>
                        </pic:blipFill>
                        <pic:spPr>
                          <a:xfrm>
                            <a:off x="182880" y="0"/>
                            <a:ext cx="30480" cy="6097"/>
                          </a:xfrm>
                          <a:prstGeom prst="rect">
                            <a:avLst/>
                          </a:prstGeom>
                        </pic:spPr>
                      </pic:pic>
                      <pic:pic xmlns:pic="http://schemas.openxmlformats.org/drawingml/2006/picture">
                        <pic:nvPicPr>
                          <pic:cNvPr id="8557" name="Picture 8557"/>
                          <pic:cNvPicPr/>
                        </pic:nvPicPr>
                        <pic:blipFill>
                          <a:blip r:embed="rId33"/>
                          <a:stretch>
                            <a:fillRect/>
                          </a:stretch>
                        </pic:blipFill>
                        <pic:spPr>
                          <a:xfrm>
                            <a:off x="213360" y="0"/>
                            <a:ext cx="30480" cy="6097"/>
                          </a:xfrm>
                          <a:prstGeom prst="rect">
                            <a:avLst/>
                          </a:prstGeom>
                        </pic:spPr>
                      </pic:pic>
                      <pic:pic xmlns:pic="http://schemas.openxmlformats.org/drawingml/2006/picture">
                        <pic:nvPicPr>
                          <pic:cNvPr id="8559" name="Picture 8559"/>
                          <pic:cNvPicPr/>
                        </pic:nvPicPr>
                        <pic:blipFill>
                          <a:blip r:embed="rId33"/>
                          <a:stretch>
                            <a:fillRect/>
                          </a:stretch>
                        </pic:blipFill>
                        <pic:spPr>
                          <a:xfrm>
                            <a:off x="243840" y="0"/>
                            <a:ext cx="30480" cy="6097"/>
                          </a:xfrm>
                          <a:prstGeom prst="rect">
                            <a:avLst/>
                          </a:prstGeom>
                        </pic:spPr>
                      </pic:pic>
                      <pic:pic xmlns:pic="http://schemas.openxmlformats.org/drawingml/2006/picture">
                        <pic:nvPicPr>
                          <pic:cNvPr id="8561" name="Picture 8561"/>
                          <pic:cNvPicPr/>
                        </pic:nvPicPr>
                        <pic:blipFill>
                          <a:blip r:embed="rId33"/>
                          <a:stretch>
                            <a:fillRect/>
                          </a:stretch>
                        </pic:blipFill>
                        <pic:spPr>
                          <a:xfrm>
                            <a:off x="274320" y="0"/>
                            <a:ext cx="30480" cy="6097"/>
                          </a:xfrm>
                          <a:prstGeom prst="rect">
                            <a:avLst/>
                          </a:prstGeom>
                        </pic:spPr>
                      </pic:pic>
                      <pic:pic xmlns:pic="http://schemas.openxmlformats.org/drawingml/2006/picture">
                        <pic:nvPicPr>
                          <pic:cNvPr id="8563" name="Picture 8563"/>
                          <pic:cNvPicPr/>
                        </pic:nvPicPr>
                        <pic:blipFill>
                          <a:blip r:embed="rId33"/>
                          <a:stretch>
                            <a:fillRect/>
                          </a:stretch>
                        </pic:blipFill>
                        <pic:spPr>
                          <a:xfrm>
                            <a:off x="304800" y="0"/>
                            <a:ext cx="30480" cy="6097"/>
                          </a:xfrm>
                          <a:prstGeom prst="rect">
                            <a:avLst/>
                          </a:prstGeom>
                        </pic:spPr>
                      </pic:pic>
                      <pic:pic xmlns:pic="http://schemas.openxmlformats.org/drawingml/2006/picture">
                        <pic:nvPicPr>
                          <pic:cNvPr id="8565" name="Picture 8565"/>
                          <pic:cNvPicPr/>
                        </pic:nvPicPr>
                        <pic:blipFill>
                          <a:blip r:embed="rId33"/>
                          <a:stretch>
                            <a:fillRect/>
                          </a:stretch>
                        </pic:blipFill>
                        <pic:spPr>
                          <a:xfrm>
                            <a:off x="335280" y="0"/>
                            <a:ext cx="30480" cy="6097"/>
                          </a:xfrm>
                          <a:prstGeom prst="rect">
                            <a:avLst/>
                          </a:prstGeom>
                        </pic:spPr>
                      </pic:pic>
                      <pic:pic xmlns:pic="http://schemas.openxmlformats.org/drawingml/2006/picture">
                        <pic:nvPicPr>
                          <pic:cNvPr id="8567" name="Picture 8567"/>
                          <pic:cNvPicPr/>
                        </pic:nvPicPr>
                        <pic:blipFill>
                          <a:blip r:embed="rId33"/>
                          <a:stretch>
                            <a:fillRect/>
                          </a:stretch>
                        </pic:blipFill>
                        <pic:spPr>
                          <a:xfrm>
                            <a:off x="365760" y="0"/>
                            <a:ext cx="30480" cy="6097"/>
                          </a:xfrm>
                          <a:prstGeom prst="rect">
                            <a:avLst/>
                          </a:prstGeom>
                        </pic:spPr>
                      </pic:pic>
                      <pic:pic xmlns:pic="http://schemas.openxmlformats.org/drawingml/2006/picture">
                        <pic:nvPicPr>
                          <pic:cNvPr id="8569" name="Picture 8569"/>
                          <pic:cNvPicPr/>
                        </pic:nvPicPr>
                        <pic:blipFill>
                          <a:blip r:embed="rId33"/>
                          <a:stretch>
                            <a:fillRect/>
                          </a:stretch>
                        </pic:blipFill>
                        <pic:spPr>
                          <a:xfrm>
                            <a:off x="396189" y="0"/>
                            <a:ext cx="30480" cy="6097"/>
                          </a:xfrm>
                          <a:prstGeom prst="rect">
                            <a:avLst/>
                          </a:prstGeom>
                        </pic:spPr>
                      </pic:pic>
                      <pic:pic xmlns:pic="http://schemas.openxmlformats.org/drawingml/2006/picture">
                        <pic:nvPicPr>
                          <pic:cNvPr id="8571" name="Picture 8571"/>
                          <pic:cNvPicPr/>
                        </pic:nvPicPr>
                        <pic:blipFill>
                          <a:blip r:embed="rId33"/>
                          <a:stretch>
                            <a:fillRect/>
                          </a:stretch>
                        </pic:blipFill>
                        <pic:spPr>
                          <a:xfrm>
                            <a:off x="426669" y="0"/>
                            <a:ext cx="30480" cy="6097"/>
                          </a:xfrm>
                          <a:prstGeom prst="rect">
                            <a:avLst/>
                          </a:prstGeom>
                        </pic:spPr>
                      </pic:pic>
                      <pic:pic xmlns:pic="http://schemas.openxmlformats.org/drawingml/2006/picture">
                        <pic:nvPicPr>
                          <pic:cNvPr id="8573" name="Picture 8573"/>
                          <pic:cNvPicPr/>
                        </pic:nvPicPr>
                        <pic:blipFill>
                          <a:blip r:embed="rId33"/>
                          <a:stretch>
                            <a:fillRect/>
                          </a:stretch>
                        </pic:blipFill>
                        <pic:spPr>
                          <a:xfrm>
                            <a:off x="457149" y="0"/>
                            <a:ext cx="30480" cy="6097"/>
                          </a:xfrm>
                          <a:prstGeom prst="rect">
                            <a:avLst/>
                          </a:prstGeom>
                        </pic:spPr>
                      </pic:pic>
                      <pic:pic xmlns:pic="http://schemas.openxmlformats.org/drawingml/2006/picture">
                        <pic:nvPicPr>
                          <pic:cNvPr id="8575" name="Picture 8575"/>
                          <pic:cNvPicPr/>
                        </pic:nvPicPr>
                        <pic:blipFill>
                          <a:blip r:embed="rId33"/>
                          <a:stretch>
                            <a:fillRect/>
                          </a:stretch>
                        </pic:blipFill>
                        <pic:spPr>
                          <a:xfrm>
                            <a:off x="487629" y="0"/>
                            <a:ext cx="30480" cy="6097"/>
                          </a:xfrm>
                          <a:prstGeom prst="rect">
                            <a:avLst/>
                          </a:prstGeom>
                        </pic:spPr>
                      </pic:pic>
                      <pic:pic xmlns:pic="http://schemas.openxmlformats.org/drawingml/2006/picture">
                        <pic:nvPicPr>
                          <pic:cNvPr id="8577" name="Picture 8577"/>
                          <pic:cNvPicPr/>
                        </pic:nvPicPr>
                        <pic:blipFill>
                          <a:blip r:embed="rId33"/>
                          <a:stretch>
                            <a:fillRect/>
                          </a:stretch>
                        </pic:blipFill>
                        <pic:spPr>
                          <a:xfrm>
                            <a:off x="518109" y="0"/>
                            <a:ext cx="30480" cy="6097"/>
                          </a:xfrm>
                          <a:prstGeom prst="rect">
                            <a:avLst/>
                          </a:prstGeom>
                        </pic:spPr>
                      </pic:pic>
                      <pic:pic xmlns:pic="http://schemas.openxmlformats.org/drawingml/2006/picture">
                        <pic:nvPicPr>
                          <pic:cNvPr id="8579" name="Picture 8579"/>
                          <pic:cNvPicPr/>
                        </pic:nvPicPr>
                        <pic:blipFill>
                          <a:blip r:embed="rId33"/>
                          <a:stretch>
                            <a:fillRect/>
                          </a:stretch>
                        </pic:blipFill>
                        <pic:spPr>
                          <a:xfrm>
                            <a:off x="548589" y="0"/>
                            <a:ext cx="30480" cy="6097"/>
                          </a:xfrm>
                          <a:prstGeom prst="rect">
                            <a:avLst/>
                          </a:prstGeom>
                        </pic:spPr>
                      </pic:pic>
                      <pic:pic xmlns:pic="http://schemas.openxmlformats.org/drawingml/2006/picture">
                        <pic:nvPicPr>
                          <pic:cNvPr id="8581" name="Picture 8581"/>
                          <pic:cNvPicPr/>
                        </pic:nvPicPr>
                        <pic:blipFill>
                          <a:blip r:embed="rId33"/>
                          <a:stretch>
                            <a:fillRect/>
                          </a:stretch>
                        </pic:blipFill>
                        <pic:spPr>
                          <a:xfrm>
                            <a:off x="579069" y="0"/>
                            <a:ext cx="30480" cy="6097"/>
                          </a:xfrm>
                          <a:prstGeom prst="rect">
                            <a:avLst/>
                          </a:prstGeom>
                        </pic:spPr>
                      </pic:pic>
                      <pic:pic xmlns:pic="http://schemas.openxmlformats.org/drawingml/2006/picture">
                        <pic:nvPicPr>
                          <pic:cNvPr id="8583" name="Picture 8583"/>
                          <pic:cNvPicPr/>
                        </pic:nvPicPr>
                        <pic:blipFill>
                          <a:blip r:embed="rId33"/>
                          <a:stretch>
                            <a:fillRect/>
                          </a:stretch>
                        </pic:blipFill>
                        <pic:spPr>
                          <a:xfrm>
                            <a:off x="609549" y="0"/>
                            <a:ext cx="30480" cy="6097"/>
                          </a:xfrm>
                          <a:prstGeom prst="rect">
                            <a:avLst/>
                          </a:prstGeom>
                        </pic:spPr>
                      </pic:pic>
                      <pic:pic xmlns:pic="http://schemas.openxmlformats.org/drawingml/2006/picture">
                        <pic:nvPicPr>
                          <pic:cNvPr id="8585" name="Picture 8585"/>
                          <pic:cNvPicPr/>
                        </pic:nvPicPr>
                        <pic:blipFill>
                          <a:blip r:embed="rId33"/>
                          <a:stretch>
                            <a:fillRect/>
                          </a:stretch>
                        </pic:blipFill>
                        <pic:spPr>
                          <a:xfrm>
                            <a:off x="640029" y="0"/>
                            <a:ext cx="30480" cy="6097"/>
                          </a:xfrm>
                          <a:prstGeom prst="rect">
                            <a:avLst/>
                          </a:prstGeom>
                        </pic:spPr>
                      </pic:pic>
                      <pic:pic xmlns:pic="http://schemas.openxmlformats.org/drawingml/2006/picture">
                        <pic:nvPicPr>
                          <pic:cNvPr id="8587" name="Picture 8587"/>
                          <pic:cNvPicPr/>
                        </pic:nvPicPr>
                        <pic:blipFill>
                          <a:blip r:embed="rId33"/>
                          <a:stretch>
                            <a:fillRect/>
                          </a:stretch>
                        </pic:blipFill>
                        <pic:spPr>
                          <a:xfrm>
                            <a:off x="670509" y="0"/>
                            <a:ext cx="30480" cy="6097"/>
                          </a:xfrm>
                          <a:prstGeom prst="rect">
                            <a:avLst/>
                          </a:prstGeom>
                        </pic:spPr>
                      </pic:pic>
                      <pic:pic xmlns:pic="http://schemas.openxmlformats.org/drawingml/2006/picture">
                        <pic:nvPicPr>
                          <pic:cNvPr id="8589" name="Picture 8589"/>
                          <pic:cNvPicPr/>
                        </pic:nvPicPr>
                        <pic:blipFill>
                          <a:blip r:embed="rId33"/>
                          <a:stretch>
                            <a:fillRect/>
                          </a:stretch>
                        </pic:blipFill>
                        <pic:spPr>
                          <a:xfrm>
                            <a:off x="700989" y="0"/>
                            <a:ext cx="30480" cy="6097"/>
                          </a:xfrm>
                          <a:prstGeom prst="rect">
                            <a:avLst/>
                          </a:prstGeom>
                        </pic:spPr>
                      </pic:pic>
                      <pic:pic xmlns:pic="http://schemas.openxmlformats.org/drawingml/2006/picture">
                        <pic:nvPicPr>
                          <pic:cNvPr id="8591" name="Picture 8591"/>
                          <pic:cNvPicPr/>
                        </pic:nvPicPr>
                        <pic:blipFill>
                          <a:blip r:embed="rId33"/>
                          <a:stretch>
                            <a:fillRect/>
                          </a:stretch>
                        </pic:blipFill>
                        <pic:spPr>
                          <a:xfrm>
                            <a:off x="731469" y="0"/>
                            <a:ext cx="30480" cy="6097"/>
                          </a:xfrm>
                          <a:prstGeom prst="rect">
                            <a:avLst/>
                          </a:prstGeom>
                        </pic:spPr>
                      </pic:pic>
                      <pic:pic xmlns:pic="http://schemas.openxmlformats.org/drawingml/2006/picture">
                        <pic:nvPicPr>
                          <pic:cNvPr id="8593" name="Picture 8593"/>
                          <pic:cNvPicPr/>
                        </pic:nvPicPr>
                        <pic:blipFill>
                          <a:blip r:embed="rId33"/>
                          <a:stretch>
                            <a:fillRect/>
                          </a:stretch>
                        </pic:blipFill>
                        <pic:spPr>
                          <a:xfrm>
                            <a:off x="761949" y="0"/>
                            <a:ext cx="30480" cy="6097"/>
                          </a:xfrm>
                          <a:prstGeom prst="rect">
                            <a:avLst/>
                          </a:prstGeom>
                        </pic:spPr>
                      </pic:pic>
                      <pic:pic xmlns:pic="http://schemas.openxmlformats.org/drawingml/2006/picture">
                        <pic:nvPicPr>
                          <pic:cNvPr id="8595" name="Picture 8595"/>
                          <pic:cNvPicPr/>
                        </pic:nvPicPr>
                        <pic:blipFill>
                          <a:blip r:embed="rId33"/>
                          <a:stretch>
                            <a:fillRect/>
                          </a:stretch>
                        </pic:blipFill>
                        <pic:spPr>
                          <a:xfrm>
                            <a:off x="792429" y="0"/>
                            <a:ext cx="30480" cy="6097"/>
                          </a:xfrm>
                          <a:prstGeom prst="rect">
                            <a:avLst/>
                          </a:prstGeom>
                        </pic:spPr>
                      </pic:pic>
                      <pic:pic xmlns:pic="http://schemas.openxmlformats.org/drawingml/2006/picture">
                        <pic:nvPicPr>
                          <pic:cNvPr id="8597" name="Picture 8597"/>
                          <pic:cNvPicPr/>
                        </pic:nvPicPr>
                        <pic:blipFill>
                          <a:blip r:embed="rId33"/>
                          <a:stretch>
                            <a:fillRect/>
                          </a:stretch>
                        </pic:blipFill>
                        <pic:spPr>
                          <a:xfrm>
                            <a:off x="822909" y="0"/>
                            <a:ext cx="30480" cy="6097"/>
                          </a:xfrm>
                          <a:prstGeom prst="rect">
                            <a:avLst/>
                          </a:prstGeom>
                        </pic:spPr>
                      </pic:pic>
                      <pic:pic xmlns:pic="http://schemas.openxmlformats.org/drawingml/2006/picture">
                        <pic:nvPicPr>
                          <pic:cNvPr id="8599" name="Picture 8599"/>
                          <pic:cNvPicPr/>
                        </pic:nvPicPr>
                        <pic:blipFill>
                          <a:blip r:embed="rId33"/>
                          <a:stretch>
                            <a:fillRect/>
                          </a:stretch>
                        </pic:blipFill>
                        <pic:spPr>
                          <a:xfrm>
                            <a:off x="853389" y="0"/>
                            <a:ext cx="30480" cy="6097"/>
                          </a:xfrm>
                          <a:prstGeom prst="rect">
                            <a:avLst/>
                          </a:prstGeom>
                        </pic:spPr>
                      </pic:pic>
                      <pic:pic xmlns:pic="http://schemas.openxmlformats.org/drawingml/2006/picture">
                        <pic:nvPicPr>
                          <pic:cNvPr id="8601" name="Picture 8601"/>
                          <pic:cNvPicPr/>
                        </pic:nvPicPr>
                        <pic:blipFill>
                          <a:blip r:embed="rId33"/>
                          <a:stretch>
                            <a:fillRect/>
                          </a:stretch>
                        </pic:blipFill>
                        <pic:spPr>
                          <a:xfrm>
                            <a:off x="883869" y="0"/>
                            <a:ext cx="30480" cy="6097"/>
                          </a:xfrm>
                          <a:prstGeom prst="rect">
                            <a:avLst/>
                          </a:prstGeom>
                        </pic:spPr>
                      </pic:pic>
                      <pic:pic xmlns:pic="http://schemas.openxmlformats.org/drawingml/2006/picture">
                        <pic:nvPicPr>
                          <pic:cNvPr id="8603" name="Picture 8603"/>
                          <pic:cNvPicPr/>
                        </pic:nvPicPr>
                        <pic:blipFill>
                          <a:blip r:embed="rId33"/>
                          <a:stretch>
                            <a:fillRect/>
                          </a:stretch>
                        </pic:blipFill>
                        <pic:spPr>
                          <a:xfrm>
                            <a:off x="914349" y="0"/>
                            <a:ext cx="30480" cy="6097"/>
                          </a:xfrm>
                          <a:prstGeom prst="rect">
                            <a:avLst/>
                          </a:prstGeom>
                        </pic:spPr>
                      </pic:pic>
                      <pic:pic xmlns:pic="http://schemas.openxmlformats.org/drawingml/2006/picture">
                        <pic:nvPicPr>
                          <pic:cNvPr id="8605" name="Picture 8605"/>
                          <pic:cNvPicPr/>
                        </pic:nvPicPr>
                        <pic:blipFill>
                          <a:blip r:embed="rId33"/>
                          <a:stretch>
                            <a:fillRect/>
                          </a:stretch>
                        </pic:blipFill>
                        <pic:spPr>
                          <a:xfrm>
                            <a:off x="944829" y="0"/>
                            <a:ext cx="30480" cy="6097"/>
                          </a:xfrm>
                          <a:prstGeom prst="rect">
                            <a:avLst/>
                          </a:prstGeom>
                        </pic:spPr>
                      </pic:pic>
                      <pic:pic xmlns:pic="http://schemas.openxmlformats.org/drawingml/2006/picture">
                        <pic:nvPicPr>
                          <pic:cNvPr id="8607" name="Picture 8607"/>
                          <pic:cNvPicPr/>
                        </pic:nvPicPr>
                        <pic:blipFill>
                          <a:blip r:embed="rId33"/>
                          <a:stretch>
                            <a:fillRect/>
                          </a:stretch>
                        </pic:blipFill>
                        <pic:spPr>
                          <a:xfrm>
                            <a:off x="975309" y="0"/>
                            <a:ext cx="30480" cy="6097"/>
                          </a:xfrm>
                          <a:prstGeom prst="rect">
                            <a:avLst/>
                          </a:prstGeom>
                        </pic:spPr>
                      </pic:pic>
                      <pic:pic xmlns:pic="http://schemas.openxmlformats.org/drawingml/2006/picture">
                        <pic:nvPicPr>
                          <pic:cNvPr id="8609" name="Picture 8609"/>
                          <pic:cNvPicPr/>
                        </pic:nvPicPr>
                        <pic:blipFill>
                          <a:blip r:embed="rId33"/>
                          <a:stretch>
                            <a:fillRect/>
                          </a:stretch>
                        </pic:blipFill>
                        <pic:spPr>
                          <a:xfrm>
                            <a:off x="1005789" y="0"/>
                            <a:ext cx="30480" cy="6097"/>
                          </a:xfrm>
                          <a:prstGeom prst="rect">
                            <a:avLst/>
                          </a:prstGeom>
                        </pic:spPr>
                      </pic:pic>
                      <pic:pic xmlns:pic="http://schemas.openxmlformats.org/drawingml/2006/picture">
                        <pic:nvPicPr>
                          <pic:cNvPr id="8611" name="Picture 8611"/>
                          <pic:cNvPicPr/>
                        </pic:nvPicPr>
                        <pic:blipFill>
                          <a:blip r:embed="rId33"/>
                          <a:stretch>
                            <a:fillRect/>
                          </a:stretch>
                        </pic:blipFill>
                        <pic:spPr>
                          <a:xfrm>
                            <a:off x="1036269" y="0"/>
                            <a:ext cx="30480" cy="6097"/>
                          </a:xfrm>
                          <a:prstGeom prst="rect">
                            <a:avLst/>
                          </a:prstGeom>
                        </pic:spPr>
                      </pic:pic>
                      <pic:pic xmlns:pic="http://schemas.openxmlformats.org/drawingml/2006/picture">
                        <pic:nvPicPr>
                          <pic:cNvPr id="8613" name="Picture 8613"/>
                          <pic:cNvPicPr/>
                        </pic:nvPicPr>
                        <pic:blipFill>
                          <a:blip r:embed="rId33"/>
                          <a:stretch>
                            <a:fillRect/>
                          </a:stretch>
                        </pic:blipFill>
                        <pic:spPr>
                          <a:xfrm>
                            <a:off x="1066749" y="0"/>
                            <a:ext cx="30480" cy="6097"/>
                          </a:xfrm>
                          <a:prstGeom prst="rect">
                            <a:avLst/>
                          </a:prstGeom>
                        </pic:spPr>
                      </pic:pic>
                      <pic:pic xmlns:pic="http://schemas.openxmlformats.org/drawingml/2006/picture">
                        <pic:nvPicPr>
                          <pic:cNvPr id="8615" name="Picture 8615"/>
                          <pic:cNvPicPr/>
                        </pic:nvPicPr>
                        <pic:blipFill>
                          <a:blip r:embed="rId33"/>
                          <a:stretch>
                            <a:fillRect/>
                          </a:stretch>
                        </pic:blipFill>
                        <pic:spPr>
                          <a:xfrm>
                            <a:off x="1097229" y="0"/>
                            <a:ext cx="30480" cy="6097"/>
                          </a:xfrm>
                          <a:prstGeom prst="rect">
                            <a:avLst/>
                          </a:prstGeom>
                        </pic:spPr>
                      </pic:pic>
                      <pic:pic xmlns:pic="http://schemas.openxmlformats.org/drawingml/2006/picture">
                        <pic:nvPicPr>
                          <pic:cNvPr id="8617" name="Picture 8617"/>
                          <pic:cNvPicPr/>
                        </pic:nvPicPr>
                        <pic:blipFill>
                          <a:blip r:embed="rId33"/>
                          <a:stretch>
                            <a:fillRect/>
                          </a:stretch>
                        </pic:blipFill>
                        <pic:spPr>
                          <a:xfrm>
                            <a:off x="1127709" y="0"/>
                            <a:ext cx="30480" cy="6097"/>
                          </a:xfrm>
                          <a:prstGeom prst="rect">
                            <a:avLst/>
                          </a:prstGeom>
                        </pic:spPr>
                      </pic:pic>
                      <pic:pic xmlns:pic="http://schemas.openxmlformats.org/drawingml/2006/picture">
                        <pic:nvPicPr>
                          <pic:cNvPr id="8619" name="Picture 8619"/>
                          <pic:cNvPicPr/>
                        </pic:nvPicPr>
                        <pic:blipFill>
                          <a:blip r:embed="rId33"/>
                          <a:stretch>
                            <a:fillRect/>
                          </a:stretch>
                        </pic:blipFill>
                        <pic:spPr>
                          <a:xfrm>
                            <a:off x="1158189" y="0"/>
                            <a:ext cx="30480" cy="6097"/>
                          </a:xfrm>
                          <a:prstGeom prst="rect">
                            <a:avLst/>
                          </a:prstGeom>
                        </pic:spPr>
                      </pic:pic>
                      <pic:pic xmlns:pic="http://schemas.openxmlformats.org/drawingml/2006/picture">
                        <pic:nvPicPr>
                          <pic:cNvPr id="8621" name="Picture 8621"/>
                          <pic:cNvPicPr/>
                        </pic:nvPicPr>
                        <pic:blipFill>
                          <a:blip r:embed="rId33"/>
                          <a:stretch>
                            <a:fillRect/>
                          </a:stretch>
                        </pic:blipFill>
                        <pic:spPr>
                          <a:xfrm>
                            <a:off x="1188669" y="0"/>
                            <a:ext cx="30480" cy="6097"/>
                          </a:xfrm>
                          <a:prstGeom prst="rect">
                            <a:avLst/>
                          </a:prstGeom>
                        </pic:spPr>
                      </pic:pic>
                      <pic:pic xmlns:pic="http://schemas.openxmlformats.org/drawingml/2006/picture">
                        <pic:nvPicPr>
                          <pic:cNvPr id="8623" name="Picture 8623"/>
                          <pic:cNvPicPr/>
                        </pic:nvPicPr>
                        <pic:blipFill>
                          <a:blip r:embed="rId33"/>
                          <a:stretch>
                            <a:fillRect/>
                          </a:stretch>
                        </pic:blipFill>
                        <pic:spPr>
                          <a:xfrm>
                            <a:off x="1219149" y="0"/>
                            <a:ext cx="30480" cy="6097"/>
                          </a:xfrm>
                          <a:prstGeom prst="rect">
                            <a:avLst/>
                          </a:prstGeom>
                        </pic:spPr>
                      </pic:pic>
                      <pic:pic xmlns:pic="http://schemas.openxmlformats.org/drawingml/2006/picture">
                        <pic:nvPicPr>
                          <pic:cNvPr id="8625" name="Picture 8625"/>
                          <pic:cNvPicPr/>
                        </pic:nvPicPr>
                        <pic:blipFill>
                          <a:blip r:embed="rId33"/>
                          <a:stretch>
                            <a:fillRect/>
                          </a:stretch>
                        </pic:blipFill>
                        <pic:spPr>
                          <a:xfrm>
                            <a:off x="1249629" y="0"/>
                            <a:ext cx="30480" cy="6097"/>
                          </a:xfrm>
                          <a:prstGeom prst="rect">
                            <a:avLst/>
                          </a:prstGeom>
                        </pic:spPr>
                      </pic:pic>
                      <pic:pic xmlns:pic="http://schemas.openxmlformats.org/drawingml/2006/picture">
                        <pic:nvPicPr>
                          <pic:cNvPr id="8627" name="Picture 8627"/>
                          <pic:cNvPicPr/>
                        </pic:nvPicPr>
                        <pic:blipFill>
                          <a:blip r:embed="rId33"/>
                          <a:stretch>
                            <a:fillRect/>
                          </a:stretch>
                        </pic:blipFill>
                        <pic:spPr>
                          <a:xfrm>
                            <a:off x="1280109" y="0"/>
                            <a:ext cx="30480" cy="6097"/>
                          </a:xfrm>
                          <a:prstGeom prst="rect">
                            <a:avLst/>
                          </a:prstGeom>
                        </pic:spPr>
                      </pic:pic>
                      <pic:pic xmlns:pic="http://schemas.openxmlformats.org/drawingml/2006/picture">
                        <pic:nvPicPr>
                          <pic:cNvPr id="8629" name="Picture 8629"/>
                          <pic:cNvPicPr/>
                        </pic:nvPicPr>
                        <pic:blipFill>
                          <a:blip r:embed="rId33"/>
                          <a:stretch>
                            <a:fillRect/>
                          </a:stretch>
                        </pic:blipFill>
                        <pic:spPr>
                          <a:xfrm>
                            <a:off x="1310589" y="0"/>
                            <a:ext cx="30480" cy="6097"/>
                          </a:xfrm>
                          <a:prstGeom prst="rect">
                            <a:avLst/>
                          </a:prstGeom>
                        </pic:spPr>
                      </pic:pic>
                      <pic:pic xmlns:pic="http://schemas.openxmlformats.org/drawingml/2006/picture">
                        <pic:nvPicPr>
                          <pic:cNvPr id="8631" name="Picture 8631"/>
                          <pic:cNvPicPr/>
                        </pic:nvPicPr>
                        <pic:blipFill>
                          <a:blip r:embed="rId33"/>
                          <a:stretch>
                            <a:fillRect/>
                          </a:stretch>
                        </pic:blipFill>
                        <pic:spPr>
                          <a:xfrm>
                            <a:off x="1341069" y="0"/>
                            <a:ext cx="30480" cy="6097"/>
                          </a:xfrm>
                          <a:prstGeom prst="rect">
                            <a:avLst/>
                          </a:prstGeom>
                        </pic:spPr>
                      </pic:pic>
                      <pic:pic xmlns:pic="http://schemas.openxmlformats.org/drawingml/2006/picture">
                        <pic:nvPicPr>
                          <pic:cNvPr id="8633" name="Picture 8633"/>
                          <pic:cNvPicPr/>
                        </pic:nvPicPr>
                        <pic:blipFill>
                          <a:blip r:embed="rId33"/>
                          <a:stretch>
                            <a:fillRect/>
                          </a:stretch>
                        </pic:blipFill>
                        <pic:spPr>
                          <a:xfrm>
                            <a:off x="1371549" y="0"/>
                            <a:ext cx="30785" cy="6097"/>
                          </a:xfrm>
                          <a:prstGeom prst="rect">
                            <a:avLst/>
                          </a:prstGeom>
                        </pic:spPr>
                      </pic:pic>
                      <pic:pic xmlns:pic="http://schemas.openxmlformats.org/drawingml/2006/picture">
                        <pic:nvPicPr>
                          <pic:cNvPr id="8635" name="Picture 8635"/>
                          <pic:cNvPicPr/>
                        </pic:nvPicPr>
                        <pic:blipFill>
                          <a:blip r:embed="rId33"/>
                          <a:stretch>
                            <a:fillRect/>
                          </a:stretch>
                        </pic:blipFill>
                        <pic:spPr>
                          <a:xfrm>
                            <a:off x="1402410" y="0"/>
                            <a:ext cx="30480" cy="6097"/>
                          </a:xfrm>
                          <a:prstGeom prst="rect">
                            <a:avLst/>
                          </a:prstGeom>
                        </pic:spPr>
                      </pic:pic>
                      <pic:pic xmlns:pic="http://schemas.openxmlformats.org/drawingml/2006/picture">
                        <pic:nvPicPr>
                          <pic:cNvPr id="8637" name="Picture 8637"/>
                          <pic:cNvPicPr/>
                        </pic:nvPicPr>
                        <pic:blipFill>
                          <a:blip r:embed="rId33"/>
                          <a:stretch>
                            <a:fillRect/>
                          </a:stretch>
                        </pic:blipFill>
                        <pic:spPr>
                          <a:xfrm>
                            <a:off x="1432890" y="0"/>
                            <a:ext cx="30480" cy="6097"/>
                          </a:xfrm>
                          <a:prstGeom prst="rect">
                            <a:avLst/>
                          </a:prstGeom>
                        </pic:spPr>
                      </pic:pic>
                      <pic:pic xmlns:pic="http://schemas.openxmlformats.org/drawingml/2006/picture">
                        <pic:nvPicPr>
                          <pic:cNvPr id="8639" name="Picture 8639"/>
                          <pic:cNvPicPr/>
                        </pic:nvPicPr>
                        <pic:blipFill>
                          <a:blip r:embed="rId33"/>
                          <a:stretch>
                            <a:fillRect/>
                          </a:stretch>
                        </pic:blipFill>
                        <pic:spPr>
                          <a:xfrm>
                            <a:off x="1463370" y="0"/>
                            <a:ext cx="30480" cy="6097"/>
                          </a:xfrm>
                          <a:prstGeom prst="rect">
                            <a:avLst/>
                          </a:prstGeom>
                        </pic:spPr>
                      </pic:pic>
                      <pic:pic xmlns:pic="http://schemas.openxmlformats.org/drawingml/2006/picture">
                        <pic:nvPicPr>
                          <pic:cNvPr id="8641" name="Picture 8641"/>
                          <pic:cNvPicPr/>
                        </pic:nvPicPr>
                        <pic:blipFill>
                          <a:blip r:embed="rId33"/>
                          <a:stretch>
                            <a:fillRect/>
                          </a:stretch>
                        </pic:blipFill>
                        <pic:spPr>
                          <a:xfrm>
                            <a:off x="1493850" y="0"/>
                            <a:ext cx="30480" cy="6097"/>
                          </a:xfrm>
                          <a:prstGeom prst="rect">
                            <a:avLst/>
                          </a:prstGeom>
                        </pic:spPr>
                      </pic:pic>
                      <pic:pic xmlns:pic="http://schemas.openxmlformats.org/drawingml/2006/picture">
                        <pic:nvPicPr>
                          <pic:cNvPr id="8643" name="Picture 8643"/>
                          <pic:cNvPicPr/>
                        </pic:nvPicPr>
                        <pic:blipFill>
                          <a:blip r:embed="rId33"/>
                          <a:stretch>
                            <a:fillRect/>
                          </a:stretch>
                        </pic:blipFill>
                        <pic:spPr>
                          <a:xfrm>
                            <a:off x="1524330" y="0"/>
                            <a:ext cx="30480" cy="6097"/>
                          </a:xfrm>
                          <a:prstGeom prst="rect">
                            <a:avLst/>
                          </a:prstGeom>
                        </pic:spPr>
                      </pic:pic>
                      <pic:pic xmlns:pic="http://schemas.openxmlformats.org/drawingml/2006/picture">
                        <pic:nvPicPr>
                          <pic:cNvPr id="8645" name="Picture 8645"/>
                          <pic:cNvPicPr/>
                        </pic:nvPicPr>
                        <pic:blipFill>
                          <a:blip r:embed="rId33"/>
                          <a:stretch>
                            <a:fillRect/>
                          </a:stretch>
                        </pic:blipFill>
                        <pic:spPr>
                          <a:xfrm>
                            <a:off x="1554810" y="0"/>
                            <a:ext cx="30480" cy="6097"/>
                          </a:xfrm>
                          <a:prstGeom prst="rect">
                            <a:avLst/>
                          </a:prstGeom>
                        </pic:spPr>
                      </pic:pic>
                      <pic:pic xmlns:pic="http://schemas.openxmlformats.org/drawingml/2006/picture">
                        <pic:nvPicPr>
                          <pic:cNvPr id="8647" name="Picture 8647"/>
                          <pic:cNvPicPr/>
                        </pic:nvPicPr>
                        <pic:blipFill>
                          <a:blip r:embed="rId33"/>
                          <a:stretch>
                            <a:fillRect/>
                          </a:stretch>
                        </pic:blipFill>
                        <pic:spPr>
                          <a:xfrm>
                            <a:off x="1585290" y="0"/>
                            <a:ext cx="30480" cy="6097"/>
                          </a:xfrm>
                          <a:prstGeom prst="rect">
                            <a:avLst/>
                          </a:prstGeom>
                        </pic:spPr>
                      </pic:pic>
                      <pic:pic xmlns:pic="http://schemas.openxmlformats.org/drawingml/2006/picture">
                        <pic:nvPicPr>
                          <pic:cNvPr id="8649" name="Picture 8649"/>
                          <pic:cNvPicPr/>
                        </pic:nvPicPr>
                        <pic:blipFill>
                          <a:blip r:embed="rId33"/>
                          <a:stretch>
                            <a:fillRect/>
                          </a:stretch>
                        </pic:blipFill>
                        <pic:spPr>
                          <a:xfrm>
                            <a:off x="1615770" y="0"/>
                            <a:ext cx="30480" cy="6097"/>
                          </a:xfrm>
                          <a:prstGeom prst="rect">
                            <a:avLst/>
                          </a:prstGeom>
                        </pic:spPr>
                      </pic:pic>
                      <pic:pic xmlns:pic="http://schemas.openxmlformats.org/drawingml/2006/picture">
                        <pic:nvPicPr>
                          <pic:cNvPr id="8651" name="Picture 8651"/>
                          <pic:cNvPicPr/>
                        </pic:nvPicPr>
                        <pic:blipFill>
                          <a:blip r:embed="rId33"/>
                          <a:stretch>
                            <a:fillRect/>
                          </a:stretch>
                        </pic:blipFill>
                        <pic:spPr>
                          <a:xfrm>
                            <a:off x="1646250" y="0"/>
                            <a:ext cx="30480" cy="6097"/>
                          </a:xfrm>
                          <a:prstGeom prst="rect">
                            <a:avLst/>
                          </a:prstGeom>
                        </pic:spPr>
                      </pic:pic>
                      <pic:pic xmlns:pic="http://schemas.openxmlformats.org/drawingml/2006/picture">
                        <pic:nvPicPr>
                          <pic:cNvPr id="8653" name="Picture 8653"/>
                          <pic:cNvPicPr/>
                        </pic:nvPicPr>
                        <pic:blipFill>
                          <a:blip r:embed="rId33"/>
                          <a:stretch>
                            <a:fillRect/>
                          </a:stretch>
                        </pic:blipFill>
                        <pic:spPr>
                          <a:xfrm>
                            <a:off x="1676730" y="0"/>
                            <a:ext cx="30480" cy="6097"/>
                          </a:xfrm>
                          <a:prstGeom prst="rect">
                            <a:avLst/>
                          </a:prstGeom>
                        </pic:spPr>
                      </pic:pic>
                      <pic:pic xmlns:pic="http://schemas.openxmlformats.org/drawingml/2006/picture">
                        <pic:nvPicPr>
                          <pic:cNvPr id="8655" name="Picture 8655"/>
                          <pic:cNvPicPr/>
                        </pic:nvPicPr>
                        <pic:blipFill>
                          <a:blip r:embed="rId33"/>
                          <a:stretch>
                            <a:fillRect/>
                          </a:stretch>
                        </pic:blipFill>
                        <pic:spPr>
                          <a:xfrm>
                            <a:off x="1707210" y="0"/>
                            <a:ext cx="30480" cy="6097"/>
                          </a:xfrm>
                          <a:prstGeom prst="rect">
                            <a:avLst/>
                          </a:prstGeom>
                        </pic:spPr>
                      </pic:pic>
                      <pic:pic xmlns:pic="http://schemas.openxmlformats.org/drawingml/2006/picture">
                        <pic:nvPicPr>
                          <pic:cNvPr id="8657" name="Picture 8657"/>
                          <pic:cNvPicPr/>
                        </pic:nvPicPr>
                        <pic:blipFill>
                          <a:blip r:embed="rId33"/>
                          <a:stretch>
                            <a:fillRect/>
                          </a:stretch>
                        </pic:blipFill>
                        <pic:spPr>
                          <a:xfrm>
                            <a:off x="1737690" y="0"/>
                            <a:ext cx="30480" cy="6097"/>
                          </a:xfrm>
                          <a:prstGeom prst="rect">
                            <a:avLst/>
                          </a:prstGeom>
                        </pic:spPr>
                      </pic:pic>
                      <pic:pic xmlns:pic="http://schemas.openxmlformats.org/drawingml/2006/picture">
                        <pic:nvPicPr>
                          <pic:cNvPr id="8659" name="Picture 8659"/>
                          <pic:cNvPicPr/>
                        </pic:nvPicPr>
                        <pic:blipFill>
                          <a:blip r:embed="rId33"/>
                          <a:stretch>
                            <a:fillRect/>
                          </a:stretch>
                        </pic:blipFill>
                        <pic:spPr>
                          <a:xfrm>
                            <a:off x="1768170" y="0"/>
                            <a:ext cx="30480" cy="6097"/>
                          </a:xfrm>
                          <a:prstGeom prst="rect">
                            <a:avLst/>
                          </a:prstGeom>
                        </pic:spPr>
                      </pic:pic>
                      <pic:pic xmlns:pic="http://schemas.openxmlformats.org/drawingml/2006/picture">
                        <pic:nvPicPr>
                          <pic:cNvPr id="8661" name="Picture 8661"/>
                          <pic:cNvPicPr/>
                        </pic:nvPicPr>
                        <pic:blipFill>
                          <a:blip r:embed="rId33"/>
                          <a:stretch>
                            <a:fillRect/>
                          </a:stretch>
                        </pic:blipFill>
                        <pic:spPr>
                          <a:xfrm>
                            <a:off x="1798650" y="0"/>
                            <a:ext cx="30480" cy="6097"/>
                          </a:xfrm>
                          <a:prstGeom prst="rect">
                            <a:avLst/>
                          </a:prstGeom>
                        </pic:spPr>
                      </pic:pic>
                      <pic:pic xmlns:pic="http://schemas.openxmlformats.org/drawingml/2006/picture">
                        <pic:nvPicPr>
                          <pic:cNvPr id="8663" name="Picture 8663"/>
                          <pic:cNvPicPr/>
                        </pic:nvPicPr>
                        <pic:blipFill>
                          <a:blip r:embed="rId33"/>
                          <a:stretch>
                            <a:fillRect/>
                          </a:stretch>
                        </pic:blipFill>
                        <pic:spPr>
                          <a:xfrm>
                            <a:off x="1829130" y="0"/>
                            <a:ext cx="30480" cy="6097"/>
                          </a:xfrm>
                          <a:prstGeom prst="rect">
                            <a:avLst/>
                          </a:prstGeom>
                        </pic:spPr>
                      </pic:pic>
                      <pic:pic xmlns:pic="http://schemas.openxmlformats.org/drawingml/2006/picture">
                        <pic:nvPicPr>
                          <pic:cNvPr id="8665" name="Picture 8665"/>
                          <pic:cNvPicPr/>
                        </pic:nvPicPr>
                        <pic:blipFill>
                          <a:blip r:embed="rId33"/>
                          <a:stretch>
                            <a:fillRect/>
                          </a:stretch>
                        </pic:blipFill>
                        <pic:spPr>
                          <a:xfrm>
                            <a:off x="1859610" y="0"/>
                            <a:ext cx="30480" cy="6097"/>
                          </a:xfrm>
                          <a:prstGeom prst="rect">
                            <a:avLst/>
                          </a:prstGeom>
                        </pic:spPr>
                      </pic:pic>
                      <pic:pic xmlns:pic="http://schemas.openxmlformats.org/drawingml/2006/picture">
                        <pic:nvPicPr>
                          <pic:cNvPr id="8667" name="Picture 8667"/>
                          <pic:cNvPicPr/>
                        </pic:nvPicPr>
                        <pic:blipFill>
                          <a:blip r:embed="rId33"/>
                          <a:stretch>
                            <a:fillRect/>
                          </a:stretch>
                        </pic:blipFill>
                        <pic:spPr>
                          <a:xfrm>
                            <a:off x="1890090" y="0"/>
                            <a:ext cx="30480" cy="6097"/>
                          </a:xfrm>
                          <a:prstGeom prst="rect">
                            <a:avLst/>
                          </a:prstGeom>
                        </pic:spPr>
                      </pic:pic>
                      <pic:pic xmlns:pic="http://schemas.openxmlformats.org/drawingml/2006/picture">
                        <pic:nvPicPr>
                          <pic:cNvPr id="8669" name="Picture 8669"/>
                          <pic:cNvPicPr/>
                        </pic:nvPicPr>
                        <pic:blipFill>
                          <a:blip r:embed="rId33"/>
                          <a:stretch>
                            <a:fillRect/>
                          </a:stretch>
                        </pic:blipFill>
                        <pic:spPr>
                          <a:xfrm>
                            <a:off x="1920570" y="0"/>
                            <a:ext cx="30480" cy="6097"/>
                          </a:xfrm>
                          <a:prstGeom prst="rect">
                            <a:avLst/>
                          </a:prstGeom>
                        </pic:spPr>
                      </pic:pic>
                      <pic:pic xmlns:pic="http://schemas.openxmlformats.org/drawingml/2006/picture">
                        <pic:nvPicPr>
                          <pic:cNvPr id="8671" name="Picture 8671"/>
                          <pic:cNvPicPr/>
                        </pic:nvPicPr>
                        <pic:blipFill>
                          <a:blip r:embed="rId33"/>
                          <a:stretch>
                            <a:fillRect/>
                          </a:stretch>
                        </pic:blipFill>
                        <pic:spPr>
                          <a:xfrm>
                            <a:off x="1951050" y="0"/>
                            <a:ext cx="30480" cy="6097"/>
                          </a:xfrm>
                          <a:prstGeom prst="rect">
                            <a:avLst/>
                          </a:prstGeom>
                        </pic:spPr>
                      </pic:pic>
                      <pic:pic xmlns:pic="http://schemas.openxmlformats.org/drawingml/2006/picture">
                        <pic:nvPicPr>
                          <pic:cNvPr id="8673" name="Picture 8673"/>
                          <pic:cNvPicPr/>
                        </pic:nvPicPr>
                        <pic:blipFill>
                          <a:blip r:embed="rId33"/>
                          <a:stretch>
                            <a:fillRect/>
                          </a:stretch>
                        </pic:blipFill>
                        <pic:spPr>
                          <a:xfrm>
                            <a:off x="1981530" y="0"/>
                            <a:ext cx="30480" cy="6097"/>
                          </a:xfrm>
                          <a:prstGeom prst="rect">
                            <a:avLst/>
                          </a:prstGeom>
                        </pic:spPr>
                      </pic:pic>
                      <pic:pic xmlns:pic="http://schemas.openxmlformats.org/drawingml/2006/picture">
                        <pic:nvPicPr>
                          <pic:cNvPr id="8675" name="Picture 8675"/>
                          <pic:cNvPicPr/>
                        </pic:nvPicPr>
                        <pic:blipFill>
                          <a:blip r:embed="rId33"/>
                          <a:stretch>
                            <a:fillRect/>
                          </a:stretch>
                        </pic:blipFill>
                        <pic:spPr>
                          <a:xfrm>
                            <a:off x="2012010" y="0"/>
                            <a:ext cx="30480" cy="6097"/>
                          </a:xfrm>
                          <a:prstGeom prst="rect">
                            <a:avLst/>
                          </a:prstGeom>
                        </pic:spPr>
                      </pic:pic>
                      <pic:pic xmlns:pic="http://schemas.openxmlformats.org/drawingml/2006/picture">
                        <pic:nvPicPr>
                          <pic:cNvPr id="8677" name="Picture 8677"/>
                          <pic:cNvPicPr/>
                        </pic:nvPicPr>
                        <pic:blipFill>
                          <a:blip r:embed="rId33"/>
                          <a:stretch>
                            <a:fillRect/>
                          </a:stretch>
                        </pic:blipFill>
                        <pic:spPr>
                          <a:xfrm>
                            <a:off x="2042490" y="0"/>
                            <a:ext cx="30480" cy="6097"/>
                          </a:xfrm>
                          <a:prstGeom prst="rect">
                            <a:avLst/>
                          </a:prstGeom>
                        </pic:spPr>
                      </pic:pic>
                      <pic:pic xmlns:pic="http://schemas.openxmlformats.org/drawingml/2006/picture">
                        <pic:nvPicPr>
                          <pic:cNvPr id="8679" name="Picture 8679"/>
                          <pic:cNvPicPr/>
                        </pic:nvPicPr>
                        <pic:blipFill>
                          <a:blip r:embed="rId33"/>
                          <a:stretch>
                            <a:fillRect/>
                          </a:stretch>
                        </pic:blipFill>
                        <pic:spPr>
                          <a:xfrm>
                            <a:off x="2072970" y="0"/>
                            <a:ext cx="30480" cy="6097"/>
                          </a:xfrm>
                          <a:prstGeom prst="rect">
                            <a:avLst/>
                          </a:prstGeom>
                        </pic:spPr>
                      </pic:pic>
                      <pic:pic xmlns:pic="http://schemas.openxmlformats.org/drawingml/2006/picture">
                        <pic:nvPicPr>
                          <pic:cNvPr id="8681" name="Picture 8681"/>
                          <pic:cNvPicPr/>
                        </pic:nvPicPr>
                        <pic:blipFill>
                          <a:blip r:embed="rId33"/>
                          <a:stretch>
                            <a:fillRect/>
                          </a:stretch>
                        </pic:blipFill>
                        <pic:spPr>
                          <a:xfrm>
                            <a:off x="2103450" y="0"/>
                            <a:ext cx="30480" cy="6097"/>
                          </a:xfrm>
                          <a:prstGeom prst="rect">
                            <a:avLst/>
                          </a:prstGeom>
                        </pic:spPr>
                      </pic:pic>
                      <pic:pic xmlns:pic="http://schemas.openxmlformats.org/drawingml/2006/picture">
                        <pic:nvPicPr>
                          <pic:cNvPr id="8683" name="Picture 8683"/>
                          <pic:cNvPicPr/>
                        </pic:nvPicPr>
                        <pic:blipFill>
                          <a:blip r:embed="rId33"/>
                          <a:stretch>
                            <a:fillRect/>
                          </a:stretch>
                        </pic:blipFill>
                        <pic:spPr>
                          <a:xfrm>
                            <a:off x="2133930" y="0"/>
                            <a:ext cx="30480" cy="6097"/>
                          </a:xfrm>
                          <a:prstGeom prst="rect">
                            <a:avLst/>
                          </a:prstGeom>
                        </pic:spPr>
                      </pic:pic>
                      <pic:pic xmlns:pic="http://schemas.openxmlformats.org/drawingml/2006/picture">
                        <pic:nvPicPr>
                          <pic:cNvPr id="8685" name="Picture 8685"/>
                          <pic:cNvPicPr/>
                        </pic:nvPicPr>
                        <pic:blipFill>
                          <a:blip r:embed="rId33"/>
                          <a:stretch>
                            <a:fillRect/>
                          </a:stretch>
                        </pic:blipFill>
                        <pic:spPr>
                          <a:xfrm>
                            <a:off x="2164410" y="0"/>
                            <a:ext cx="30480" cy="6097"/>
                          </a:xfrm>
                          <a:prstGeom prst="rect">
                            <a:avLst/>
                          </a:prstGeom>
                        </pic:spPr>
                      </pic:pic>
                      <pic:pic xmlns:pic="http://schemas.openxmlformats.org/drawingml/2006/picture">
                        <pic:nvPicPr>
                          <pic:cNvPr id="8687" name="Picture 8687"/>
                          <pic:cNvPicPr/>
                        </pic:nvPicPr>
                        <pic:blipFill>
                          <a:blip r:embed="rId33"/>
                          <a:stretch>
                            <a:fillRect/>
                          </a:stretch>
                        </pic:blipFill>
                        <pic:spPr>
                          <a:xfrm>
                            <a:off x="2194890" y="0"/>
                            <a:ext cx="30480" cy="6097"/>
                          </a:xfrm>
                          <a:prstGeom prst="rect">
                            <a:avLst/>
                          </a:prstGeom>
                        </pic:spPr>
                      </pic:pic>
                      <pic:pic xmlns:pic="http://schemas.openxmlformats.org/drawingml/2006/picture">
                        <pic:nvPicPr>
                          <pic:cNvPr id="8689" name="Picture 8689"/>
                          <pic:cNvPicPr/>
                        </pic:nvPicPr>
                        <pic:blipFill>
                          <a:blip r:embed="rId33"/>
                          <a:stretch>
                            <a:fillRect/>
                          </a:stretch>
                        </pic:blipFill>
                        <pic:spPr>
                          <a:xfrm>
                            <a:off x="2225370" y="0"/>
                            <a:ext cx="30480" cy="6097"/>
                          </a:xfrm>
                          <a:prstGeom prst="rect">
                            <a:avLst/>
                          </a:prstGeom>
                        </pic:spPr>
                      </pic:pic>
                      <pic:pic xmlns:pic="http://schemas.openxmlformats.org/drawingml/2006/picture">
                        <pic:nvPicPr>
                          <pic:cNvPr id="8691" name="Picture 8691"/>
                          <pic:cNvPicPr/>
                        </pic:nvPicPr>
                        <pic:blipFill>
                          <a:blip r:embed="rId33"/>
                          <a:stretch>
                            <a:fillRect/>
                          </a:stretch>
                        </pic:blipFill>
                        <pic:spPr>
                          <a:xfrm>
                            <a:off x="2255850" y="0"/>
                            <a:ext cx="30480" cy="6097"/>
                          </a:xfrm>
                          <a:prstGeom prst="rect">
                            <a:avLst/>
                          </a:prstGeom>
                        </pic:spPr>
                      </pic:pic>
                      <pic:pic xmlns:pic="http://schemas.openxmlformats.org/drawingml/2006/picture">
                        <pic:nvPicPr>
                          <pic:cNvPr id="8693" name="Picture 8693"/>
                          <pic:cNvPicPr/>
                        </pic:nvPicPr>
                        <pic:blipFill>
                          <a:blip r:embed="rId33"/>
                          <a:stretch>
                            <a:fillRect/>
                          </a:stretch>
                        </pic:blipFill>
                        <pic:spPr>
                          <a:xfrm>
                            <a:off x="2286330" y="0"/>
                            <a:ext cx="30480" cy="6097"/>
                          </a:xfrm>
                          <a:prstGeom prst="rect">
                            <a:avLst/>
                          </a:prstGeom>
                        </pic:spPr>
                      </pic:pic>
                      <pic:pic xmlns:pic="http://schemas.openxmlformats.org/drawingml/2006/picture">
                        <pic:nvPicPr>
                          <pic:cNvPr id="8695" name="Picture 8695"/>
                          <pic:cNvPicPr/>
                        </pic:nvPicPr>
                        <pic:blipFill>
                          <a:blip r:embed="rId33"/>
                          <a:stretch>
                            <a:fillRect/>
                          </a:stretch>
                        </pic:blipFill>
                        <pic:spPr>
                          <a:xfrm>
                            <a:off x="2316810" y="0"/>
                            <a:ext cx="30480" cy="6097"/>
                          </a:xfrm>
                          <a:prstGeom prst="rect">
                            <a:avLst/>
                          </a:prstGeom>
                        </pic:spPr>
                      </pic:pic>
                      <pic:pic xmlns:pic="http://schemas.openxmlformats.org/drawingml/2006/picture">
                        <pic:nvPicPr>
                          <pic:cNvPr id="8697" name="Picture 8697"/>
                          <pic:cNvPicPr/>
                        </pic:nvPicPr>
                        <pic:blipFill>
                          <a:blip r:embed="rId33"/>
                          <a:stretch>
                            <a:fillRect/>
                          </a:stretch>
                        </pic:blipFill>
                        <pic:spPr>
                          <a:xfrm>
                            <a:off x="2347290" y="0"/>
                            <a:ext cx="30480" cy="6097"/>
                          </a:xfrm>
                          <a:prstGeom prst="rect">
                            <a:avLst/>
                          </a:prstGeom>
                        </pic:spPr>
                      </pic:pic>
                      <pic:pic xmlns:pic="http://schemas.openxmlformats.org/drawingml/2006/picture">
                        <pic:nvPicPr>
                          <pic:cNvPr id="8699" name="Picture 8699"/>
                          <pic:cNvPicPr/>
                        </pic:nvPicPr>
                        <pic:blipFill>
                          <a:blip r:embed="rId33"/>
                          <a:stretch>
                            <a:fillRect/>
                          </a:stretch>
                        </pic:blipFill>
                        <pic:spPr>
                          <a:xfrm>
                            <a:off x="2377770" y="0"/>
                            <a:ext cx="30480" cy="6097"/>
                          </a:xfrm>
                          <a:prstGeom prst="rect">
                            <a:avLst/>
                          </a:prstGeom>
                        </pic:spPr>
                      </pic:pic>
                      <pic:pic xmlns:pic="http://schemas.openxmlformats.org/drawingml/2006/picture">
                        <pic:nvPicPr>
                          <pic:cNvPr id="8701" name="Picture 8701"/>
                          <pic:cNvPicPr/>
                        </pic:nvPicPr>
                        <pic:blipFill>
                          <a:blip r:embed="rId33"/>
                          <a:stretch>
                            <a:fillRect/>
                          </a:stretch>
                        </pic:blipFill>
                        <pic:spPr>
                          <a:xfrm>
                            <a:off x="2408250" y="0"/>
                            <a:ext cx="30480" cy="6097"/>
                          </a:xfrm>
                          <a:prstGeom prst="rect">
                            <a:avLst/>
                          </a:prstGeom>
                        </pic:spPr>
                      </pic:pic>
                      <pic:pic xmlns:pic="http://schemas.openxmlformats.org/drawingml/2006/picture">
                        <pic:nvPicPr>
                          <pic:cNvPr id="8703" name="Picture 8703"/>
                          <pic:cNvPicPr/>
                        </pic:nvPicPr>
                        <pic:blipFill>
                          <a:blip r:embed="rId33"/>
                          <a:stretch>
                            <a:fillRect/>
                          </a:stretch>
                        </pic:blipFill>
                        <pic:spPr>
                          <a:xfrm>
                            <a:off x="2438730" y="0"/>
                            <a:ext cx="30480" cy="6097"/>
                          </a:xfrm>
                          <a:prstGeom prst="rect">
                            <a:avLst/>
                          </a:prstGeom>
                        </pic:spPr>
                      </pic:pic>
                      <pic:pic xmlns:pic="http://schemas.openxmlformats.org/drawingml/2006/picture">
                        <pic:nvPicPr>
                          <pic:cNvPr id="8705" name="Picture 8705"/>
                          <pic:cNvPicPr/>
                        </pic:nvPicPr>
                        <pic:blipFill>
                          <a:blip r:embed="rId33"/>
                          <a:stretch>
                            <a:fillRect/>
                          </a:stretch>
                        </pic:blipFill>
                        <pic:spPr>
                          <a:xfrm>
                            <a:off x="2469210" y="0"/>
                            <a:ext cx="30480" cy="6097"/>
                          </a:xfrm>
                          <a:prstGeom prst="rect">
                            <a:avLst/>
                          </a:prstGeom>
                        </pic:spPr>
                      </pic:pic>
                      <pic:pic xmlns:pic="http://schemas.openxmlformats.org/drawingml/2006/picture">
                        <pic:nvPicPr>
                          <pic:cNvPr id="8707" name="Picture 8707"/>
                          <pic:cNvPicPr/>
                        </pic:nvPicPr>
                        <pic:blipFill>
                          <a:blip r:embed="rId33"/>
                          <a:stretch>
                            <a:fillRect/>
                          </a:stretch>
                        </pic:blipFill>
                        <pic:spPr>
                          <a:xfrm>
                            <a:off x="2499690" y="0"/>
                            <a:ext cx="30480" cy="6097"/>
                          </a:xfrm>
                          <a:prstGeom prst="rect">
                            <a:avLst/>
                          </a:prstGeom>
                        </pic:spPr>
                      </pic:pic>
                      <pic:pic xmlns:pic="http://schemas.openxmlformats.org/drawingml/2006/picture">
                        <pic:nvPicPr>
                          <pic:cNvPr id="8709" name="Picture 8709"/>
                          <pic:cNvPicPr/>
                        </pic:nvPicPr>
                        <pic:blipFill>
                          <a:blip r:embed="rId33"/>
                          <a:stretch>
                            <a:fillRect/>
                          </a:stretch>
                        </pic:blipFill>
                        <pic:spPr>
                          <a:xfrm>
                            <a:off x="2530170" y="0"/>
                            <a:ext cx="30480" cy="6097"/>
                          </a:xfrm>
                          <a:prstGeom prst="rect">
                            <a:avLst/>
                          </a:prstGeom>
                        </pic:spPr>
                      </pic:pic>
                      <pic:pic xmlns:pic="http://schemas.openxmlformats.org/drawingml/2006/picture">
                        <pic:nvPicPr>
                          <pic:cNvPr id="8711" name="Picture 8711"/>
                          <pic:cNvPicPr/>
                        </pic:nvPicPr>
                        <pic:blipFill>
                          <a:blip r:embed="rId33"/>
                          <a:stretch>
                            <a:fillRect/>
                          </a:stretch>
                        </pic:blipFill>
                        <pic:spPr>
                          <a:xfrm>
                            <a:off x="2560650" y="0"/>
                            <a:ext cx="30480" cy="6097"/>
                          </a:xfrm>
                          <a:prstGeom prst="rect">
                            <a:avLst/>
                          </a:prstGeom>
                        </pic:spPr>
                      </pic:pic>
                      <pic:pic xmlns:pic="http://schemas.openxmlformats.org/drawingml/2006/picture">
                        <pic:nvPicPr>
                          <pic:cNvPr id="8713" name="Picture 8713"/>
                          <pic:cNvPicPr/>
                        </pic:nvPicPr>
                        <pic:blipFill>
                          <a:blip r:embed="rId33"/>
                          <a:stretch>
                            <a:fillRect/>
                          </a:stretch>
                        </pic:blipFill>
                        <pic:spPr>
                          <a:xfrm>
                            <a:off x="2591130" y="0"/>
                            <a:ext cx="30480" cy="6097"/>
                          </a:xfrm>
                          <a:prstGeom prst="rect">
                            <a:avLst/>
                          </a:prstGeom>
                        </pic:spPr>
                      </pic:pic>
                      <pic:pic xmlns:pic="http://schemas.openxmlformats.org/drawingml/2006/picture">
                        <pic:nvPicPr>
                          <pic:cNvPr id="8715" name="Picture 8715"/>
                          <pic:cNvPicPr/>
                        </pic:nvPicPr>
                        <pic:blipFill>
                          <a:blip r:embed="rId33"/>
                          <a:stretch>
                            <a:fillRect/>
                          </a:stretch>
                        </pic:blipFill>
                        <pic:spPr>
                          <a:xfrm>
                            <a:off x="2621610" y="0"/>
                            <a:ext cx="30480" cy="6097"/>
                          </a:xfrm>
                          <a:prstGeom prst="rect">
                            <a:avLst/>
                          </a:prstGeom>
                        </pic:spPr>
                      </pic:pic>
                      <pic:pic xmlns:pic="http://schemas.openxmlformats.org/drawingml/2006/picture">
                        <pic:nvPicPr>
                          <pic:cNvPr id="8717" name="Picture 8717"/>
                          <pic:cNvPicPr/>
                        </pic:nvPicPr>
                        <pic:blipFill>
                          <a:blip r:embed="rId33"/>
                          <a:stretch>
                            <a:fillRect/>
                          </a:stretch>
                        </pic:blipFill>
                        <pic:spPr>
                          <a:xfrm>
                            <a:off x="2652090" y="0"/>
                            <a:ext cx="30480" cy="6097"/>
                          </a:xfrm>
                          <a:prstGeom prst="rect">
                            <a:avLst/>
                          </a:prstGeom>
                        </pic:spPr>
                      </pic:pic>
                      <pic:pic xmlns:pic="http://schemas.openxmlformats.org/drawingml/2006/picture">
                        <pic:nvPicPr>
                          <pic:cNvPr id="8719" name="Picture 8719"/>
                          <pic:cNvPicPr/>
                        </pic:nvPicPr>
                        <pic:blipFill>
                          <a:blip r:embed="rId33"/>
                          <a:stretch>
                            <a:fillRect/>
                          </a:stretch>
                        </pic:blipFill>
                        <pic:spPr>
                          <a:xfrm>
                            <a:off x="2682570" y="0"/>
                            <a:ext cx="30480" cy="6097"/>
                          </a:xfrm>
                          <a:prstGeom prst="rect">
                            <a:avLst/>
                          </a:prstGeom>
                        </pic:spPr>
                      </pic:pic>
                      <pic:pic xmlns:pic="http://schemas.openxmlformats.org/drawingml/2006/picture">
                        <pic:nvPicPr>
                          <pic:cNvPr id="8721" name="Picture 8721"/>
                          <pic:cNvPicPr/>
                        </pic:nvPicPr>
                        <pic:blipFill>
                          <a:blip r:embed="rId33"/>
                          <a:stretch>
                            <a:fillRect/>
                          </a:stretch>
                        </pic:blipFill>
                        <pic:spPr>
                          <a:xfrm>
                            <a:off x="2713050" y="0"/>
                            <a:ext cx="30480" cy="6097"/>
                          </a:xfrm>
                          <a:prstGeom prst="rect">
                            <a:avLst/>
                          </a:prstGeom>
                        </pic:spPr>
                      </pic:pic>
                      <pic:pic xmlns:pic="http://schemas.openxmlformats.org/drawingml/2006/picture">
                        <pic:nvPicPr>
                          <pic:cNvPr id="8723" name="Picture 8723"/>
                          <pic:cNvPicPr/>
                        </pic:nvPicPr>
                        <pic:blipFill>
                          <a:blip r:embed="rId33"/>
                          <a:stretch>
                            <a:fillRect/>
                          </a:stretch>
                        </pic:blipFill>
                        <pic:spPr>
                          <a:xfrm>
                            <a:off x="2743530" y="0"/>
                            <a:ext cx="30480" cy="6097"/>
                          </a:xfrm>
                          <a:prstGeom prst="rect">
                            <a:avLst/>
                          </a:prstGeom>
                        </pic:spPr>
                      </pic:pic>
                      <pic:pic xmlns:pic="http://schemas.openxmlformats.org/drawingml/2006/picture">
                        <pic:nvPicPr>
                          <pic:cNvPr id="8725" name="Picture 8725"/>
                          <pic:cNvPicPr/>
                        </pic:nvPicPr>
                        <pic:blipFill>
                          <a:blip r:embed="rId33"/>
                          <a:stretch>
                            <a:fillRect/>
                          </a:stretch>
                        </pic:blipFill>
                        <pic:spPr>
                          <a:xfrm>
                            <a:off x="2774010" y="0"/>
                            <a:ext cx="30480" cy="6097"/>
                          </a:xfrm>
                          <a:prstGeom prst="rect">
                            <a:avLst/>
                          </a:prstGeom>
                        </pic:spPr>
                      </pic:pic>
                      <pic:pic xmlns:pic="http://schemas.openxmlformats.org/drawingml/2006/picture">
                        <pic:nvPicPr>
                          <pic:cNvPr id="8727" name="Picture 8727"/>
                          <pic:cNvPicPr/>
                        </pic:nvPicPr>
                        <pic:blipFill>
                          <a:blip r:embed="rId33"/>
                          <a:stretch>
                            <a:fillRect/>
                          </a:stretch>
                        </pic:blipFill>
                        <pic:spPr>
                          <a:xfrm>
                            <a:off x="2804490" y="0"/>
                            <a:ext cx="30480" cy="6097"/>
                          </a:xfrm>
                          <a:prstGeom prst="rect">
                            <a:avLst/>
                          </a:prstGeom>
                        </pic:spPr>
                      </pic:pic>
                      <pic:pic xmlns:pic="http://schemas.openxmlformats.org/drawingml/2006/picture">
                        <pic:nvPicPr>
                          <pic:cNvPr id="8729" name="Picture 8729"/>
                          <pic:cNvPicPr/>
                        </pic:nvPicPr>
                        <pic:blipFill>
                          <a:blip r:embed="rId33"/>
                          <a:stretch>
                            <a:fillRect/>
                          </a:stretch>
                        </pic:blipFill>
                        <pic:spPr>
                          <a:xfrm>
                            <a:off x="2834970" y="0"/>
                            <a:ext cx="30480" cy="6097"/>
                          </a:xfrm>
                          <a:prstGeom prst="rect">
                            <a:avLst/>
                          </a:prstGeom>
                        </pic:spPr>
                      </pic:pic>
                      <pic:pic xmlns:pic="http://schemas.openxmlformats.org/drawingml/2006/picture">
                        <pic:nvPicPr>
                          <pic:cNvPr id="8731" name="Picture 8731"/>
                          <pic:cNvPicPr/>
                        </pic:nvPicPr>
                        <pic:blipFill>
                          <a:blip r:embed="rId33"/>
                          <a:stretch>
                            <a:fillRect/>
                          </a:stretch>
                        </pic:blipFill>
                        <pic:spPr>
                          <a:xfrm>
                            <a:off x="2865450" y="0"/>
                            <a:ext cx="30480" cy="6097"/>
                          </a:xfrm>
                          <a:prstGeom prst="rect">
                            <a:avLst/>
                          </a:prstGeom>
                        </pic:spPr>
                      </pic:pic>
                      <pic:pic xmlns:pic="http://schemas.openxmlformats.org/drawingml/2006/picture">
                        <pic:nvPicPr>
                          <pic:cNvPr id="8733" name="Picture 8733"/>
                          <pic:cNvPicPr/>
                        </pic:nvPicPr>
                        <pic:blipFill>
                          <a:blip r:embed="rId33"/>
                          <a:stretch>
                            <a:fillRect/>
                          </a:stretch>
                        </pic:blipFill>
                        <pic:spPr>
                          <a:xfrm>
                            <a:off x="2895930" y="0"/>
                            <a:ext cx="30785" cy="6097"/>
                          </a:xfrm>
                          <a:prstGeom prst="rect">
                            <a:avLst/>
                          </a:prstGeom>
                        </pic:spPr>
                      </pic:pic>
                      <pic:pic xmlns:pic="http://schemas.openxmlformats.org/drawingml/2006/picture">
                        <pic:nvPicPr>
                          <pic:cNvPr id="8735" name="Picture 8735"/>
                          <pic:cNvPicPr/>
                        </pic:nvPicPr>
                        <pic:blipFill>
                          <a:blip r:embed="rId33"/>
                          <a:stretch>
                            <a:fillRect/>
                          </a:stretch>
                        </pic:blipFill>
                        <pic:spPr>
                          <a:xfrm>
                            <a:off x="2926665" y="0"/>
                            <a:ext cx="30480" cy="6097"/>
                          </a:xfrm>
                          <a:prstGeom prst="rect">
                            <a:avLst/>
                          </a:prstGeom>
                        </pic:spPr>
                      </pic:pic>
                      <pic:pic xmlns:pic="http://schemas.openxmlformats.org/drawingml/2006/picture">
                        <pic:nvPicPr>
                          <pic:cNvPr id="8737" name="Picture 8737"/>
                          <pic:cNvPicPr/>
                        </pic:nvPicPr>
                        <pic:blipFill>
                          <a:blip r:embed="rId33"/>
                          <a:stretch>
                            <a:fillRect/>
                          </a:stretch>
                        </pic:blipFill>
                        <pic:spPr>
                          <a:xfrm>
                            <a:off x="2957144" y="0"/>
                            <a:ext cx="30480" cy="6097"/>
                          </a:xfrm>
                          <a:prstGeom prst="rect">
                            <a:avLst/>
                          </a:prstGeom>
                        </pic:spPr>
                      </pic:pic>
                      <pic:pic xmlns:pic="http://schemas.openxmlformats.org/drawingml/2006/picture">
                        <pic:nvPicPr>
                          <pic:cNvPr id="8739" name="Picture 8739"/>
                          <pic:cNvPicPr/>
                        </pic:nvPicPr>
                        <pic:blipFill>
                          <a:blip r:embed="rId33"/>
                          <a:stretch>
                            <a:fillRect/>
                          </a:stretch>
                        </pic:blipFill>
                        <pic:spPr>
                          <a:xfrm>
                            <a:off x="2987624" y="0"/>
                            <a:ext cx="30480" cy="6097"/>
                          </a:xfrm>
                          <a:prstGeom prst="rect">
                            <a:avLst/>
                          </a:prstGeom>
                        </pic:spPr>
                      </pic:pic>
                      <pic:pic xmlns:pic="http://schemas.openxmlformats.org/drawingml/2006/picture">
                        <pic:nvPicPr>
                          <pic:cNvPr id="8741" name="Picture 8741"/>
                          <pic:cNvPicPr/>
                        </pic:nvPicPr>
                        <pic:blipFill>
                          <a:blip r:embed="rId33"/>
                          <a:stretch>
                            <a:fillRect/>
                          </a:stretch>
                        </pic:blipFill>
                        <pic:spPr>
                          <a:xfrm>
                            <a:off x="3018104" y="0"/>
                            <a:ext cx="30480" cy="6097"/>
                          </a:xfrm>
                          <a:prstGeom prst="rect">
                            <a:avLst/>
                          </a:prstGeom>
                        </pic:spPr>
                      </pic:pic>
                      <pic:pic xmlns:pic="http://schemas.openxmlformats.org/drawingml/2006/picture">
                        <pic:nvPicPr>
                          <pic:cNvPr id="8743" name="Picture 8743"/>
                          <pic:cNvPicPr/>
                        </pic:nvPicPr>
                        <pic:blipFill>
                          <a:blip r:embed="rId33"/>
                          <a:stretch>
                            <a:fillRect/>
                          </a:stretch>
                        </pic:blipFill>
                        <pic:spPr>
                          <a:xfrm>
                            <a:off x="3048584" y="0"/>
                            <a:ext cx="30481" cy="6097"/>
                          </a:xfrm>
                          <a:prstGeom prst="rect">
                            <a:avLst/>
                          </a:prstGeom>
                        </pic:spPr>
                      </pic:pic>
                      <pic:pic xmlns:pic="http://schemas.openxmlformats.org/drawingml/2006/picture">
                        <pic:nvPicPr>
                          <pic:cNvPr id="8745" name="Picture 8745"/>
                          <pic:cNvPicPr/>
                        </pic:nvPicPr>
                        <pic:blipFill>
                          <a:blip r:embed="rId33"/>
                          <a:stretch>
                            <a:fillRect/>
                          </a:stretch>
                        </pic:blipFill>
                        <pic:spPr>
                          <a:xfrm>
                            <a:off x="3079065" y="0"/>
                            <a:ext cx="30480" cy="6097"/>
                          </a:xfrm>
                          <a:prstGeom prst="rect">
                            <a:avLst/>
                          </a:prstGeom>
                        </pic:spPr>
                      </pic:pic>
                      <pic:pic xmlns:pic="http://schemas.openxmlformats.org/drawingml/2006/picture">
                        <pic:nvPicPr>
                          <pic:cNvPr id="8747" name="Picture 8747"/>
                          <pic:cNvPicPr/>
                        </pic:nvPicPr>
                        <pic:blipFill>
                          <a:blip r:embed="rId33"/>
                          <a:stretch>
                            <a:fillRect/>
                          </a:stretch>
                        </pic:blipFill>
                        <pic:spPr>
                          <a:xfrm>
                            <a:off x="3109544" y="0"/>
                            <a:ext cx="30480" cy="6097"/>
                          </a:xfrm>
                          <a:prstGeom prst="rect">
                            <a:avLst/>
                          </a:prstGeom>
                        </pic:spPr>
                      </pic:pic>
                      <pic:pic xmlns:pic="http://schemas.openxmlformats.org/drawingml/2006/picture">
                        <pic:nvPicPr>
                          <pic:cNvPr id="8749" name="Picture 8749"/>
                          <pic:cNvPicPr/>
                        </pic:nvPicPr>
                        <pic:blipFill>
                          <a:blip r:embed="rId33"/>
                          <a:stretch>
                            <a:fillRect/>
                          </a:stretch>
                        </pic:blipFill>
                        <pic:spPr>
                          <a:xfrm>
                            <a:off x="3140024" y="0"/>
                            <a:ext cx="30480" cy="6097"/>
                          </a:xfrm>
                          <a:prstGeom prst="rect">
                            <a:avLst/>
                          </a:prstGeom>
                        </pic:spPr>
                      </pic:pic>
                      <pic:pic xmlns:pic="http://schemas.openxmlformats.org/drawingml/2006/picture">
                        <pic:nvPicPr>
                          <pic:cNvPr id="8751" name="Picture 8751"/>
                          <pic:cNvPicPr/>
                        </pic:nvPicPr>
                        <pic:blipFill>
                          <a:blip r:embed="rId33"/>
                          <a:stretch>
                            <a:fillRect/>
                          </a:stretch>
                        </pic:blipFill>
                        <pic:spPr>
                          <a:xfrm>
                            <a:off x="3170504" y="0"/>
                            <a:ext cx="30480" cy="6097"/>
                          </a:xfrm>
                          <a:prstGeom prst="rect">
                            <a:avLst/>
                          </a:prstGeom>
                        </pic:spPr>
                      </pic:pic>
                      <pic:pic xmlns:pic="http://schemas.openxmlformats.org/drawingml/2006/picture">
                        <pic:nvPicPr>
                          <pic:cNvPr id="8753" name="Picture 8753"/>
                          <pic:cNvPicPr/>
                        </pic:nvPicPr>
                        <pic:blipFill>
                          <a:blip r:embed="rId33"/>
                          <a:stretch>
                            <a:fillRect/>
                          </a:stretch>
                        </pic:blipFill>
                        <pic:spPr>
                          <a:xfrm>
                            <a:off x="3200984" y="0"/>
                            <a:ext cx="30480" cy="6097"/>
                          </a:xfrm>
                          <a:prstGeom prst="rect">
                            <a:avLst/>
                          </a:prstGeom>
                        </pic:spPr>
                      </pic:pic>
                      <pic:pic xmlns:pic="http://schemas.openxmlformats.org/drawingml/2006/picture">
                        <pic:nvPicPr>
                          <pic:cNvPr id="8755" name="Picture 8755"/>
                          <pic:cNvPicPr/>
                        </pic:nvPicPr>
                        <pic:blipFill>
                          <a:blip r:embed="rId33"/>
                          <a:stretch>
                            <a:fillRect/>
                          </a:stretch>
                        </pic:blipFill>
                        <pic:spPr>
                          <a:xfrm>
                            <a:off x="3231465" y="0"/>
                            <a:ext cx="30480" cy="6097"/>
                          </a:xfrm>
                          <a:prstGeom prst="rect">
                            <a:avLst/>
                          </a:prstGeom>
                        </pic:spPr>
                      </pic:pic>
                      <pic:pic xmlns:pic="http://schemas.openxmlformats.org/drawingml/2006/picture">
                        <pic:nvPicPr>
                          <pic:cNvPr id="8757" name="Picture 8757"/>
                          <pic:cNvPicPr/>
                        </pic:nvPicPr>
                        <pic:blipFill>
                          <a:blip r:embed="rId33"/>
                          <a:stretch>
                            <a:fillRect/>
                          </a:stretch>
                        </pic:blipFill>
                        <pic:spPr>
                          <a:xfrm>
                            <a:off x="3261944" y="0"/>
                            <a:ext cx="30480" cy="6097"/>
                          </a:xfrm>
                          <a:prstGeom prst="rect">
                            <a:avLst/>
                          </a:prstGeom>
                        </pic:spPr>
                      </pic:pic>
                      <pic:pic xmlns:pic="http://schemas.openxmlformats.org/drawingml/2006/picture">
                        <pic:nvPicPr>
                          <pic:cNvPr id="8759" name="Picture 8759"/>
                          <pic:cNvPicPr/>
                        </pic:nvPicPr>
                        <pic:blipFill>
                          <a:blip r:embed="rId33"/>
                          <a:stretch>
                            <a:fillRect/>
                          </a:stretch>
                        </pic:blipFill>
                        <pic:spPr>
                          <a:xfrm>
                            <a:off x="3292424" y="0"/>
                            <a:ext cx="30480" cy="6097"/>
                          </a:xfrm>
                          <a:prstGeom prst="rect">
                            <a:avLst/>
                          </a:prstGeom>
                        </pic:spPr>
                      </pic:pic>
                      <pic:pic xmlns:pic="http://schemas.openxmlformats.org/drawingml/2006/picture">
                        <pic:nvPicPr>
                          <pic:cNvPr id="8761" name="Picture 8761"/>
                          <pic:cNvPicPr/>
                        </pic:nvPicPr>
                        <pic:blipFill>
                          <a:blip r:embed="rId33"/>
                          <a:stretch>
                            <a:fillRect/>
                          </a:stretch>
                        </pic:blipFill>
                        <pic:spPr>
                          <a:xfrm>
                            <a:off x="3322904" y="0"/>
                            <a:ext cx="30480" cy="6097"/>
                          </a:xfrm>
                          <a:prstGeom prst="rect">
                            <a:avLst/>
                          </a:prstGeom>
                        </pic:spPr>
                      </pic:pic>
                      <pic:pic xmlns:pic="http://schemas.openxmlformats.org/drawingml/2006/picture">
                        <pic:nvPicPr>
                          <pic:cNvPr id="8763" name="Picture 8763"/>
                          <pic:cNvPicPr/>
                        </pic:nvPicPr>
                        <pic:blipFill>
                          <a:blip r:embed="rId33"/>
                          <a:stretch>
                            <a:fillRect/>
                          </a:stretch>
                        </pic:blipFill>
                        <pic:spPr>
                          <a:xfrm>
                            <a:off x="3353384" y="0"/>
                            <a:ext cx="30480" cy="6097"/>
                          </a:xfrm>
                          <a:prstGeom prst="rect">
                            <a:avLst/>
                          </a:prstGeom>
                        </pic:spPr>
                      </pic:pic>
                      <pic:pic xmlns:pic="http://schemas.openxmlformats.org/drawingml/2006/picture">
                        <pic:nvPicPr>
                          <pic:cNvPr id="8765" name="Picture 8765"/>
                          <pic:cNvPicPr/>
                        </pic:nvPicPr>
                        <pic:blipFill>
                          <a:blip r:embed="rId33"/>
                          <a:stretch>
                            <a:fillRect/>
                          </a:stretch>
                        </pic:blipFill>
                        <pic:spPr>
                          <a:xfrm>
                            <a:off x="3383865" y="0"/>
                            <a:ext cx="30480" cy="6097"/>
                          </a:xfrm>
                          <a:prstGeom prst="rect">
                            <a:avLst/>
                          </a:prstGeom>
                        </pic:spPr>
                      </pic:pic>
                      <pic:pic xmlns:pic="http://schemas.openxmlformats.org/drawingml/2006/picture">
                        <pic:nvPicPr>
                          <pic:cNvPr id="8767" name="Picture 8767"/>
                          <pic:cNvPicPr/>
                        </pic:nvPicPr>
                        <pic:blipFill>
                          <a:blip r:embed="rId33"/>
                          <a:stretch>
                            <a:fillRect/>
                          </a:stretch>
                        </pic:blipFill>
                        <pic:spPr>
                          <a:xfrm>
                            <a:off x="3414344" y="0"/>
                            <a:ext cx="30480" cy="6097"/>
                          </a:xfrm>
                          <a:prstGeom prst="rect">
                            <a:avLst/>
                          </a:prstGeom>
                        </pic:spPr>
                      </pic:pic>
                      <pic:pic xmlns:pic="http://schemas.openxmlformats.org/drawingml/2006/picture">
                        <pic:nvPicPr>
                          <pic:cNvPr id="8769" name="Picture 8769"/>
                          <pic:cNvPicPr/>
                        </pic:nvPicPr>
                        <pic:blipFill>
                          <a:blip r:embed="rId33"/>
                          <a:stretch>
                            <a:fillRect/>
                          </a:stretch>
                        </pic:blipFill>
                        <pic:spPr>
                          <a:xfrm>
                            <a:off x="3444824" y="0"/>
                            <a:ext cx="30480" cy="6097"/>
                          </a:xfrm>
                          <a:prstGeom prst="rect">
                            <a:avLst/>
                          </a:prstGeom>
                        </pic:spPr>
                      </pic:pic>
                      <pic:pic xmlns:pic="http://schemas.openxmlformats.org/drawingml/2006/picture">
                        <pic:nvPicPr>
                          <pic:cNvPr id="8771" name="Picture 8771"/>
                          <pic:cNvPicPr/>
                        </pic:nvPicPr>
                        <pic:blipFill>
                          <a:blip r:embed="rId33"/>
                          <a:stretch>
                            <a:fillRect/>
                          </a:stretch>
                        </pic:blipFill>
                        <pic:spPr>
                          <a:xfrm>
                            <a:off x="3475304" y="0"/>
                            <a:ext cx="30480" cy="6097"/>
                          </a:xfrm>
                          <a:prstGeom prst="rect">
                            <a:avLst/>
                          </a:prstGeom>
                        </pic:spPr>
                      </pic:pic>
                      <pic:pic xmlns:pic="http://schemas.openxmlformats.org/drawingml/2006/picture">
                        <pic:nvPicPr>
                          <pic:cNvPr id="8773" name="Picture 8773"/>
                          <pic:cNvPicPr/>
                        </pic:nvPicPr>
                        <pic:blipFill>
                          <a:blip r:embed="rId33"/>
                          <a:stretch>
                            <a:fillRect/>
                          </a:stretch>
                        </pic:blipFill>
                        <pic:spPr>
                          <a:xfrm>
                            <a:off x="3505784" y="0"/>
                            <a:ext cx="30481" cy="6097"/>
                          </a:xfrm>
                          <a:prstGeom prst="rect">
                            <a:avLst/>
                          </a:prstGeom>
                        </pic:spPr>
                      </pic:pic>
                      <pic:pic xmlns:pic="http://schemas.openxmlformats.org/drawingml/2006/picture">
                        <pic:nvPicPr>
                          <pic:cNvPr id="8775" name="Picture 8775"/>
                          <pic:cNvPicPr/>
                        </pic:nvPicPr>
                        <pic:blipFill>
                          <a:blip r:embed="rId33"/>
                          <a:stretch>
                            <a:fillRect/>
                          </a:stretch>
                        </pic:blipFill>
                        <pic:spPr>
                          <a:xfrm>
                            <a:off x="3536265" y="0"/>
                            <a:ext cx="30480" cy="6097"/>
                          </a:xfrm>
                          <a:prstGeom prst="rect">
                            <a:avLst/>
                          </a:prstGeom>
                        </pic:spPr>
                      </pic:pic>
                      <pic:pic xmlns:pic="http://schemas.openxmlformats.org/drawingml/2006/picture">
                        <pic:nvPicPr>
                          <pic:cNvPr id="8777" name="Picture 8777"/>
                          <pic:cNvPicPr/>
                        </pic:nvPicPr>
                        <pic:blipFill>
                          <a:blip r:embed="rId33"/>
                          <a:stretch>
                            <a:fillRect/>
                          </a:stretch>
                        </pic:blipFill>
                        <pic:spPr>
                          <a:xfrm>
                            <a:off x="3566744" y="0"/>
                            <a:ext cx="30480" cy="6097"/>
                          </a:xfrm>
                          <a:prstGeom prst="rect">
                            <a:avLst/>
                          </a:prstGeom>
                        </pic:spPr>
                      </pic:pic>
                      <pic:pic xmlns:pic="http://schemas.openxmlformats.org/drawingml/2006/picture">
                        <pic:nvPicPr>
                          <pic:cNvPr id="8779" name="Picture 8779"/>
                          <pic:cNvPicPr/>
                        </pic:nvPicPr>
                        <pic:blipFill>
                          <a:blip r:embed="rId33"/>
                          <a:stretch>
                            <a:fillRect/>
                          </a:stretch>
                        </pic:blipFill>
                        <pic:spPr>
                          <a:xfrm>
                            <a:off x="3597224" y="0"/>
                            <a:ext cx="30480" cy="6097"/>
                          </a:xfrm>
                          <a:prstGeom prst="rect">
                            <a:avLst/>
                          </a:prstGeom>
                        </pic:spPr>
                      </pic:pic>
                      <pic:pic xmlns:pic="http://schemas.openxmlformats.org/drawingml/2006/picture">
                        <pic:nvPicPr>
                          <pic:cNvPr id="8781" name="Picture 8781"/>
                          <pic:cNvPicPr/>
                        </pic:nvPicPr>
                        <pic:blipFill>
                          <a:blip r:embed="rId33"/>
                          <a:stretch>
                            <a:fillRect/>
                          </a:stretch>
                        </pic:blipFill>
                        <pic:spPr>
                          <a:xfrm>
                            <a:off x="3627704" y="0"/>
                            <a:ext cx="30480" cy="6097"/>
                          </a:xfrm>
                          <a:prstGeom prst="rect">
                            <a:avLst/>
                          </a:prstGeom>
                        </pic:spPr>
                      </pic:pic>
                      <pic:pic xmlns:pic="http://schemas.openxmlformats.org/drawingml/2006/picture">
                        <pic:nvPicPr>
                          <pic:cNvPr id="8783" name="Picture 8783"/>
                          <pic:cNvPicPr/>
                        </pic:nvPicPr>
                        <pic:blipFill>
                          <a:blip r:embed="rId33"/>
                          <a:stretch>
                            <a:fillRect/>
                          </a:stretch>
                        </pic:blipFill>
                        <pic:spPr>
                          <a:xfrm>
                            <a:off x="3658184" y="0"/>
                            <a:ext cx="30480" cy="6097"/>
                          </a:xfrm>
                          <a:prstGeom prst="rect">
                            <a:avLst/>
                          </a:prstGeom>
                        </pic:spPr>
                      </pic:pic>
                      <pic:pic xmlns:pic="http://schemas.openxmlformats.org/drawingml/2006/picture">
                        <pic:nvPicPr>
                          <pic:cNvPr id="8785" name="Picture 8785"/>
                          <pic:cNvPicPr/>
                        </pic:nvPicPr>
                        <pic:blipFill>
                          <a:blip r:embed="rId33"/>
                          <a:stretch>
                            <a:fillRect/>
                          </a:stretch>
                        </pic:blipFill>
                        <pic:spPr>
                          <a:xfrm>
                            <a:off x="3688665" y="0"/>
                            <a:ext cx="30480" cy="6097"/>
                          </a:xfrm>
                          <a:prstGeom prst="rect">
                            <a:avLst/>
                          </a:prstGeom>
                        </pic:spPr>
                      </pic:pic>
                      <pic:pic xmlns:pic="http://schemas.openxmlformats.org/drawingml/2006/picture">
                        <pic:nvPicPr>
                          <pic:cNvPr id="8787" name="Picture 8787"/>
                          <pic:cNvPicPr/>
                        </pic:nvPicPr>
                        <pic:blipFill>
                          <a:blip r:embed="rId33"/>
                          <a:stretch>
                            <a:fillRect/>
                          </a:stretch>
                        </pic:blipFill>
                        <pic:spPr>
                          <a:xfrm>
                            <a:off x="3719144" y="0"/>
                            <a:ext cx="30480" cy="6097"/>
                          </a:xfrm>
                          <a:prstGeom prst="rect">
                            <a:avLst/>
                          </a:prstGeom>
                        </pic:spPr>
                      </pic:pic>
                      <pic:pic xmlns:pic="http://schemas.openxmlformats.org/drawingml/2006/picture">
                        <pic:nvPicPr>
                          <pic:cNvPr id="8789" name="Picture 8789"/>
                          <pic:cNvPicPr/>
                        </pic:nvPicPr>
                        <pic:blipFill>
                          <a:blip r:embed="rId33"/>
                          <a:stretch>
                            <a:fillRect/>
                          </a:stretch>
                        </pic:blipFill>
                        <pic:spPr>
                          <a:xfrm>
                            <a:off x="3749624" y="0"/>
                            <a:ext cx="30480" cy="6097"/>
                          </a:xfrm>
                          <a:prstGeom prst="rect">
                            <a:avLst/>
                          </a:prstGeom>
                        </pic:spPr>
                      </pic:pic>
                      <pic:pic xmlns:pic="http://schemas.openxmlformats.org/drawingml/2006/picture">
                        <pic:nvPicPr>
                          <pic:cNvPr id="8791" name="Picture 8791"/>
                          <pic:cNvPicPr/>
                        </pic:nvPicPr>
                        <pic:blipFill>
                          <a:blip r:embed="rId33"/>
                          <a:stretch>
                            <a:fillRect/>
                          </a:stretch>
                        </pic:blipFill>
                        <pic:spPr>
                          <a:xfrm>
                            <a:off x="3780104" y="0"/>
                            <a:ext cx="30480" cy="6097"/>
                          </a:xfrm>
                          <a:prstGeom prst="rect">
                            <a:avLst/>
                          </a:prstGeom>
                        </pic:spPr>
                      </pic:pic>
                      <pic:pic xmlns:pic="http://schemas.openxmlformats.org/drawingml/2006/picture">
                        <pic:nvPicPr>
                          <pic:cNvPr id="8793" name="Picture 8793"/>
                          <pic:cNvPicPr/>
                        </pic:nvPicPr>
                        <pic:blipFill>
                          <a:blip r:embed="rId33"/>
                          <a:stretch>
                            <a:fillRect/>
                          </a:stretch>
                        </pic:blipFill>
                        <pic:spPr>
                          <a:xfrm>
                            <a:off x="3810584" y="0"/>
                            <a:ext cx="30480" cy="6097"/>
                          </a:xfrm>
                          <a:prstGeom prst="rect">
                            <a:avLst/>
                          </a:prstGeom>
                        </pic:spPr>
                      </pic:pic>
                      <pic:pic xmlns:pic="http://schemas.openxmlformats.org/drawingml/2006/picture">
                        <pic:nvPicPr>
                          <pic:cNvPr id="8795" name="Picture 8795"/>
                          <pic:cNvPicPr/>
                        </pic:nvPicPr>
                        <pic:blipFill>
                          <a:blip r:embed="rId33"/>
                          <a:stretch>
                            <a:fillRect/>
                          </a:stretch>
                        </pic:blipFill>
                        <pic:spPr>
                          <a:xfrm>
                            <a:off x="3841065" y="0"/>
                            <a:ext cx="30480" cy="6097"/>
                          </a:xfrm>
                          <a:prstGeom prst="rect">
                            <a:avLst/>
                          </a:prstGeom>
                        </pic:spPr>
                      </pic:pic>
                      <pic:pic xmlns:pic="http://schemas.openxmlformats.org/drawingml/2006/picture">
                        <pic:nvPicPr>
                          <pic:cNvPr id="8797" name="Picture 8797"/>
                          <pic:cNvPicPr/>
                        </pic:nvPicPr>
                        <pic:blipFill>
                          <a:blip r:embed="rId33"/>
                          <a:stretch>
                            <a:fillRect/>
                          </a:stretch>
                        </pic:blipFill>
                        <pic:spPr>
                          <a:xfrm>
                            <a:off x="3871544" y="0"/>
                            <a:ext cx="30480" cy="6097"/>
                          </a:xfrm>
                          <a:prstGeom prst="rect">
                            <a:avLst/>
                          </a:prstGeom>
                        </pic:spPr>
                      </pic:pic>
                      <pic:pic xmlns:pic="http://schemas.openxmlformats.org/drawingml/2006/picture">
                        <pic:nvPicPr>
                          <pic:cNvPr id="8799" name="Picture 8799"/>
                          <pic:cNvPicPr/>
                        </pic:nvPicPr>
                        <pic:blipFill>
                          <a:blip r:embed="rId33"/>
                          <a:stretch>
                            <a:fillRect/>
                          </a:stretch>
                        </pic:blipFill>
                        <pic:spPr>
                          <a:xfrm>
                            <a:off x="3902024" y="0"/>
                            <a:ext cx="30480" cy="6097"/>
                          </a:xfrm>
                          <a:prstGeom prst="rect">
                            <a:avLst/>
                          </a:prstGeom>
                        </pic:spPr>
                      </pic:pic>
                      <pic:pic xmlns:pic="http://schemas.openxmlformats.org/drawingml/2006/picture">
                        <pic:nvPicPr>
                          <pic:cNvPr id="8801" name="Picture 8801"/>
                          <pic:cNvPicPr/>
                        </pic:nvPicPr>
                        <pic:blipFill>
                          <a:blip r:embed="rId33"/>
                          <a:stretch>
                            <a:fillRect/>
                          </a:stretch>
                        </pic:blipFill>
                        <pic:spPr>
                          <a:xfrm>
                            <a:off x="3932504" y="0"/>
                            <a:ext cx="30480" cy="6097"/>
                          </a:xfrm>
                          <a:prstGeom prst="rect">
                            <a:avLst/>
                          </a:prstGeom>
                        </pic:spPr>
                      </pic:pic>
                      <pic:pic xmlns:pic="http://schemas.openxmlformats.org/drawingml/2006/picture">
                        <pic:nvPicPr>
                          <pic:cNvPr id="8803" name="Picture 8803"/>
                          <pic:cNvPicPr/>
                        </pic:nvPicPr>
                        <pic:blipFill>
                          <a:blip r:embed="rId33"/>
                          <a:stretch>
                            <a:fillRect/>
                          </a:stretch>
                        </pic:blipFill>
                        <pic:spPr>
                          <a:xfrm>
                            <a:off x="3962984" y="0"/>
                            <a:ext cx="30481" cy="6097"/>
                          </a:xfrm>
                          <a:prstGeom prst="rect">
                            <a:avLst/>
                          </a:prstGeom>
                        </pic:spPr>
                      </pic:pic>
                      <pic:pic xmlns:pic="http://schemas.openxmlformats.org/drawingml/2006/picture">
                        <pic:nvPicPr>
                          <pic:cNvPr id="8805" name="Picture 8805"/>
                          <pic:cNvPicPr/>
                        </pic:nvPicPr>
                        <pic:blipFill>
                          <a:blip r:embed="rId33"/>
                          <a:stretch>
                            <a:fillRect/>
                          </a:stretch>
                        </pic:blipFill>
                        <pic:spPr>
                          <a:xfrm>
                            <a:off x="3993465" y="0"/>
                            <a:ext cx="30480" cy="6097"/>
                          </a:xfrm>
                          <a:prstGeom prst="rect">
                            <a:avLst/>
                          </a:prstGeom>
                        </pic:spPr>
                      </pic:pic>
                      <pic:pic xmlns:pic="http://schemas.openxmlformats.org/drawingml/2006/picture">
                        <pic:nvPicPr>
                          <pic:cNvPr id="8807" name="Picture 8807"/>
                          <pic:cNvPicPr/>
                        </pic:nvPicPr>
                        <pic:blipFill>
                          <a:blip r:embed="rId33"/>
                          <a:stretch>
                            <a:fillRect/>
                          </a:stretch>
                        </pic:blipFill>
                        <pic:spPr>
                          <a:xfrm>
                            <a:off x="4023944" y="0"/>
                            <a:ext cx="30480" cy="6097"/>
                          </a:xfrm>
                          <a:prstGeom prst="rect">
                            <a:avLst/>
                          </a:prstGeom>
                        </pic:spPr>
                      </pic:pic>
                      <pic:pic xmlns:pic="http://schemas.openxmlformats.org/drawingml/2006/picture">
                        <pic:nvPicPr>
                          <pic:cNvPr id="8809" name="Picture 8809"/>
                          <pic:cNvPicPr/>
                        </pic:nvPicPr>
                        <pic:blipFill>
                          <a:blip r:embed="rId33"/>
                          <a:stretch>
                            <a:fillRect/>
                          </a:stretch>
                        </pic:blipFill>
                        <pic:spPr>
                          <a:xfrm>
                            <a:off x="4054424" y="0"/>
                            <a:ext cx="30480" cy="6097"/>
                          </a:xfrm>
                          <a:prstGeom prst="rect">
                            <a:avLst/>
                          </a:prstGeom>
                        </pic:spPr>
                      </pic:pic>
                      <pic:pic xmlns:pic="http://schemas.openxmlformats.org/drawingml/2006/picture">
                        <pic:nvPicPr>
                          <pic:cNvPr id="8811" name="Picture 8811"/>
                          <pic:cNvPicPr/>
                        </pic:nvPicPr>
                        <pic:blipFill>
                          <a:blip r:embed="rId33"/>
                          <a:stretch>
                            <a:fillRect/>
                          </a:stretch>
                        </pic:blipFill>
                        <pic:spPr>
                          <a:xfrm>
                            <a:off x="4084904" y="0"/>
                            <a:ext cx="30480" cy="6097"/>
                          </a:xfrm>
                          <a:prstGeom prst="rect">
                            <a:avLst/>
                          </a:prstGeom>
                        </pic:spPr>
                      </pic:pic>
                      <pic:pic xmlns:pic="http://schemas.openxmlformats.org/drawingml/2006/picture">
                        <pic:nvPicPr>
                          <pic:cNvPr id="8813" name="Picture 8813"/>
                          <pic:cNvPicPr/>
                        </pic:nvPicPr>
                        <pic:blipFill>
                          <a:blip r:embed="rId33"/>
                          <a:stretch>
                            <a:fillRect/>
                          </a:stretch>
                        </pic:blipFill>
                        <pic:spPr>
                          <a:xfrm>
                            <a:off x="4115384" y="0"/>
                            <a:ext cx="30480" cy="6097"/>
                          </a:xfrm>
                          <a:prstGeom prst="rect">
                            <a:avLst/>
                          </a:prstGeom>
                        </pic:spPr>
                      </pic:pic>
                      <pic:pic xmlns:pic="http://schemas.openxmlformats.org/drawingml/2006/picture">
                        <pic:nvPicPr>
                          <pic:cNvPr id="8815" name="Picture 8815"/>
                          <pic:cNvPicPr/>
                        </pic:nvPicPr>
                        <pic:blipFill>
                          <a:blip r:embed="rId33"/>
                          <a:stretch>
                            <a:fillRect/>
                          </a:stretch>
                        </pic:blipFill>
                        <pic:spPr>
                          <a:xfrm>
                            <a:off x="4145865" y="0"/>
                            <a:ext cx="30480" cy="6097"/>
                          </a:xfrm>
                          <a:prstGeom prst="rect">
                            <a:avLst/>
                          </a:prstGeom>
                        </pic:spPr>
                      </pic:pic>
                      <pic:pic xmlns:pic="http://schemas.openxmlformats.org/drawingml/2006/picture">
                        <pic:nvPicPr>
                          <pic:cNvPr id="8817" name="Picture 8817"/>
                          <pic:cNvPicPr/>
                        </pic:nvPicPr>
                        <pic:blipFill>
                          <a:blip r:embed="rId33"/>
                          <a:stretch>
                            <a:fillRect/>
                          </a:stretch>
                        </pic:blipFill>
                        <pic:spPr>
                          <a:xfrm>
                            <a:off x="4176344" y="0"/>
                            <a:ext cx="30480" cy="6097"/>
                          </a:xfrm>
                          <a:prstGeom prst="rect">
                            <a:avLst/>
                          </a:prstGeom>
                        </pic:spPr>
                      </pic:pic>
                      <pic:pic xmlns:pic="http://schemas.openxmlformats.org/drawingml/2006/picture">
                        <pic:nvPicPr>
                          <pic:cNvPr id="8819" name="Picture 8819"/>
                          <pic:cNvPicPr/>
                        </pic:nvPicPr>
                        <pic:blipFill>
                          <a:blip r:embed="rId33"/>
                          <a:stretch>
                            <a:fillRect/>
                          </a:stretch>
                        </pic:blipFill>
                        <pic:spPr>
                          <a:xfrm>
                            <a:off x="4206824" y="0"/>
                            <a:ext cx="30480" cy="6097"/>
                          </a:xfrm>
                          <a:prstGeom prst="rect">
                            <a:avLst/>
                          </a:prstGeom>
                        </pic:spPr>
                      </pic:pic>
                      <pic:pic xmlns:pic="http://schemas.openxmlformats.org/drawingml/2006/picture">
                        <pic:nvPicPr>
                          <pic:cNvPr id="8821" name="Picture 8821"/>
                          <pic:cNvPicPr/>
                        </pic:nvPicPr>
                        <pic:blipFill>
                          <a:blip r:embed="rId33"/>
                          <a:stretch>
                            <a:fillRect/>
                          </a:stretch>
                        </pic:blipFill>
                        <pic:spPr>
                          <a:xfrm>
                            <a:off x="4237304" y="0"/>
                            <a:ext cx="30480" cy="6097"/>
                          </a:xfrm>
                          <a:prstGeom prst="rect">
                            <a:avLst/>
                          </a:prstGeom>
                        </pic:spPr>
                      </pic:pic>
                      <pic:pic xmlns:pic="http://schemas.openxmlformats.org/drawingml/2006/picture">
                        <pic:nvPicPr>
                          <pic:cNvPr id="8823" name="Picture 8823"/>
                          <pic:cNvPicPr/>
                        </pic:nvPicPr>
                        <pic:blipFill>
                          <a:blip r:embed="rId33"/>
                          <a:stretch>
                            <a:fillRect/>
                          </a:stretch>
                        </pic:blipFill>
                        <pic:spPr>
                          <a:xfrm>
                            <a:off x="4267784" y="0"/>
                            <a:ext cx="30480" cy="6097"/>
                          </a:xfrm>
                          <a:prstGeom prst="rect">
                            <a:avLst/>
                          </a:prstGeom>
                        </pic:spPr>
                      </pic:pic>
                      <pic:pic xmlns:pic="http://schemas.openxmlformats.org/drawingml/2006/picture">
                        <pic:nvPicPr>
                          <pic:cNvPr id="8825" name="Picture 8825"/>
                          <pic:cNvPicPr/>
                        </pic:nvPicPr>
                        <pic:blipFill>
                          <a:blip r:embed="rId33"/>
                          <a:stretch>
                            <a:fillRect/>
                          </a:stretch>
                        </pic:blipFill>
                        <pic:spPr>
                          <a:xfrm>
                            <a:off x="4298265" y="0"/>
                            <a:ext cx="30480" cy="6097"/>
                          </a:xfrm>
                          <a:prstGeom prst="rect">
                            <a:avLst/>
                          </a:prstGeom>
                        </pic:spPr>
                      </pic:pic>
                      <pic:pic xmlns:pic="http://schemas.openxmlformats.org/drawingml/2006/picture">
                        <pic:nvPicPr>
                          <pic:cNvPr id="8827" name="Picture 8827"/>
                          <pic:cNvPicPr/>
                        </pic:nvPicPr>
                        <pic:blipFill>
                          <a:blip r:embed="rId33"/>
                          <a:stretch>
                            <a:fillRect/>
                          </a:stretch>
                        </pic:blipFill>
                        <pic:spPr>
                          <a:xfrm>
                            <a:off x="4328745" y="0"/>
                            <a:ext cx="30480" cy="6097"/>
                          </a:xfrm>
                          <a:prstGeom prst="rect">
                            <a:avLst/>
                          </a:prstGeom>
                        </pic:spPr>
                      </pic:pic>
                      <pic:pic xmlns:pic="http://schemas.openxmlformats.org/drawingml/2006/picture">
                        <pic:nvPicPr>
                          <pic:cNvPr id="8829" name="Picture 8829"/>
                          <pic:cNvPicPr/>
                        </pic:nvPicPr>
                        <pic:blipFill>
                          <a:blip r:embed="rId33"/>
                          <a:stretch>
                            <a:fillRect/>
                          </a:stretch>
                        </pic:blipFill>
                        <pic:spPr>
                          <a:xfrm>
                            <a:off x="4359224" y="0"/>
                            <a:ext cx="30480" cy="6097"/>
                          </a:xfrm>
                          <a:prstGeom prst="rect">
                            <a:avLst/>
                          </a:prstGeom>
                        </pic:spPr>
                      </pic:pic>
                      <pic:pic xmlns:pic="http://schemas.openxmlformats.org/drawingml/2006/picture">
                        <pic:nvPicPr>
                          <pic:cNvPr id="8831" name="Picture 8831"/>
                          <pic:cNvPicPr/>
                        </pic:nvPicPr>
                        <pic:blipFill>
                          <a:blip r:embed="rId33"/>
                          <a:stretch>
                            <a:fillRect/>
                          </a:stretch>
                        </pic:blipFill>
                        <pic:spPr>
                          <a:xfrm>
                            <a:off x="4389704" y="0"/>
                            <a:ext cx="30785" cy="6097"/>
                          </a:xfrm>
                          <a:prstGeom prst="rect">
                            <a:avLst/>
                          </a:prstGeom>
                        </pic:spPr>
                      </pic:pic>
                      <pic:pic xmlns:pic="http://schemas.openxmlformats.org/drawingml/2006/picture">
                        <pic:nvPicPr>
                          <pic:cNvPr id="8833" name="Picture 8833"/>
                          <pic:cNvPicPr/>
                        </pic:nvPicPr>
                        <pic:blipFill>
                          <a:blip r:embed="rId33"/>
                          <a:stretch>
                            <a:fillRect/>
                          </a:stretch>
                        </pic:blipFill>
                        <pic:spPr>
                          <a:xfrm>
                            <a:off x="4420565" y="0"/>
                            <a:ext cx="30480" cy="6097"/>
                          </a:xfrm>
                          <a:prstGeom prst="rect">
                            <a:avLst/>
                          </a:prstGeom>
                        </pic:spPr>
                      </pic:pic>
                      <pic:pic xmlns:pic="http://schemas.openxmlformats.org/drawingml/2006/picture">
                        <pic:nvPicPr>
                          <pic:cNvPr id="8835" name="Picture 8835"/>
                          <pic:cNvPicPr/>
                        </pic:nvPicPr>
                        <pic:blipFill>
                          <a:blip r:embed="rId33"/>
                          <a:stretch>
                            <a:fillRect/>
                          </a:stretch>
                        </pic:blipFill>
                        <pic:spPr>
                          <a:xfrm>
                            <a:off x="4451046" y="0"/>
                            <a:ext cx="30480" cy="6097"/>
                          </a:xfrm>
                          <a:prstGeom prst="rect">
                            <a:avLst/>
                          </a:prstGeom>
                        </pic:spPr>
                      </pic:pic>
                      <pic:pic xmlns:pic="http://schemas.openxmlformats.org/drawingml/2006/picture">
                        <pic:nvPicPr>
                          <pic:cNvPr id="8837" name="Picture 8837"/>
                          <pic:cNvPicPr/>
                        </pic:nvPicPr>
                        <pic:blipFill>
                          <a:blip r:embed="rId33"/>
                          <a:stretch>
                            <a:fillRect/>
                          </a:stretch>
                        </pic:blipFill>
                        <pic:spPr>
                          <a:xfrm>
                            <a:off x="4481526" y="0"/>
                            <a:ext cx="30480" cy="6097"/>
                          </a:xfrm>
                          <a:prstGeom prst="rect">
                            <a:avLst/>
                          </a:prstGeom>
                        </pic:spPr>
                      </pic:pic>
                      <pic:pic xmlns:pic="http://schemas.openxmlformats.org/drawingml/2006/picture">
                        <pic:nvPicPr>
                          <pic:cNvPr id="8839" name="Picture 8839"/>
                          <pic:cNvPicPr/>
                        </pic:nvPicPr>
                        <pic:blipFill>
                          <a:blip r:embed="rId33"/>
                          <a:stretch>
                            <a:fillRect/>
                          </a:stretch>
                        </pic:blipFill>
                        <pic:spPr>
                          <a:xfrm>
                            <a:off x="4512005" y="0"/>
                            <a:ext cx="30480" cy="6097"/>
                          </a:xfrm>
                          <a:prstGeom prst="rect">
                            <a:avLst/>
                          </a:prstGeom>
                        </pic:spPr>
                      </pic:pic>
                      <pic:pic xmlns:pic="http://schemas.openxmlformats.org/drawingml/2006/picture">
                        <pic:nvPicPr>
                          <pic:cNvPr id="8841" name="Picture 8841"/>
                          <pic:cNvPicPr/>
                        </pic:nvPicPr>
                        <pic:blipFill>
                          <a:blip r:embed="rId33"/>
                          <a:stretch>
                            <a:fillRect/>
                          </a:stretch>
                        </pic:blipFill>
                        <pic:spPr>
                          <a:xfrm>
                            <a:off x="4542485" y="0"/>
                            <a:ext cx="30480" cy="6097"/>
                          </a:xfrm>
                          <a:prstGeom prst="rect">
                            <a:avLst/>
                          </a:prstGeom>
                        </pic:spPr>
                      </pic:pic>
                      <pic:pic xmlns:pic="http://schemas.openxmlformats.org/drawingml/2006/picture">
                        <pic:nvPicPr>
                          <pic:cNvPr id="8843" name="Picture 8843"/>
                          <pic:cNvPicPr/>
                        </pic:nvPicPr>
                        <pic:blipFill>
                          <a:blip r:embed="rId33"/>
                          <a:stretch>
                            <a:fillRect/>
                          </a:stretch>
                        </pic:blipFill>
                        <pic:spPr>
                          <a:xfrm>
                            <a:off x="4572965" y="0"/>
                            <a:ext cx="30480" cy="6097"/>
                          </a:xfrm>
                          <a:prstGeom prst="rect">
                            <a:avLst/>
                          </a:prstGeom>
                        </pic:spPr>
                      </pic:pic>
                      <pic:pic xmlns:pic="http://schemas.openxmlformats.org/drawingml/2006/picture">
                        <pic:nvPicPr>
                          <pic:cNvPr id="8845" name="Picture 8845"/>
                          <pic:cNvPicPr/>
                        </pic:nvPicPr>
                        <pic:blipFill>
                          <a:blip r:embed="rId33"/>
                          <a:stretch>
                            <a:fillRect/>
                          </a:stretch>
                        </pic:blipFill>
                        <pic:spPr>
                          <a:xfrm>
                            <a:off x="4603446" y="0"/>
                            <a:ext cx="30480" cy="6097"/>
                          </a:xfrm>
                          <a:prstGeom prst="rect">
                            <a:avLst/>
                          </a:prstGeom>
                        </pic:spPr>
                      </pic:pic>
                      <pic:pic xmlns:pic="http://schemas.openxmlformats.org/drawingml/2006/picture">
                        <pic:nvPicPr>
                          <pic:cNvPr id="8847" name="Picture 8847"/>
                          <pic:cNvPicPr/>
                        </pic:nvPicPr>
                        <pic:blipFill>
                          <a:blip r:embed="rId33"/>
                          <a:stretch>
                            <a:fillRect/>
                          </a:stretch>
                        </pic:blipFill>
                        <pic:spPr>
                          <a:xfrm>
                            <a:off x="4633926" y="0"/>
                            <a:ext cx="30480" cy="6097"/>
                          </a:xfrm>
                          <a:prstGeom prst="rect">
                            <a:avLst/>
                          </a:prstGeom>
                        </pic:spPr>
                      </pic:pic>
                      <pic:pic xmlns:pic="http://schemas.openxmlformats.org/drawingml/2006/picture">
                        <pic:nvPicPr>
                          <pic:cNvPr id="8849" name="Picture 8849"/>
                          <pic:cNvPicPr/>
                        </pic:nvPicPr>
                        <pic:blipFill>
                          <a:blip r:embed="rId33"/>
                          <a:stretch>
                            <a:fillRect/>
                          </a:stretch>
                        </pic:blipFill>
                        <pic:spPr>
                          <a:xfrm>
                            <a:off x="4664405" y="0"/>
                            <a:ext cx="30480" cy="6097"/>
                          </a:xfrm>
                          <a:prstGeom prst="rect">
                            <a:avLst/>
                          </a:prstGeom>
                        </pic:spPr>
                      </pic:pic>
                      <pic:pic xmlns:pic="http://schemas.openxmlformats.org/drawingml/2006/picture">
                        <pic:nvPicPr>
                          <pic:cNvPr id="8851" name="Picture 8851"/>
                          <pic:cNvPicPr/>
                        </pic:nvPicPr>
                        <pic:blipFill>
                          <a:blip r:embed="rId33"/>
                          <a:stretch>
                            <a:fillRect/>
                          </a:stretch>
                        </pic:blipFill>
                        <pic:spPr>
                          <a:xfrm>
                            <a:off x="4694885" y="0"/>
                            <a:ext cx="30480" cy="6097"/>
                          </a:xfrm>
                          <a:prstGeom prst="rect">
                            <a:avLst/>
                          </a:prstGeom>
                        </pic:spPr>
                      </pic:pic>
                      <pic:pic xmlns:pic="http://schemas.openxmlformats.org/drawingml/2006/picture">
                        <pic:nvPicPr>
                          <pic:cNvPr id="8853" name="Picture 8853"/>
                          <pic:cNvPicPr/>
                        </pic:nvPicPr>
                        <pic:blipFill>
                          <a:blip r:embed="rId33"/>
                          <a:stretch>
                            <a:fillRect/>
                          </a:stretch>
                        </pic:blipFill>
                        <pic:spPr>
                          <a:xfrm>
                            <a:off x="4725365" y="0"/>
                            <a:ext cx="30480" cy="6097"/>
                          </a:xfrm>
                          <a:prstGeom prst="rect">
                            <a:avLst/>
                          </a:prstGeom>
                        </pic:spPr>
                      </pic:pic>
                      <pic:pic xmlns:pic="http://schemas.openxmlformats.org/drawingml/2006/picture">
                        <pic:nvPicPr>
                          <pic:cNvPr id="8855" name="Picture 8855"/>
                          <pic:cNvPicPr/>
                        </pic:nvPicPr>
                        <pic:blipFill>
                          <a:blip r:embed="rId33"/>
                          <a:stretch>
                            <a:fillRect/>
                          </a:stretch>
                        </pic:blipFill>
                        <pic:spPr>
                          <a:xfrm>
                            <a:off x="4755846" y="0"/>
                            <a:ext cx="30480" cy="6097"/>
                          </a:xfrm>
                          <a:prstGeom prst="rect">
                            <a:avLst/>
                          </a:prstGeom>
                        </pic:spPr>
                      </pic:pic>
                      <pic:pic xmlns:pic="http://schemas.openxmlformats.org/drawingml/2006/picture">
                        <pic:nvPicPr>
                          <pic:cNvPr id="8857" name="Picture 8857"/>
                          <pic:cNvPicPr/>
                        </pic:nvPicPr>
                        <pic:blipFill>
                          <a:blip r:embed="rId33"/>
                          <a:stretch>
                            <a:fillRect/>
                          </a:stretch>
                        </pic:blipFill>
                        <pic:spPr>
                          <a:xfrm>
                            <a:off x="4786326" y="0"/>
                            <a:ext cx="30480" cy="6097"/>
                          </a:xfrm>
                          <a:prstGeom prst="rect">
                            <a:avLst/>
                          </a:prstGeom>
                        </pic:spPr>
                      </pic:pic>
                      <pic:pic xmlns:pic="http://schemas.openxmlformats.org/drawingml/2006/picture">
                        <pic:nvPicPr>
                          <pic:cNvPr id="8859" name="Picture 8859"/>
                          <pic:cNvPicPr/>
                        </pic:nvPicPr>
                        <pic:blipFill>
                          <a:blip r:embed="rId33"/>
                          <a:stretch>
                            <a:fillRect/>
                          </a:stretch>
                        </pic:blipFill>
                        <pic:spPr>
                          <a:xfrm>
                            <a:off x="4816805" y="0"/>
                            <a:ext cx="30480" cy="6097"/>
                          </a:xfrm>
                          <a:prstGeom prst="rect">
                            <a:avLst/>
                          </a:prstGeom>
                        </pic:spPr>
                      </pic:pic>
                      <pic:pic xmlns:pic="http://schemas.openxmlformats.org/drawingml/2006/picture">
                        <pic:nvPicPr>
                          <pic:cNvPr id="8861" name="Picture 8861"/>
                          <pic:cNvPicPr/>
                        </pic:nvPicPr>
                        <pic:blipFill>
                          <a:blip r:embed="rId33"/>
                          <a:stretch>
                            <a:fillRect/>
                          </a:stretch>
                        </pic:blipFill>
                        <pic:spPr>
                          <a:xfrm>
                            <a:off x="4847285" y="0"/>
                            <a:ext cx="30480" cy="6097"/>
                          </a:xfrm>
                          <a:prstGeom prst="rect">
                            <a:avLst/>
                          </a:prstGeom>
                        </pic:spPr>
                      </pic:pic>
                      <pic:pic xmlns:pic="http://schemas.openxmlformats.org/drawingml/2006/picture">
                        <pic:nvPicPr>
                          <pic:cNvPr id="8863" name="Picture 8863"/>
                          <pic:cNvPicPr/>
                        </pic:nvPicPr>
                        <pic:blipFill>
                          <a:blip r:embed="rId33"/>
                          <a:stretch>
                            <a:fillRect/>
                          </a:stretch>
                        </pic:blipFill>
                        <pic:spPr>
                          <a:xfrm>
                            <a:off x="4877765" y="0"/>
                            <a:ext cx="30480" cy="6097"/>
                          </a:xfrm>
                          <a:prstGeom prst="rect">
                            <a:avLst/>
                          </a:prstGeom>
                        </pic:spPr>
                      </pic:pic>
                      <pic:pic xmlns:pic="http://schemas.openxmlformats.org/drawingml/2006/picture">
                        <pic:nvPicPr>
                          <pic:cNvPr id="8865" name="Picture 8865"/>
                          <pic:cNvPicPr/>
                        </pic:nvPicPr>
                        <pic:blipFill>
                          <a:blip r:embed="rId33"/>
                          <a:stretch>
                            <a:fillRect/>
                          </a:stretch>
                        </pic:blipFill>
                        <pic:spPr>
                          <a:xfrm>
                            <a:off x="4908246" y="0"/>
                            <a:ext cx="30480" cy="6097"/>
                          </a:xfrm>
                          <a:prstGeom prst="rect">
                            <a:avLst/>
                          </a:prstGeom>
                        </pic:spPr>
                      </pic:pic>
                      <pic:pic xmlns:pic="http://schemas.openxmlformats.org/drawingml/2006/picture">
                        <pic:nvPicPr>
                          <pic:cNvPr id="8867" name="Picture 8867"/>
                          <pic:cNvPicPr/>
                        </pic:nvPicPr>
                        <pic:blipFill>
                          <a:blip r:embed="rId33"/>
                          <a:stretch>
                            <a:fillRect/>
                          </a:stretch>
                        </pic:blipFill>
                        <pic:spPr>
                          <a:xfrm>
                            <a:off x="4938726" y="0"/>
                            <a:ext cx="30480" cy="6097"/>
                          </a:xfrm>
                          <a:prstGeom prst="rect">
                            <a:avLst/>
                          </a:prstGeom>
                        </pic:spPr>
                      </pic:pic>
                      <pic:pic xmlns:pic="http://schemas.openxmlformats.org/drawingml/2006/picture">
                        <pic:nvPicPr>
                          <pic:cNvPr id="8869" name="Picture 8869"/>
                          <pic:cNvPicPr/>
                        </pic:nvPicPr>
                        <pic:blipFill>
                          <a:blip r:embed="rId33"/>
                          <a:stretch>
                            <a:fillRect/>
                          </a:stretch>
                        </pic:blipFill>
                        <pic:spPr>
                          <a:xfrm>
                            <a:off x="4969205" y="0"/>
                            <a:ext cx="30480" cy="6097"/>
                          </a:xfrm>
                          <a:prstGeom prst="rect">
                            <a:avLst/>
                          </a:prstGeom>
                        </pic:spPr>
                      </pic:pic>
                      <pic:pic xmlns:pic="http://schemas.openxmlformats.org/drawingml/2006/picture">
                        <pic:nvPicPr>
                          <pic:cNvPr id="8871" name="Picture 8871"/>
                          <pic:cNvPicPr/>
                        </pic:nvPicPr>
                        <pic:blipFill>
                          <a:blip r:embed="rId33"/>
                          <a:stretch>
                            <a:fillRect/>
                          </a:stretch>
                        </pic:blipFill>
                        <pic:spPr>
                          <a:xfrm>
                            <a:off x="4999685" y="0"/>
                            <a:ext cx="30480" cy="6097"/>
                          </a:xfrm>
                          <a:prstGeom prst="rect">
                            <a:avLst/>
                          </a:prstGeom>
                        </pic:spPr>
                      </pic:pic>
                      <pic:pic xmlns:pic="http://schemas.openxmlformats.org/drawingml/2006/picture">
                        <pic:nvPicPr>
                          <pic:cNvPr id="8873" name="Picture 8873"/>
                          <pic:cNvPicPr/>
                        </pic:nvPicPr>
                        <pic:blipFill>
                          <a:blip r:embed="rId33"/>
                          <a:stretch>
                            <a:fillRect/>
                          </a:stretch>
                        </pic:blipFill>
                        <pic:spPr>
                          <a:xfrm>
                            <a:off x="5030165" y="0"/>
                            <a:ext cx="30480" cy="6097"/>
                          </a:xfrm>
                          <a:prstGeom prst="rect">
                            <a:avLst/>
                          </a:prstGeom>
                        </pic:spPr>
                      </pic:pic>
                      <pic:pic xmlns:pic="http://schemas.openxmlformats.org/drawingml/2006/picture">
                        <pic:nvPicPr>
                          <pic:cNvPr id="8875" name="Picture 8875"/>
                          <pic:cNvPicPr/>
                        </pic:nvPicPr>
                        <pic:blipFill>
                          <a:blip r:embed="rId33"/>
                          <a:stretch>
                            <a:fillRect/>
                          </a:stretch>
                        </pic:blipFill>
                        <pic:spPr>
                          <a:xfrm>
                            <a:off x="5060646" y="0"/>
                            <a:ext cx="30480" cy="6097"/>
                          </a:xfrm>
                          <a:prstGeom prst="rect">
                            <a:avLst/>
                          </a:prstGeom>
                        </pic:spPr>
                      </pic:pic>
                      <pic:pic xmlns:pic="http://schemas.openxmlformats.org/drawingml/2006/picture">
                        <pic:nvPicPr>
                          <pic:cNvPr id="8877" name="Picture 8877"/>
                          <pic:cNvPicPr/>
                        </pic:nvPicPr>
                        <pic:blipFill>
                          <a:blip r:embed="rId33"/>
                          <a:stretch>
                            <a:fillRect/>
                          </a:stretch>
                        </pic:blipFill>
                        <pic:spPr>
                          <a:xfrm>
                            <a:off x="5091126" y="0"/>
                            <a:ext cx="30480" cy="6097"/>
                          </a:xfrm>
                          <a:prstGeom prst="rect">
                            <a:avLst/>
                          </a:prstGeom>
                        </pic:spPr>
                      </pic:pic>
                      <pic:pic xmlns:pic="http://schemas.openxmlformats.org/drawingml/2006/picture">
                        <pic:nvPicPr>
                          <pic:cNvPr id="8879" name="Picture 8879"/>
                          <pic:cNvPicPr/>
                        </pic:nvPicPr>
                        <pic:blipFill>
                          <a:blip r:embed="rId33"/>
                          <a:stretch>
                            <a:fillRect/>
                          </a:stretch>
                        </pic:blipFill>
                        <pic:spPr>
                          <a:xfrm>
                            <a:off x="5121605" y="0"/>
                            <a:ext cx="30480" cy="6097"/>
                          </a:xfrm>
                          <a:prstGeom prst="rect">
                            <a:avLst/>
                          </a:prstGeom>
                        </pic:spPr>
                      </pic:pic>
                      <pic:pic xmlns:pic="http://schemas.openxmlformats.org/drawingml/2006/picture">
                        <pic:nvPicPr>
                          <pic:cNvPr id="8881" name="Picture 8881"/>
                          <pic:cNvPicPr/>
                        </pic:nvPicPr>
                        <pic:blipFill>
                          <a:blip r:embed="rId33"/>
                          <a:stretch>
                            <a:fillRect/>
                          </a:stretch>
                        </pic:blipFill>
                        <pic:spPr>
                          <a:xfrm>
                            <a:off x="5152085" y="0"/>
                            <a:ext cx="30480" cy="6097"/>
                          </a:xfrm>
                          <a:prstGeom prst="rect">
                            <a:avLst/>
                          </a:prstGeom>
                        </pic:spPr>
                      </pic:pic>
                      <pic:pic xmlns:pic="http://schemas.openxmlformats.org/drawingml/2006/picture">
                        <pic:nvPicPr>
                          <pic:cNvPr id="8883" name="Picture 8883"/>
                          <pic:cNvPicPr/>
                        </pic:nvPicPr>
                        <pic:blipFill>
                          <a:blip r:embed="rId33"/>
                          <a:stretch>
                            <a:fillRect/>
                          </a:stretch>
                        </pic:blipFill>
                        <pic:spPr>
                          <a:xfrm>
                            <a:off x="5182565" y="0"/>
                            <a:ext cx="30480" cy="6097"/>
                          </a:xfrm>
                          <a:prstGeom prst="rect">
                            <a:avLst/>
                          </a:prstGeom>
                        </pic:spPr>
                      </pic:pic>
                      <pic:pic xmlns:pic="http://schemas.openxmlformats.org/drawingml/2006/picture">
                        <pic:nvPicPr>
                          <pic:cNvPr id="8885" name="Picture 8885"/>
                          <pic:cNvPicPr/>
                        </pic:nvPicPr>
                        <pic:blipFill>
                          <a:blip r:embed="rId33"/>
                          <a:stretch>
                            <a:fillRect/>
                          </a:stretch>
                        </pic:blipFill>
                        <pic:spPr>
                          <a:xfrm>
                            <a:off x="5213046" y="0"/>
                            <a:ext cx="30480" cy="6097"/>
                          </a:xfrm>
                          <a:prstGeom prst="rect">
                            <a:avLst/>
                          </a:prstGeom>
                        </pic:spPr>
                      </pic:pic>
                      <pic:pic xmlns:pic="http://schemas.openxmlformats.org/drawingml/2006/picture">
                        <pic:nvPicPr>
                          <pic:cNvPr id="8887" name="Picture 8887"/>
                          <pic:cNvPicPr/>
                        </pic:nvPicPr>
                        <pic:blipFill>
                          <a:blip r:embed="rId33"/>
                          <a:stretch>
                            <a:fillRect/>
                          </a:stretch>
                        </pic:blipFill>
                        <pic:spPr>
                          <a:xfrm>
                            <a:off x="5243526" y="0"/>
                            <a:ext cx="30480" cy="6097"/>
                          </a:xfrm>
                          <a:prstGeom prst="rect">
                            <a:avLst/>
                          </a:prstGeom>
                        </pic:spPr>
                      </pic:pic>
                      <pic:pic xmlns:pic="http://schemas.openxmlformats.org/drawingml/2006/picture">
                        <pic:nvPicPr>
                          <pic:cNvPr id="8889" name="Picture 8889"/>
                          <pic:cNvPicPr/>
                        </pic:nvPicPr>
                        <pic:blipFill>
                          <a:blip r:embed="rId33"/>
                          <a:stretch>
                            <a:fillRect/>
                          </a:stretch>
                        </pic:blipFill>
                        <pic:spPr>
                          <a:xfrm>
                            <a:off x="5274005" y="0"/>
                            <a:ext cx="30480" cy="6097"/>
                          </a:xfrm>
                          <a:prstGeom prst="rect">
                            <a:avLst/>
                          </a:prstGeom>
                        </pic:spPr>
                      </pic:pic>
                      <pic:pic xmlns:pic="http://schemas.openxmlformats.org/drawingml/2006/picture">
                        <pic:nvPicPr>
                          <pic:cNvPr id="8891" name="Picture 8891"/>
                          <pic:cNvPicPr/>
                        </pic:nvPicPr>
                        <pic:blipFill>
                          <a:blip r:embed="rId33"/>
                          <a:stretch>
                            <a:fillRect/>
                          </a:stretch>
                        </pic:blipFill>
                        <pic:spPr>
                          <a:xfrm>
                            <a:off x="5304485" y="0"/>
                            <a:ext cx="30480" cy="6097"/>
                          </a:xfrm>
                          <a:prstGeom prst="rect">
                            <a:avLst/>
                          </a:prstGeom>
                        </pic:spPr>
                      </pic:pic>
                      <pic:pic xmlns:pic="http://schemas.openxmlformats.org/drawingml/2006/picture">
                        <pic:nvPicPr>
                          <pic:cNvPr id="8893" name="Picture 8893"/>
                          <pic:cNvPicPr/>
                        </pic:nvPicPr>
                        <pic:blipFill>
                          <a:blip r:embed="rId33"/>
                          <a:stretch>
                            <a:fillRect/>
                          </a:stretch>
                        </pic:blipFill>
                        <pic:spPr>
                          <a:xfrm>
                            <a:off x="5334965" y="0"/>
                            <a:ext cx="30480" cy="6097"/>
                          </a:xfrm>
                          <a:prstGeom prst="rect">
                            <a:avLst/>
                          </a:prstGeom>
                        </pic:spPr>
                      </pic:pic>
                      <pic:pic xmlns:pic="http://schemas.openxmlformats.org/drawingml/2006/picture">
                        <pic:nvPicPr>
                          <pic:cNvPr id="8895" name="Picture 8895"/>
                          <pic:cNvPicPr/>
                        </pic:nvPicPr>
                        <pic:blipFill>
                          <a:blip r:embed="rId33"/>
                          <a:stretch>
                            <a:fillRect/>
                          </a:stretch>
                        </pic:blipFill>
                        <pic:spPr>
                          <a:xfrm>
                            <a:off x="5365446" y="0"/>
                            <a:ext cx="30480" cy="6097"/>
                          </a:xfrm>
                          <a:prstGeom prst="rect">
                            <a:avLst/>
                          </a:prstGeom>
                        </pic:spPr>
                      </pic:pic>
                      <pic:pic xmlns:pic="http://schemas.openxmlformats.org/drawingml/2006/picture">
                        <pic:nvPicPr>
                          <pic:cNvPr id="8897" name="Picture 8897"/>
                          <pic:cNvPicPr/>
                        </pic:nvPicPr>
                        <pic:blipFill>
                          <a:blip r:embed="rId33"/>
                          <a:stretch>
                            <a:fillRect/>
                          </a:stretch>
                        </pic:blipFill>
                        <pic:spPr>
                          <a:xfrm>
                            <a:off x="5395926" y="0"/>
                            <a:ext cx="30480" cy="6097"/>
                          </a:xfrm>
                          <a:prstGeom prst="rect">
                            <a:avLst/>
                          </a:prstGeom>
                        </pic:spPr>
                      </pic:pic>
                      <pic:pic xmlns:pic="http://schemas.openxmlformats.org/drawingml/2006/picture">
                        <pic:nvPicPr>
                          <pic:cNvPr id="8899" name="Picture 8899"/>
                          <pic:cNvPicPr/>
                        </pic:nvPicPr>
                        <pic:blipFill>
                          <a:blip r:embed="rId33"/>
                          <a:stretch>
                            <a:fillRect/>
                          </a:stretch>
                        </pic:blipFill>
                        <pic:spPr>
                          <a:xfrm>
                            <a:off x="5426405" y="0"/>
                            <a:ext cx="30480" cy="6097"/>
                          </a:xfrm>
                          <a:prstGeom prst="rect">
                            <a:avLst/>
                          </a:prstGeom>
                        </pic:spPr>
                      </pic:pic>
                      <pic:pic xmlns:pic="http://schemas.openxmlformats.org/drawingml/2006/picture">
                        <pic:nvPicPr>
                          <pic:cNvPr id="8901" name="Picture 8901"/>
                          <pic:cNvPicPr/>
                        </pic:nvPicPr>
                        <pic:blipFill>
                          <a:blip r:embed="rId33"/>
                          <a:stretch>
                            <a:fillRect/>
                          </a:stretch>
                        </pic:blipFill>
                        <pic:spPr>
                          <a:xfrm>
                            <a:off x="5456885" y="0"/>
                            <a:ext cx="30480" cy="6097"/>
                          </a:xfrm>
                          <a:prstGeom prst="rect">
                            <a:avLst/>
                          </a:prstGeom>
                        </pic:spPr>
                      </pic:pic>
                      <pic:pic xmlns:pic="http://schemas.openxmlformats.org/drawingml/2006/picture">
                        <pic:nvPicPr>
                          <pic:cNvPr id="8903" name="Picture 8903"/>
                          <pic:cNvPicPr/>
                        </pic:nvPicPr>
                        <pic:blipFill>
                          <a:blip r:embed="rId33"/>
                          <a:stretch>
                            <a:fillRect/>
                          </a:stretch>
                        </pic:blipFill>
                        <pic:spPr>
                          <a:xfrm>
                            <a:off x="5487365" y="0"/>
                            <a:ext cx="30480" cy="6097"/>
                          </a:xfrm>
                          <a:prstGeom prst="rect">
                            <a:avLst/>
                          </a:prstGeom>
                        </pic:spPr>
                      </pic:pic>
                      <pic:pic xmlns:pic="http://schemas.openxmlformats.org/drawingml/2006/picture">
                        <pic:nvPicPr>
                          <pic:cNvPr id="8905" name="Picture 8905"/>
                          <pic:cNvPicPr/>
                        </pic:nvPicPr>
                        <pic:blipFill>
                          <a:blip r:embed="rId33"/>
                          <a:stretch>
                            <a:fillRect/>
                          </a:stretch>
                        </pic:blipFill>
                        <pic:spPr>
                          <a:xfrm>
                            <a:off x="5517846" y="0"/>
                            <a:ext cx="30480" cy="6097"/>
                          </a:xfrm>
                          <a:prstGeom prst="rect">
                            <a:avLst/>
                          </a:prstGeom>
                        </pic:spPr>
                      </pic:pic>
                      <pic:pic xmlns:pic="http://schemas.openxmlformats.org/drawingml/2006/picture">
                        <pic:nvPicPr>
                          <pic:cNvPr id="8907" name="Picture 8907"/>
                          <pic:cNvPicPr/>
                        </pic:nvPicPr>
                        <pic:blipFill>
                          <a:blip r:embed="rId33"/>
                          <a:stretch>
                            <a:fillRect/>
                          </a:stretch>
                        </pic:blipFill>
                        <pic:spPr>
                          <a:xfrm>
                            <a:off x="5548326" y="0"/>
                            <a:ext cx="30480" cy="6097"/>
                          </a:xfrm>
                          <a:prstGeom prst="rect">
                            <a:avLst/>
                          </a:prstGeom>
                        </pic:spPr>
                      </pic:pic>
                      <pic:pic xmlns:pic="http://schemas.openxmlformats.org/drawingml/2006/picture">
                        <pic:nvPicPr>
                          <pic:cNvPr id="8909" name="Picture 8909"/>
                          <pic:cNvPicPr/>
                        </pic:nvPicPr>
                        <pic:blipFill>
                          <a:blip r:embed="rId33"/>
                          <a:stretch>
                            <a:fillRect/>
                          </a:stretch>
                        </pic:blipFill>
                        <pic:spPr>
                          <a:xfrm>
                            <a:off x="5578805" y="0"/>
                            <a:ext cx="30480" cy="6097"/>
                          </a:xfrm>
                          <a:prstGeom prst="rect">
                            <a:avLst/>
                          </a:prstGeom>
                        </pic:spPr>
                      </pic:pic>
                      <pic:pic xmlns:pic="http://schemas.openxmlformats.org/drawingml/2006/picture">
                        <pic:nvPicPr>
                          <pic:cNvPr id="8911" name="Picture 8911"/>
                          <pic:cNvPicPr/>
                        </pic:nvPicPr>
                        <pic:blipFill>
                          <a:blip r:embed="rId33"/>
                          <a:stretch>
                            <a:fillRect/>
                          </a:stretch>
                        </pic:blipFill>
                        <pic:spPr>
                          <a:xfrm>
                            <a:off x="5609285" y="0"/>
                            <a:ext cx="30480" cy="6097"/>
                          </a:xfrm>
                          <a:prstGeom prst="rect">
                            <a:avLst/>
                          </a:prstGeom>
                        </pic:spPr>
                      </pic:pic>
                      <pic:pic xmlns:pic="http://schemas.openxmlformats.org/drawingml/2006/picture">
                        <pic:nvPicPr>
                          <pic:cNvPr id="8913" name="Picture 8913"/>
                          <pic:cNvPicPr/>
                        </pic:nvPicPr>
                        <pic:blipFill>
                          <a:blip r:embed="rId33"/>
                          <a:stretch>
                            <a:fillRect/>
                          </a:stretch>
                        </pic:blipFill>
                        <pic:spPr>
                          <a:xfrm>
                            <a:off x="5639766" y="0"/>
                            <a:ext cx="30480" cy="6097"/>
                          </a:xfrm>
                          <a:prstGeom prst="rect">
                            <a:avLst/>
                          </a:prstGeom>
                        </pic:spPr>
                      </pic:pic>
                      <pic:pic xmlns:pic="http://schemas.openxmlformats.org/drawingml/2006/picture">
                        <pic:nvPicPr>
                          <pic:cNvPr id="8915" name="Picture 8915"/>
                          <pic:cNvPicPr/>
                        </pic:nvPicPr>
                        <pic:blipFill>
                          <a:blip r:embed="rId33"/>
                          <a:stretch>
                            <a:fillRect/>
                          </a:stretch>
                        </pic:blipFill>
                        <pic:spPr>
                          <a:xfrm>
                            <a:off x="5670245" y="0"/>
                            <a:ext cx="30480" cy="6097"/>
                          </a:xfrm>
                          <a:prstGeom prst="rect">
                            <a:avLst/>
                          </a:prstGeom>
                        </pic:spPr>
                      </pic:pic>
                      <pic:pic xmlns:pic="http://schemas.openxmlformats.org/drawingml/2006/picture">
                        <pic:nvPicPr>
                          <pic:cNvPr id="8917" name="Picture 8917"/>
                          <pic:cNvPicPr/>
                        </pic:nvPicPr>
                        <pic:blipFill>
                          <a:blip r:embed="rId33"/>
                          <a:stretch>
                            <a:fillRect/>
                          </a:stretch>
                        </pic:blipFill>
                        <pic:spPr>
                          <a:xfrm>
                            <a:off x="5700726" y="0"/>
                            <a:ext cx="30480" cy="6097"/>
                          </a:xfrm>
                          <a:prstGeom prst="rect">
                            <a:avLst/>
                          </a:prstGeom>
                        </pic:spPr>
                      </pic:pic>
                      <pic:pic xmlns:pic="http://schemas.openxmlformats.org/drawingml/2006/picture">
                        <pic:nvPicPr>
                          <pic:cNvPr id="8919" name="Picture 8919"/>
                          <pic:cNvPicPr/>
                        </pic:nvPicPr>
                        <pic:blipFill>
                          <a:blip r:embed="rId33"/>
                          <a:stretch>
                            <a:fillRect/>
                          </a:stretch>
                        </pic:blipFill>
                        <pic:spPr>
                          <a:xfrm>
                            <a:off x="5731206" y="0"/>
                            <a:ext cx="30480" cy="6097"/>
                          </a:xfrm>
                          <a:prstGeom prst="rect">
                            <a:avLst/>
                          </a:prstGeom>
                        </pic:spPr>
                      </pic:pic>
                      <pic:pic xmlns:pic="http://schemas.openxmlformats.org/drawingml/2006/picture">
                        <pic:nvPicPr>
                          <pic:cNvPr id="8921" name="Picture 8921"/>
                          <pic:cNvPicPr/>
                        </pic:nvPicPr>
                        <pic:blipFill>
                          <a:blip r:embed="rId33"/>
                          <a:stretch>
                            <a:fillRect/>
                          </a:stretch>
                        </pic:blipFill>
                        <pic:spPr>
                          <a:xfrm>
                            <a:off x="5761685" y="0"/>
                            <a:ext cx="30480" cy="6097"/>
                          </a:xfrm>
                          <a:prstGeom prst="rect">
                            <a:avLst/>
                          </a:prstGeom>
                        </pic:spPr>
                      </pic:pic>
                      <pic:pic xmlns:pic="http://schemas.openxmlformats.org/drawingml/2006/picture">
                        <pic:nvPicPr>
                          <pic:cNvPr id="8923" name="Picture 8923"/>
                          <pic:cNvPicPr/>
                        </pic:nvPicPr>
                        <pic:blipFill>
                          <a:blip r:embed="rId34"/>
                          <a:stretch>
                            <a:fillRect/>
                          </a:stretch>
                        </pic:blipFill>
                        <pic:spPr>
                          <a:xfrm>
                            <a:off x="5792166" y="0"/>
                            <a:ext cx="4572" cy="6097"/>
                          </a:xfrm>
                          <a:prstGeom prst="rect">
                            <a:avLst/>
                          </a:prstGeom>
                        </pic:spPr>
                      </pic:pic>
                    </wpg:wgp>
                  </a:graphicData>
                </a:graphic>
              </wp:inline>
            </w:drawing>
          </mc:Choice>
          <mc:Fallback>
            <w:pict>
              <v:group w14:anchorId="2DDFE6BE" id="Group 75776"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">
                <v:shape id="Picture 8543"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">
                  <v:imagedata r:id="rId35" o:title=""/>
                </v:shape>
                <v:shape id="Picture 8545"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">
                  <v:imagedata r:id="rId35" o:title=""/>
                </v:shape>
                <v:shape id="Picture 8547"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">
                  <v:imagedata r:id="rId35" o:title=""/>
                </v:shape>
                <v:shape id="Picture 8549"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">
                  <v:imagedata r:id="rId35" o:title=""/>
                </v:shape>
                <v:shape id="Picture 8551"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">
                  <v:imagedata r:id="rId35" o:title=""/>
                </v:shape>
                <v:shape id="Picture 8553"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">
                  <v:imagedata r:id="rId35" o:title=""/>
                </v:shape>
                <v:shape id="Picture 8555"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">
                  <v:imagedata r:id="rId35" o:title=""/>
                </v:shape>
                <v:shape id="Picture 8557"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">
                  <v:imagedata r:id="rId35" o:title=""/>
                </v:shape>
                <v:shape id="Picture 8559"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">
                  <v:imagedata r:id="rId35" o:title=""/>
                </v:shape>
                <v:shape id="Picture 8561"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">
                  <v:imagedata r:id="rId35" o:title=""/>
                </v:shape>
                <v:shape id="Picture 8563"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">
                  <v:imagedata r:id="rId35" o:title=""/>
                </v:shape>
                <v:shape id="Picture 8565"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">
                  <v:imagedata r:id="rId35" o:title=""/>
                </v:shape>
                <v:shape id="Picture 8567"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">
                  <v:imagedata r:id="rId35" o:title=""/>
                </v:shape>
                <v:shape id="Picture 8569"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">
                  <v:imagedata r:id="rId35" o:title=""/>
                </v:shape>
                <v:shape id="Picture 8571"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">
                  <v:imagedata r:id="rId35" o:title=""/>
                </v:shape>
                <v:shape id="Picture 8573"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">
                  <v:imagedata r:id="rId35" o:title=""/>
                </v:shape>
                <v:shape id="Picture 8575"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">
                  <v:imagedata r:id="rId35" o:title=""/>
                </v:shape>
                <v:shape id="Picture 8577"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">
                  <v:imagedata r:id="rId35" o:title=""/>
                </v:shape>
                <v:shape id="Picture 8579"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">
                  <v:imagedata r:id="rId35" o:title=""/>
                </v:shape>
                <v:shape id="Picture 8581"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">
                  <v:imagedata r:id="rId35" o:title=""/>
                </v:shape>
                <v:shape id="Picture 8583"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">
                  <v:imagedata r:id="rId35" o:title=""/>
                </v:shape>
                <v:shape id="Picture 8585"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">
                  <v:imagedata r:id="rId35" o:title=""/>
                </v:shape>
                <v:shape id="Picture 8587"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">
                  <v:imagedata r:id="rId35" o:title=""/>
                </v:shape>
                <v:shape id="Picture 8589"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">
                  <v:imagedata r:id="rId35" o:title=""/>
                </v:shape>
                <v:shape id="Picture 8591"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">
                  <v:imagedata r:id="rId35" o:title=""/>
                </v:shape>
                <v:shape id="Picture 8593"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">
                  <v:imagedata r:id="rId35" o:title=""/>
                </v:shape>
                <v:shape id="Picture 8595"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">
                  <v:imagedata r:id="rId35" o:title=""/>
                </v:shape>
                <v:shape id="Picture 8597"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">
                  <v:imagedata r:id="rId35" o:title=""/>
                </v:shape>
                <v:shape id="Picture 8599"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">
                  <v:imagedata r:id="rId35" o:title=""/>
                </v:shape>
                <v:shape id="Picture 8601"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">
                  <v:imagedata r:id="rId35" o:title=""/>
                </v:shape>
                <v:shape id="Picture 8603"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">
                  <v:imagedata r:id="rId35" o:title=""/>
                </v:shape>
                <v:shape id="Picture 8605"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">
                  <v:imagedata r:id="rId35" o:title=""/>
                </v:shape>
                <v:shape id="Picture 8607"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">
                  <v:imagedata r:id="rId35" o:title=""/>
                </v:shape>
                <v:shape id="Picture 8609"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">
                  <v:imagedata r:id="rId35" o:title=""/>
                </v:shape>
                <v:shape id="Picture 8611"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">
                  <v:imagedata r:id="rId35" o:title=""/>
                </v:shape>
                <v:shape id="Picture 8613"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">
                  <v:imagedata r:id="rId35" o:title=""/>
                </v:shape>
                <v:shape id="Picture 8615"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">
                  <v:imagedata r:id="rId35" o:title=""/>
                </v:shape>
                <v:shape id="Picture 8617"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">
                  <v:imagedata r:id="rId35" o:title=""/>
                </v:shape>
                <v:shape id="Picture 8619"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">
                  <v:imagedata r:id="rId35" o:title=""/>
                </v:shape>
                <v:shape id="Picture 8621"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">
                  <v:imagedata r:id="rId35" o:title=""/>
                </v:shape>
                <v:shape id="Picture 8623"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">
                  <v:imagedata r:id="rId35" o:title=""/>
                </v:shape>
                <v:shape id="Picture 8625"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">
                  <v:imagedata r:id="rId35" o:title=""/>
                </v:shape>
                <v:shape id="Picture 8627"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">
                  <v:imagedata r:id="rId35" o:title=""/>
                </v:shape>
                <v:shape id="Picture 8629"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">
                  <v:imagedata r:id="rId35" o:title=""/>
                </v:shape>
                <v:shape id="Picture 8631"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">
                  <v:imagedata r:id="rId35" o:title=""/>
                </v:shape>
                <v:shape id="Picture 8633"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">
                  <v:imagedata r:id="rId35" o:title=""/>
                </v:shape>
                <v:shape id="Picture 8635"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">
                  <v:imagedata r:id="rId35" o:title=""/>
                </v:shape>
                <v:shape id="Picture 8637"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">
                  <v:imagedata r:id="rId35" o:title=""/>
                </v:shape>
                <v:shape id="Picture 8639"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">
                  <v:imagedata r:id="rId35" o:title=""/>
                </v:shape>
                <v:shape id="Picture 8641"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">
                  <v:imagedata r:id="rId35" o:title=""/>
                </v:shape>
                <v:shape id="Picture 8643"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">
                  <v:imagedata r:id="rId35" o:title=""/>
                </v:shape>
                <v:shape id="Picture 8645"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">
                  <v:imagedata r:id="rId35" o:title=""/>
                </v:shape>
                <v:shape id="Picture 8647"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">
                  <v:imagedata r:id="rId35" o:title=""/>
                </v:shape>
                <v:shape id="Picture 8649"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">
                  <v:imagedata r:id="rId35" o:title=""/>
                </v:shape>
                <v:shape id="Picture 8651"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">
                  <v:imagedata r:id="rId35" o:title=""/>
                </v:shape>
                <v:shape id="Picture 8653"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">
                  <v:imagedata r:id="rId35" o:title=""/>
                </v:shape>
                <v:shape id="Picture 8655"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">
                  <v:imagedata r:id="rId35" o:title=""/>
                </v:shape>
                <v:shape id="Picture 8657"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">
                  <v:imagedata r:id="rId35" o:title=""/>
                </v:shape>
                <v:shape id="Picture 8659"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">
                  <v:imagedata r:id="rId35" o:title=""/>
                </v:shape>
                <v:shape id="Picture 8661"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">
                  <v:imagedata r:id="rId35" o:title=""/>
                </v:shape>
                <v:shape id="Picture 8663"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">
                  <v:imagedata r:id="rId35" o:title=""/>
                </v:shape>
                <v:shape id="Picture 8665"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">
                  <v:imagedata r:id="rId35" o:title=""/>
                </v:shape>
                <v:shape id="Picture 8667"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">
                  <v:imagedata r:id="rId35" o:title=""/>
                </v:shape>
                <v:shape id="Picture 8669"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">
                  <v:imagedata r:id="rId35" o:title=""/>
                </v:shape>
                <v:shape id="Picture 8671"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">
                  <v:imagedata r:id="rId35" o:title=""/>
                </v:shape>
                <v:shape id="Picture 8673"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">
                  <v:imagedata r:id="rId35" o:title=""/>
                </v:shape>
                <v:shape id="Picture 8675"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">
                  <v:imagedata r:id="rId35" o:title=""/>
                </v:shape>
                <v:shape id="Picture 8677"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">
                  <v:imagedata r:id="rId35" o:title=""/>
                </v:shape>
                <v:shape id="Picture 8679"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">
                  <v:imagedata r:id="rId35" o:title=""/>
                </v:shape>
                <v:shape id="Picture 8681"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">
                  <v:imagedata r:id="rId35" o:title=""/>
                </v:shape>
                <v:shape id="Picture 8683"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">
                  <v:imagedata r:id="rId35" o:title=""/>
                </v:shape>
                <v:shape id="Picture 8685"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">
                  <v:imagedata r:id="rId35" o:title=""/>
                </v:shape>
                <v:shape id="Picture 8687"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">
                  <v:imagedata r:id="rId35" o:title=""/>
                </v:shape>
                <v:shape id="Picture 8689"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">
                  <v:imagedata r:id="rId35" o:title=""/>
                </v:shape>
                <v:shape id="Picture 8691"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">
                  <v:imagedata r:id="rId35" o:title=""/>
                </v:shape>
                <v:shape id="Picture 8693"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">
                  <v:imagedata r:id="rId35" o:title=""/>
                </v:shape>
                <v:shape id="Picture 8695"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">
                  <v:imagedata r:id="rId35" o:title=""/>
                </v:shape>
                <v:shape id="Picture 8697"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">
                  <v:imagedata r:id="rId35" o:title=""/>
                </v:shape>
                <v:shape id="Picture 8699"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">
                  <v:imagedata r:id="rId35" o:title=""/>
                </v:shape>
                <v:shape id="Picture 8701"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">
                  <v:imagedata r:id="rId35" o:title=""/>
                </v:shape>
                <v:shape id="Picture 8703"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">
                  <v:imagedata r:id="rId35" o:title=""/>
                </v:shape>
                <v:shape id="Picture 8705"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">
                  <v:imagedata r:id="rId35" o:title=""/>
                </v:shape>
                <v:shape id="Picture 8707"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">
                  <v:imagedata r:id="rId35" o:title=""/>
                </v:shape>
                <v:shape id="Picture 8709"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">
                  <v:imagedata r:id="rId35" o:title=""/>
                </v:shape>
                <v:shape id="Picture 8711"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">
                  <v:imagedata r:id="rId35" o:title=""/>
                </v:shape>
                <v:shape id="Picture 8713"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">
                  <v:imagedata r:id="rId35" o:title=""/>
                </v:shape>
                <v:shape id="Picture 8715"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">
                  <v:imagedata r:id="rId35" o:title=""/>
                </v:shape>
                <v:shape id="Picture 8717"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">
                  <v:imagedata r:id="rId35" o:title=""/>
                </v:shape>
                <v:shape id="Picture 8719"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">
                  <v:imagedata r:id="rId35" o:title=""/>
                </v:shape>
                <v:shape id="Picture 8721"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">
                  <v:imagedata r:id="rId35" o:title=""/>
                </v:shape>
                <v:shape id="Picture 8723"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">
                  <v:imagedata r:id="rId35" o:title=""/>
                </v:shape>
                <v:shape id="Picture 8725"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">
                  <v:imagedata r:id="rId35" o:title=""/>
                </v:shape>
                <v:shape id="Picture 8727"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">
                  <v:imagedata r:id="rId35" o:title=""/>
                </v:shape>
                <v:shape id="Picture 8729"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">
                  <v:imagedata r:id="rId35" o:title=""/>
                </v:shape>
                <v:shape id="Picture 8731"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">
                  <v:imagedata r:id="rId35" o:title=""/>
                </v:shape>
                <v:shape id="Picture 8733"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">
                  <v:imagedata r:id="rId35" o:title=""/>
                </v:shape>
                <v:shape id="Picture 8735"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">
                  <v:imagedata r:id="rId35" o:title=""/>
                </v:shape>
                <v:shape id="Picture 8737"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">
                  <v:imagedata r:id="rId35" o:title=""/>
                </v:shape>
                <v:shape id="Picture 8739"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">
                  <v:imagedata r:id="rId35" o:title=""/>
                </v:shape>
                <v:shape id="Picture 8741"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">
                  <v:imagedata r:id="rId35" o:title=""/>
                </v:shape>
                <v:shape id="Picture 8743"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">
                  <v:imagedata r:id="rId35" o:title=""/>
                </v:shape>
                <v:shape id="Picture 8745"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">
                  <v:imagedata r:id="rId35" o:title=""/>
                </v:shape>
                <v:shape id="Picture 8747"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">
                  <v:imagedata r:id="rId35" o:title=""/>
                </v:shape>
                <v:shape id="Picture 8749"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">
                  <v:imagedata r:id="rId35" o:title=""/>
                </v:shape>
                <v:shape id="Picture 8751"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">
                  <v:imagedata r:id="rId35" o:title=""/>
                </v:shape>
                <v:shape id="Picture 8753"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">
                  <v:imagedata r:id="rId35" o:title=""/>
                </v:shape>
                <v:shape id="Picture 8755"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">
                  <v:imagedata r:id="rId35" o:title=""/>
                </v:shape>
                <v:shape id="Picture 8757"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">
                  <v:imagedata r:id="rId35" o:title=""/>
                </v:shape>
                <v:shape id="Picture 8759"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">
                  <v:imagedata r:id="rId35" o:title=""/>
                </v:shape>
                <v:shape id="Picture 8761"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">
                  <v:imagedata r:id="rId35" o:title=""/>
                </v:shape>
                <v:shape id="Picture 8763"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">
                  <v:imagedata r:id="rId35" o:title=""/>
                </v:shape>
                <v:shape id="Picture 8765"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">
                  <v:imagedata r:id="rId35" o:title=""/>
                </v:shape>
                <v:shape id="Picture 8767"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">
                  <v:imagedata r:id="rId35" o:title=""/>
                </v:shape>
                <v:shape id="Picture 8769"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">
                  <v:imagedata r:id="rId35" o:title=""/>
                </v:shape>
                <v:shape id="Picture 8771"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">
                  <v:imagedata r:id="rId35" o:title=""/>
                </v:shape>
                <v:shape id="Picture 8773"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">
                  <v:imagedata r:id="rId35" o:title=""/>
                </v:shape>
                <v:shape id="Picture 8775"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">
                  <v:imagedata r:id="rId35" o:title=""/>
                </v:shape>
                <v:shape id="Picture 8777"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">
                  <v:imagedata r:id="rId35" o:title=""/>
                </v:shape>
                <v:shape id="Picture 8779"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">
                  <v:imagedata r:id="rId35" o:title=""/>
                </v:shape>
                <v:shape id="Picture 8781"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">
                  <v:imagedata r:id="rId35" o:title=""/>
                </v:shape>
                <v:shape id="Picture 8783"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">
                  <v:imagedata r:id="rId35" o:title=""/>
                </v:shape>
                <v:shape id="Picture 8785"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">
                  <v:imagedata r:id="rId35" o:title=""/>
                </v:shape>
                <v:shape id="Picture 8787"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">
                  <v:imagedata r:id="rId35" o:title=""/>
                </v:shape>
                <v:shape id="Picture 8789"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">
                  <v:imagedata r:id="rId35" o:title=""/>
                </v:shape>
                <v:shape id="Picture 8791"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">
                  <v:imagedata r:id="rId35" o:title=""/>
                </v:shape>
                <v:shape id="Picture 8793"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">
                  <v:imagedata r:id="rId35" o:title=""/>
                </v:shape>
                <v:shape id="Picture 8795"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">
                  <v:imagedata r:id="rId35" o:title=""/>
                </v:shape>
                <v:shape id="Picture 8797"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">
                  <v:imagedata r:id="rId35" o:title=""/>
                </v:shape>
                <v:shape id="Picture 8799"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">
                  <v:imagedata r:id="rId35" o:title=""/>
                </v:shape>
                <v:shape id="Picture 8801"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">
                  <v:imagedata r:id="rId35" o:title=""/>
                </v:shape>
                <v:shape id="Picture 8803"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">
                  <v:imagedata r:id="rId35" o:title=""/>
                </v:shape>
                <v:shape id="Picture 8805"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">
                  <v:imagedata r:id="rId35" o:title=""/>
                </v:shape>
                <v:shape id="Picture 8807"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">
                  <v:imagedata r:id="rId35" o:title=""/>
                </v:shape>
                <v:shape id="Picture 8809"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">
                  <v:imagedata r:id="rId35" o:title=""/>
                </v:shape>
                <v:shape id="Picture 8811"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">
                  <v:imagedata r:id="rId35" o:title=""/>
                </v:shape>
                <v:shape id="Picture 8813"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">
                  <v:imagedata r:id="rId35" o:title=""/>
                </v:shape>
                <v:shape id="Picture 8815"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">
                  <v:imagedata r:id="rId35" o:title=""/>
                </v:shape>
                <v:shape id="Picture 8817"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">
                  <v:imagedata r:id="rId35" o:title=""/>
                </v:shape>
                <v:shape id="Picture 8819"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">
                  <v:imagedata r:id="rId35" o:title=""/>
                </v:shape>
                <v:shape id="Picture 8821"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">
                  <v:imagedata r:id="rId35" o:title=""/>
                </v:shape>
                <v:shape id="Picture 8823"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">
                  <v:imagedata r:id="rId35" o:title=""/>
                </v:shape>
                <v:shape id="Picture 8825"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">
                  <v:imagedata r:id="rId35" o:title=""/>
                </v:shape>
                <v:shape id="Picture 8827"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">
                  <v:imagedata r:id="rId35" o:title=""/>
                </v:shape>
                <v:shape id="Picture 8829"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">
                  <v:imagedata r:id="rId35" o:title=""/>
                </v:shape>
                <v:shape id="Picture 8831"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">
                  <v:imagedata r:id="rId35" o:title=""/>
                </v:shape>
                <v:shape id="Picture 8833"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">
                  <v:imagedata r:id="rId35" o:title=""/>
                </v:shape>
                <v:shape id="Picture 8835"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">
                  <v:imagedata r:id="rId35" o:title=""/>
                </v:shape>
                <v:shape id="Picture 8837"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">
                  <v:imagedata r:id="rId35" o:title=""/>
                </v:shape>
                <v:shape id="Picture 8839"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">
                  <v:imagedata r:id="rId35" o:title=""/>
                </v:shape>
                <v:shape id="Picture 8841"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">
                  <v:imagedata r:id="rId35" o:title=""/>
                </v:shape>
                <v:shape id="Picture 8843"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">
                  <v:imagedata r:id="rId35" o:title=""/>
                </v:shape>
                <v:shape id="Picture 8845"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">
                  <v:imagedata r:id="rId35" o:title=""/>
                </v:shape>
                <v:shape id="Picture 8847"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">
                  <v:imagedata r:id="rId35" o:title=""/>
                </v:shape>
                <v:shape id="Picture 8849"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">
                  <v:imagedata r:id="rId35" o:title=""/>
                </v:shape>
                <v:shape id="Picture 8851"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">
                  <v:imagedata r:id="rId35" o:title=""/>
                </v:shape>
                <v:shape id="Picture 8853"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">
                  <v:imagedata r:id="rId35" o:title=""/>
                </v:shape>
                <v:shape id="Picture 8855"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">
                  <v:imagedata r:id="rId35" o:title=""/>
                </v:shape>
                <v:shape id="Picture 8857"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">
                  <v:imagedata r:id="rId35" o:title=""/>
                </v:shape>
                <v:shape id="Picture 8859"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">
                  <v:imagedata r:id="rId35" o:title=""/>
                </v:shape>
                <v:shape id="Picture 8861"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">
                  <v:imagedata r:id="rId35" o:title=""/>
                </v:shape>
                <v:shape id="Picture 8863"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">
                  <v:imagedata r:id="rId35" o:title=""/>
                </v:shape>
                <v:shape id="Picture 8865"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">
                  <v:imagedata r:id="rId35" o:title=""/>
                </v:shape>
                <v:shape id="Picture 8867"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">
                  <v:imagedata r:id="rId35" o:title=""/>
                </v:shape>
                <v:shape id="Picture 8869"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">
                  <v:imagedata r:id="rId35" o:title=""/>
                </v:shape>
                <v:shape id="Picture 8871"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">
                  <v:imagedata r:id="rId35" o:title=""/>
                </v:shape>
                <v:shape id="Picture 8873"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">
                  <v:imagedata r:id="rId35" o:title=""/>
                </v:shape>
                <v:shape id="Picture 8875"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">
                  <v:imagedata r:id="rId35" o:title=""/>
                </v:shape>
                <v:shape id="Picture 8877"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">
                  <v:imagedata r:id="rId35" o:title=""/>
                </v:shape>
                <v:shape id="Picture 8879"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">
                  <v:imagedata r:id="rId35" o:title=""/>
                </v:shape>
                <v:shape id="Picture 8881"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">
                  <v:imagedata r:id="rId35" o:title=""/>
                </v:shape>
                <v:shape id="Picture 8883"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">
                  <v:imagedata r:id="rId35" o:title=""/>
                </v:shape>
                <v:shape id="Picture 8885"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">
                  <v:imagedata r:id="rId35" o:title=""/>
                </v:shape>
                <v:shape id="Picture 8887"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">
                  <v:imagedata r:id="rId35" o:title=""/>
                </v:shape>
                <v:shape id="Picture 8889"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">
                  <v:imagedata r:id="rId35" o:title=""/>
                </v:shape>
                <v:shape id="Picture 8891"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">
                  <v:imagedata r:id="rId35" o:title=""/>
                </v:shape>
                <v:shape id="Picture 8893"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">
                  <v:imagedata r:id="rId35" o:title=""/>
                </v:shape>
                <v:shape id="Picture 8895"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">
                  <v:imagedata r:id="rId35" o:title=""/>
                </v:shape>
                <v:shape id="Picture 8897"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">
                  <v:imagedata r:id="rId35" o:title=""/>
                </v:shape>
                <v:shape id="Picture 8899"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">
                  <v:imagedata r:id="rId35" o:title=""/>
                </v:shape>
                <v:shape id="Picture 8901"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">
                  <v:imagedata r:id="rId35" o:title=""/>
                </v:shape>
                <v:shape id="Picture 8903"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">
                  <v:imagedata r:id="rId35" o:title=""/>
                </v:shape>
                <v:shape id="Picture 8905"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">
                  <v:imagedata r:id="rId35" o:title=""/>
                </v:shape>
                <v:shape id="Picture 8907"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">
                  <v:imagedata r:id="rId35" o:title=""/>
                </v:shape>
                <v:shape id="Picture 8909"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">
                  <v:imagedata r:id="rId35" o:title=""/>
                </v:shape>
                <v:shape id="Picture 8911"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">
                  <v:imagedata r:id="rId35" o:title=""/>
                </v:shape>
                <v:shape id="Picture 8913"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">
                  <v:imagedata r:id="rId35" o:title=""/>
                </v:shape>
                <v:shape id="Picture 8915"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">
                  <v:imagedata r:id="rId35" o:title=""/>
                </v:shape>
                <v:shape id="Picture 8917"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">
                  <v:imagedata r:id="rId35" o:title=""/>
                </v:shape>
                <v:shape id="Picture 8919"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">
                  <v:imagedata r:id="rId35" o:title=""/>
                </v:shape>
                <v:shape id="Picture 8921"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">
                  <v:imagedata r:id="rId35" o:title=""/>
                </v:shape>
                <v:shape id="Picture 8923"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">
                  <v:imagedata r:id="rId36" o:title=""/>
                </v:shape>
                <w10:anchorlock/>
              </v:group>
            </w:pict>
          </mc:Fallback>
        </mc:AlternateContent>
      </w:r>
    </w:p>
    <w:p w14:paraId="63F9382C" w14:textId="77777777" w:rsidR="0090432E" w:rsidRDefault="004A30B3">
      <w:pPr>
        <w:spacing w:after="4" w:line="260" w:lineRule="auto"/>
        <w:ind w:left="-5" w:right="0"/>
        <w:jc w:val="left"/>
      </w:pPr>
      <w:r>
        <w:rPr>
          <w:b/>
        </w:rPr>
        <w:t xml:space="preserve">Beispiel </w:t>
      </w:r>
    </w:p>
    <w:p w14:paraId="6AECDC8E" w14:textId="77777777" w:rsidR="0090432E" w:rsidRDefault="004A30B3">
      <w:pPr>
        <w:spacing w:after="124" w:line="259" w:lineRule="auto"/>
        <w:ind w:left="-29" w:right="-26" w:firstLine="0"/>
        <w:jc w:val="left"/>
      </w:pPr>
      <w:r>
        <w:rPr>
          <w:rFonts w:ascii="Calibri" w:eastAsia="Calibri" w:hAnsi="Calibri" w:cs="Calibri"/>
          <w:noProof/>
        </w:rPr>
        <mc:AlternateContent>
          <mc:Choice Requires="wpg">
            <w:drawing>
              <wp:inline distT="0" distB="0" distL="0" distR="0" wp14:anchorId="6C1FA823" wp14:editId="15823922">
                <wp:extent cx="5796738" cy="6097"/>
                <wp:effectExtent l="0" t="0" r="0" b="0"/>
                <wp:docPr id="75784" name="Group 75784"/>
                <wp:cNvGraphicFramePr/>
                <a:graphic xmlns:a="http://schemas.openxmlformats.org/drawingml/2006/main">
                  <a:graphicData uri="http://schemas.microsoft.com/office/word/2010/wordprocessingGroup">
                    <wpg:wgp>
                      <wpg:cNvGrpSpPr/>
                      <wpg:grpSpPr>
                        <a:xfrm>
                          <a:off x="0" y="0"/>
                          <a:ext cx="5796738" cy="6097"/>
                          <a:chOff x="0" y="0"/>
                          <a:chExt cx="5796738" cy="6097"/>
                        </a:xfrm>
                      </wpg:grpSpPr>
                      <pic:pic xmlns:pic="http://schemas.openxmlformats.org/drawingml/2006/picture">
                        <pic:nvPicPr>
                          <pic:cNvPr id="8925" name="Picture 8925"/>
                          <pic:cNvPicPr/>
                        </pic:nvPicPr>
                        <pic:blipFill>
                          <a:blip r:embed="rId33"/>
                          <a:stretch>
                            <a:fillRect/>
                          </a:stretch>
                        </pic:blipFill>
                        <pic:spPr>
                          <a:xfrm>
                            <a:off x="0" y="0"/>
                            <a:ext cx="30480" cy="6097"/>
                          </a:xfrm>
                          <a:prstGeom prst="rect">
                            <a:avLst/>
                          </a:prstGeom>
                        </pic:spPr>
                      </pic:pic>
                      <pic:pic xmlns:pic="http://schemas.openxmlformats.org/drawingml/2006/picture">
                        <pic:nvPicPr>
                          <pic:cNvPr id="8927" name="Picture 8927"/>
                          <pic:cNvPicPr/>
                        </pic:nvPicPr>
                        <pic:blipFill>
                          <a:blip r:embed="rId33"/>
                          <a:stretch>
                            <a:fillRect/>
                          </a:stretch>
                        </pic:blipFill>
                        <pic:spPr>
                          <a:xfrm>
                            <a:off x="30480" y="0"/>
                            <a:ext cx="30480" cy="6097"/>
                          </a:xfrm>
                          <a:prstGeom prst="rect">
                            <a:avLst/>
                          </a:prstGeom>
                        </pic:spPr>
                      </pic:pic>
                      <pic:pic xmlns:pic="http://schemas.openxmlformats.org/drawingml/2006/picture">
                        <pic:nvPicPr>
                          <pic:cNvPr id="8929" name="Picture 8929"/>
                          <pic:cNvPicPr/>
                        </pic:nvPicPr>
                        <pic:blipFill>
                          <a:blip r:embed="rId33"/>
                          <a:stretch>
                            <a:fillRect/>
                          </a:stretch>
                        </pic:blipFill>
                        <pic:spPr>
                          <a:xfrm>
                            <a:off x="60960" y="0"/>
                            <a:ext cx="30480" cy="6097"/>
                          </a:xfrm>
                          <a:prstGeom prst="rect">
                            <a:avLst/>
                          </a:prstGeom>
                        </pic:spPr>
                      </pic:pic>
                      <pic:pic xmlns:pic="http://schemas.openxmlformats.org/drawingml/2006/picture">
                        <pic:nvPicPr>
                          <pic:cNvPr id="8931" name="Picture 8931"/>
                          <pic:cNvPicPr/>
                        </pic:nvPicPr>
                        <pic:blipFill>
                          <a:blip r:embed="rId33"/>
                          <a:stretch>
                            <a:fillRect/>
                          </a:stretch>
                        </pic:blipFill>
                        <pic:spPr>
                          <a:xfrm>
                            <a:off x="91440" y="0"/>
                            <a:ext cx="30480" cy="6097"/>
                          </a:xfrm>
                          <a:prstGeom prst="rect">
                            <a:avLst/>
                          </a:prstGeom>
                        </pic:spPr>
                      </pic:pic>
                      <pic:pic xmlns:pic="http://schemas.openxmlformats.org/drawingml/2006/picture">
                        <pic:nvPicPr>
                          <pic:cNvPr id="8933" name="Picture 8933"/>
                          <pic:cNvPicPr/>
                        </pic:nvPicPr>
                        <pic:blipFill>
                          <a:blip r:embed="rId33"/>
                          <a:stretch>
                            <a:fillRect/>
                          </a:stretch>
                        </pic:blipFill>
                        <pic:spPr>
                          <a:xfrm>
                            <a:off x="121920" y="0"/>
                            <a:ext cx="30480" cy="6097"/>
                          </a:xfrm>
                          <a:prstGeom prst="rect">
                            <a:avLst/>
                          </a:prstGeom>
                        </pic:spPr>
                      </pic:pic>
                      <pic:pic xmlns:pic="http://schemas.openxmlformats.org/drawingml/2006/picture">
                        <pic:nvPicPr>
                          <pic:cNvPr id="8935" name="Picture 8935"/>
                          <pic:cNvPicPr/>
                        </pic:nvPicPr>
                        <pic:blipFill>
                          <a:blip r:embed="rId33"/>
                          <a:stretch>
                            <a:fillRect/>
                          </a:stretch>
                        </pic:blipFill>
                        <pic:spPr>
                          <a:xfrm>
                            <a:off x="152400" y="0"/>
                            <a:ext cx="30480" cy="6097"/>
                          </a:xfrm>
                          <a:prstGeom prst="rect">
                            <a:avLst/>
                          </a:prstGeom>
                        </pic:spPr>
                      </pic:pic>
                      <pic:pic xmlns:pic="http://schemas.openxmlformats.org/drawingml/2006/picture">
                        <pic:nvPicPr>
                          <pic:cNvPr id="8937" name="Picture 8937"/>
                          <pic:cNvPicPr/>
                        </pic:nvPicPr>
                        <pic:blipFill>
                          <a:blip r:embed="rId33"/>
                          <a:stretch>
                            <a:fillRect/>
                          </a:stretch>
                        </pic:blipFill>
                        <pic:spPr>
                          <a:xfrm>
                            <a:off x="182880" y="0"/>
                            <a:ext cx="30480" cy="6097"/>
                          </a:xfrm>
                          <a:prstGeom prst="rect">
                            <a:avLst/>
                          </a:prstGeom>
                        </pic:spPr>
                      </pic:pic>
                      <pic:pic xmlns:pic="http://schemas.openxmlformats.org/drawingml/2006/picture">
                        <pic:nvPicPr>
                          <pic:cNvPr id="8939" name="Picture 8939"/>
                          <pic:cNvPicPr/>
                        </pic:nvPicPr>
                        <pic:blipFill>
                          <a:blip r:embed="rId33"/>
                          <a:stretch>
                            <a:fillRect/>
                          </a:stretch>
                        </pic:blipFill>
                        <pic:spPr>
                          <a:xfrm>
                            <a:off x="213360" y="0"/>
                            <a:ext cx="30480" cy="6097"/>
                          </a:xfrm>
                          <a:prstGeom prst="rect">
                            <a:avLst/>
                          </a:prstGeom>
                        </pic:spPr>
                      </pic:pic>
                      <pic:pic xmlns:pic="http://schemas.openxmlformats.org/drawingml/2006/picture">
                        <pic:nvPicPr>
                          <pic:cNvPr id="8941" name="Picture 8941"/>
                          <pic:cNvPicPr/>
                        </pic:nvPicPr>
                        <pic:blipFill>
                          <a:blip r:embed="rId33"/>
                          <a:stretch>
                            <a:fillRect/>
                          </a:stretch>
                        </pic:blipFill>
                        <pic:spPr>
                          <a:xfrm>
                            <a:off x="243840" y="0"/>
                            <a:ext cx="30480" cy="6097"/>
                          </a:xfrm>
                          <a:prstGeom prst="rect">
                            <a:avLst/>
                          </a:prstGeom>
                        </pic:spPr>
                      </pic:pic>
                      <pic:pic xmlns:pic="http://schemas.openxmlformats.org/drawingml/2006/picture">
                        <pic:nvPicPr>
                          <pic:cNvPr id="8943" name="Picture 8943"/>
                          <pic:cNvPicPr/>
                        </pic:nvPicPr>
                        <pic:blipFill>
                          <a:blip r:embed="rId33"/>
                          <a:stretch>
                            <a:fillRect/>
                          </a:stretch>
                        </pic:blipFill>
                        <pic:spPr>
                          <a:xfrm>
                            <a:off x="274320" y="0"/>
                            <a:ext cx="30480" cy="6097"/>
                          </a:xfrm>
                          <a:prstGeom prst="rect">
                            <a:avLst/>
                          </a:prstGeom>
                        </pic:spPr>
                      </pic:pic>
                      <pic:pic xmlns:pic="http://schemas.openxmlformats.org/drawingml/2006/picture">
                        <pic:nvPicPr>
                          <pic:cNvPr id="8945" name="Picture 8945"/>
                          <pic:cNvPicPr/>
                        </pic:nvPicPr>
                        <pic:blipFill>
                          <a:blip r:embed="rId33"/>
                          <a:stretch>
                            <a:fillRect/>
                          </a:stretch>
                        </pic:blipFill>
                        <pic:spPr>
                          <a:xfrm>
                            <a:off x="304800" y="0"/>
                            <a:ext cx="30480" cy="6097"/>
                          </a:xfrm>
                          <a:prstGeom prst="rect">
                            <a:avLst/>
                          </a:prstGeom>
                        </pic:spPr>
                      </pic:pic>
                      <pic:pic xmlns:pic="http://schemas.openxmlformats.org/drawingml/2006/picture">
                        <pic:nvPicPr>
                          <pic:cNvPr id="8947" name="Picture 8947"/>
                          <pic:cNvPicPr/>
                        </pic:nvPicPr>
                        <pic:blipFill>
                          <a:blip r:embed="rId33"/>
                          <a:stretch>
                            <a:fillRect/>
                          </a:stretch>
                        </pic:blipFill>
                        <pic:spPr>
                          <a:xfrm>
                            <a:off x="335280" y="0"/>
                            <a:ext cx="30480" cy="6097"/>
                          </a:xfrm>
                          <a:prstGeom prst="rect">
                            <a:avLst/>
                          </a:prstGeom>
                        </pic:spPr>
                      </pic:pic>
                      <pic:pic xmlns:pic="http://schemas.openxmlformats.org/drawingml/2006/picture">
                        <pic:nvPicPr>
                          <pic:cNvPr id="8949" name="Picture 8949"/>
                          <pic:cNvPicPr/>
                        </pic:nvPicPr>
                        <pic:blipFill>
                          <a:blip r:embed="rId33"/>
                          <a:stretch>
                            <a:fillRect/>
                          </a:stretch>
                        </pic:blipFill>
                        <pic:spPr>
                          <a:xfrm>
                            <a:off x="365760" y="0"/>
                            <a:ext cx="30480" cy="6097"/>
                          </a:xfrm>
                          <a:prstGeom prst="rect">
                            <a:avLst/>
                          </a:prstGeom>
                        </pic:spPr>
                      </pic:pic>
                      <pic:pic xmlns:pic="http://schemas.openxmlformats.org/drawingml/2006/picture">
                        <pic:nvPicPr>
                          <pic:cNvPr id="8951" name="Picture 8951"/>
                          <pic:cNvPicPr/>
                        </pic:nvPicPr>
                        <pic:blipFill>
                          <a:blip r:embed="rId33"/>
                          <a:stretch>
                            <a:fillRect/>
                          </a:stretch>
                        </pic:blipFill>
                        <pic:spPr>
                          <a:xfrm>
                            <a:off x="396189" y="0"/>
                            <a:ext cx="30480" cy="6097"/>
                          </a:xfrm>
                          <a:prstGeom prst="rect">
                            <a:avLst/>
                          </a:prstGeom>
                        </pic:spPr>
                      </pic:pic>
                      <pic:pic xmlns:pic="http://schemas.openxmlformats.org/drawingml/2006/picture">
                        <pic:nvPicPr>
                          <pic:cNvPr id="8953" name="Picture 8953"/>
                          <pic:cNvPicPr/>
                        </pic:nvPicPr>
                        <pic:blipFill>
                          <a:blip r:embed="rId33"/>
                          <a:stretch>
                            <a:fillRect/>
                          </a:stretch>
                        </pic:blipFill>
                        <pic:spPr>
                          <a:xfrm>
                            <a:off x="426669" y="0"/>
                            <a:ext cx="30480" cy="6097"/>
                          </a:xfrm>
                          <a:prstGeom prst="rect">
                            <a:avLst/>
                          </a:prstGeom>
                        </pic:spPr>
                      </pic:pic>
                      <pic:pic xmlns:pic="http://schemas.openxmlformats.org/drawingml/2006/picture">
                        <pic:nvPicPr>
                          <pic:cNvPr id="8955" name="Picture 8955"/>
                          <pic:cNvPicPr/>
                        </pic:nvPicPr>
                        <pic:blipFill>
                          <a:blip r:embed="rId33"/>
                          <a:stretch>
                            <a:fillRect/>
                          </a:stretch>
                        </pic:blipFill>
                        <pic:spPr>
                          <a:xfrm>
                            <a:off x="457149" y="0"/>
                            <a:ext cx="30480" cy="6097"/>
                          </a:xfrm>
                          <a:prstGeom prst="rect">
                            <a:avLst/>
                          </a:prstGeom>
                        </pic:spPr>
                      </pic:pic>
                      <pic:pic xmlns:pic="http://schemas.openxmlformats.org/drawingml/2006/picture">
                        <pic:nvPicPr>
                          <pic:cNvPr id="8957" name="Picture 8957"/>
                          <pic:cNvPicPr/>
                        </pic:nvPicPr>
                        <pic:blipFill>
                          <a:blip r:embed="rId33"/>
                          <a:stretch>
                            <a:fillRect/>
                          </a:stretch>
                        </pic:blipFill>
                        <pic:spPr>
                          <a:xfrm>
                            <a:off x="487629" y="0"/>
                            <a:ext cx="30480" cy="6097"/>
                          </a:xfrm>
                          <a:prstGeom prst="rect">
                            <a:avLst/>
                          </a:prstGeom>
                        </pic:spPr>
                      </pic:pic>
                      <pic:pic xmlns:pic="http://schemas.openxmlformats.org/drawingml/2006/picture">
                        <pic:nvPicPr>
                          <pic:cNvPr id="8959" name="Picture 8959"/>
                          <pic:cNvPicPr/>
                        </pic:nvPicPr>
                        <pic:blipFill>
                          <a:blip r:embed="rId33"/>
                          <a:stretch>
                            <a:fillRect/>
                          </a:stretch>
                        </pic:blipFill>
                        <pic:spPr>
                          <a:xfrm>
                            <a:off x="518109" y="0"/>
                            <a:ext cx="30480" cy="6097"/>
                          </a:xfrm>
                          <a:prstGeom prst="rect">
                            <a:avLst/>
                          </a:prstGeom>
                        </pic:spPr>
                      </pic:pic>
                      <pic:pic xmlns:pic="http://schemas.openxmlformats.org/drawingml/2006/picture">
                        <pic:nvPicPr>
                          <pic:cNvPr id="8961" name="Picture 8961"/>
                          <pic:cNvPicPr/>
                        </pic:nvPicPr>
                        <pic:blipFill>
                          <a:blip r:embed="rId33"/>
                          <a:stretch>
                            <a:fillRect/>
                          </a:stretch>
                        </pic:blipFill>
                        <pic:spPr>
                          <a:xfrm>
                            <a:off x="548589" y="0"/>
                            <a:ext cx="30480" cy="6097"/>
                          </a:xfrm>
                          <a:prstGeom prst="rect">
                            <a:avLst/>
                          </a:prstGeom>
                        </pic:spPr>
                      </pic:pic>
                      <pic:pic xmlns:pic="http://schemas.openxmlformats.org/drawingml/2006/picture">
                        <pic:nvPicPr>
                          <pic:cNvPr id="8963" name="Picture 8963"/>
                          <pic:cNvPicPr/>
                        </pic:nvPicPr>
                        <pic:blipFill>
                          <a:blip r:embed="rId33"/>
                          <a:stretch>
                            <a:fillRect/>
                          </a:stretch>
                        </pic:blipFill>
                        <pic:spPr>
                          <a:xfrm>
                            <a:off x="579069" y="0"/>
                            <a:ext cx="30480" cy="6097"/>
                          </a:xfrm>
                          <a:prstGeom prst="rect">
                            <a:avLst/>
                          </a:prstGeom>
                        </pic:spPr>
                      </pic:pic>
                      <pic:pic xmlns:pic="http://schemas.openxmlformats.org/drawingml/2006/picture">
                        <pic:nvPicPr>
                          <pic:cNvPr id="8965" name="Picture 8965"/>
                          <pic:cNvPicPr/>
                        </pic:nvPicPr>
                        <pic:blipFill>
                          <a:blip r:embed="rId33"/>
                          <a:stretch>
                            <a:fillRect/>
                          </a:stretch>
                        </pic:blipFill>
                        <pic:spPr>
                          <a:xfrm>
                            <a:off x="609549" y="0"/>
                            <a:ext cx="30480" cy="6097"/>
                          </a:xfrm>
                          <a:prstGeom prst="rect">
                            <a:avLst/>
                          </a:prstGeom>
                        </pic:spPr>
                      </pic:pic>
                      <pic:pic xmlns:pic="http://schemas.openxmlformats.org/drawingml/2006/picture">
                        <pic:nvPicPr>
                          <pic:cNvPr id="8967" name="Picture 8967"/>
                          <pic:cNvPicPr/>
                        </pic:nvPicPr>
                        <pic:blipFill>
                          <a:blip r:embed="rId33"/>
                          <a:stretch>
                            <a:fillRect/>
                          </a:stretch>
                        </pic:blipFill>
                        <pic:spPr>
                          <a:xfrm>
                            <a:off x="640029" y="0"/>
                            <a:ext cx="30480" cy="6097"/>
                          </a:xfrm>
                          <a:prstGeom prst="rect">
                            <a:avLst/>
                          </a:prstGeom>
                        </pic:spPr>
                      </pic:pic>
                      <pic:pic xmlns:pic="http://schemas.openxmlformats.org/drawingml/2006/picture">
                        <pic:nvPicPr>
                          <pic:cNvPr id="8969" name="Picture 8969"/>
                          <pic:cNvPicPr/>
                        </pic:nvPicPr>
                        <pic:blipFill>
                          <a:blip r:embed="rId33"/>
                          <a:stretch>
                            <a:fillRect/>
                          </a:stretch>
                        </pic:blipFill>
                        <pic:spPr>
                          <a:xfrm>
                            <a:off x="670509" y="0"/>
                            <a:ext cx="30480" cy="6097"/>
                          </a:xfrm>
                          <a:prstGeom prst="rect">
                            <a:avLst/>
                          </a:prstGeom>
                        </pic:spPr>
                      </pic:pic>
                      <pic:pic xmlns:pic="http://schemas.openxmlformats.org/drawingml/2006/picture">
                        <pic:nvPicPr>
                          <pic:cNvPr id="8971" name="Picture 8971"/>
                          <pic:cNvPicPr/>
                        </pic:nvPicPr>
                        <pic:blipFill>
                          <a:blip r:embed="rId33"/>
                          <a:stretch>
                            <a:fillRect/>
                          </a:stretch>
                        </pic:blipFill>
                        <pic:spPr>
                          <a:xfrm>
                            <a:off x="700989" y="0"/>
                            <a:ext cx="30480" cy="6097"/>
                          </a:xfrm>
                          <a:prstGeom prst="rect">
                            <a:avLst/>
                          </a:prstGeom>
                        </pic:spPr>
                      </pic:pic>
                      <pic:pic xmlns:pic="http://schemas.openxmlformats.org/drawingml/2006/picture">
                        <pic:nvPicPr>
                          <pic:cNvPr id="8973" name="Picture 8973"/>
                          <pic:cNvPicPr/>
                        </pic:nvPicPr>
                        <pic:blipFill>
                          <a:blip r:embed="rId33"/>
                          <a:stretch>
                            <a:fillRect/>
                          </a:stretch>
                        </pic:blipFill>
                        <pic:spPr>
                          <a:xfrm>
                            <a:off x="731469" y="0"/>
                            <a:ext cx="30480" cy="6097"/>
                          </a:xfrm>
                          <a:prstGeom prst="rect">
                            <a:avLst/>
                          </a:prstGeom>
                        </pic:spPr>
                      </pic:pic>
                      <pic:pic xmlns:pic="http://schemas.openxmlformats.org/drawingml/2006/picture">
                        <pic:nvPicPr>
                          <pic:cNvPr id="8975" name="Picture 8975"/>
                          <pic:cNvPicPr/>
                        </pic:nvPicPr>
                        <pic:blipFill>
                          <a:blip r:embed="rId33"/>
                          <a:stretch>
                            <a:fillRect/>
                          </a:stretch>
                        </pic:blipFill>
                        <pic:spPr>
                          <a:xfrm>
                            <a:off x="761949" y="0"/>
                            <a:ext cx="30480" cy="6097"/>
                          </a:xfrm>
                          <a:prstGeom prst="rect">
                            <a:avLst/>
                          </a:prstGeom>
                        </pic:spPr>
                      </pic:pic>
                      <pic:pic xmlns:pic="http://schemas.openxmlformats.org/drawingml/2006/picture">
                        <pic:nvPicPr>
                          <pic:cNvPr id="8977" name="Picture 8977"/>
                          <pic:cNvPicPr/>
                        </pic:nvPicPr>
                        <pic:blipFill>
                          <a:blip r:embed="rId33"/>
                          <a:stretch>
                            <a:fillRect/>
                          </a:stretch>
                        </pic:blipFill>
                        <pic:spPr>
                          <a:xfrm>
                            <a:off x="792429" y="0"/>
                            <a:ext cx="30480" cy="6097"/>
                          </a:xfrm>
                          <a:prstGeom prst="rect">
                            <a:avLst/>
                          </a:prstGeom>
                        </pic:spPr>
                      </pic:pic>
                      <pic:pic xmlns:pic="http://schemas.openxmlformats.org/drawingml/2006/picture">
                        <pic:nvPicPr>
                          <pic:cNvPr id="8979" name="Picture 8979"/>
                          <pic:cNvPicPr/>
                        </pic:nvPicPr>
                        <pic:blipFill>
                          <a:blip r:embed="rId33"/>
                          <a:stretch>
                            <a:fillRect/>
                          </a:stretch>
                        </pic:blipFill>
                        <pic:spPr>
                          <a:xfrm>
                            <a:off x="822909" y="0"/>
                            <a:ext cx="30480" cy="6097"/>
                          </a:xfrm>
                          <a:prstGeom prst="rect">
                            <a:avLst/>
                          </a:prstGeom>
                        </pic:spPr>
                      </pic:pic>
                      <pic:pic xmlns:pic="http://schemas.openxmlformats.org/drawingml/2006/picture">
                        <pic:nvPicPr>
                          <pic:cNvPr id="8981" name="Picture 8981"/>
                          <pic:cNvPicPr/>
                        </pic:nvPicPr>
                        <pic:blipFill>
                          <a:blip r:embed="rId33"/>
                          <a:stretch>
                            <a:fillRect/>
                          </a:stretch>
                        </pic:blipFill>
                        <pic:spPr>
                          <a:xfrm>
                            <a:off x="853389" y="0"/>
                            <a:ext cx="30480" cy="6097"/>
                          </a:xfrm>
                          <a:prstGeom prst="rect">
                            <a:avLst/>
                          </a:prstGeom>
                        </pic:spPr>
                      </pic:pic>
                      <pic:pic xmlns:pic="http://schemas.openxmlformats.org/drawingml/2006/picture">
                        <pic:nvPicPr>
                          <pic:cNvPr id="8983" name="Picture 8983"/>
                          <pic:cNvPicPr/>
                        </pic:nvPicPr>
                        <pic:blipFill>
                          <a:blip r:embed="rId33"/>
                          <a:stretch>
                            <a:fillRect/>
                          </a:stretch>
                        </pic:blipFill>
                        <pic:spPr>
                          <a:xfrm>
                            <a:off x="883869" y="0"/>
                            <a:ext cx="30480" cy="6097"/>
                          </a:xfrm>
                          <a:prstGeom prst="rect">
                            <a:avLst/>
                          </a:prstGeom>
                        </pic:spPr>
                      </pic:pic>
                      <pic:pic xmlns:pic="http://schemas.openxmlformats.org/drawingml/2006/picture">
                        <pic:nvPicPr>
                          <pic:cNvPr id="8985" name="Picture 8985"/>
                          <pic:cNvPicPr/>
                        </pic:nvPicPr>
                        <pic:blipFill>
                          <a:blip r:embed="rId33"/>
                          <a:stretch>
                            <a:fillRect/>
                          </a:stretch>
                        </pic:blipFill>
                        <pic:spPr>
                          <a:xfrm>
                            <a:off x="914349" y="0"/>
                            <a:ext cx="30480" cy="6097"/>
                          </a:xfrm>
                          <a:prstGeom prst="rect">
                            <a:avLst/>
                          </a:prstGeom>
                        </pic:spPr>
                      </pic:pic>
                      <pic:pic xmlns:pic="http://schemas.openxmlformats.org/drawingml/2006/picture">
                        <pic:nvPicPr>
                          <pic:cNvPr id="8987" name="Picture 8987"/>
                          <pic:cNvPicPr/>
                        </pic:nvPicPr>
                        <pic:blipFill>
                          <a:blip r:embed="rId33"/>
                          <a:stretch>
                            <a:fillRect/>
                          </a:stretch>
                        </pic:blipFill>
                        <pic:spPr>
                          <a:xfrm>
                            <a:off x="944829" y="0"/>
                            <a:ext cx="30480" cy="6097"/>
                          </a:xfrm>
                          <a:prstGeom prst="rect">
                            <a:avLst/>
                          </a:prstGeom>
                        </pic:spPr>
                      </pic:pic>
                      <pic:pic xmlns:pic="http://schemas.openxmlformats.org/drawingml/2006/picture">
                        <pic:nvPicPr>
                          <pic:cNvPr id="8989" name="Picture 8989"/>
                          <pic:cNvPicPr/>
                        </pic:nvPicPr>
                        <pic:blipFill>
                          <a:blip r:embed="rId33"/>
                          <a:stretch>
                            <a:fillRect/>
                          </a:stretch>
                        </pic:blipFill>
                        <pic:spPr>
                          <a:xfrm>
                            <a:off x="975309" y="0"/>
                            <a:ext cx="30480" cy="6097"/>
                          </a:xfrm>
                          <a:prstGeom prst="rect">
                            <a:avLst/>
                          </a:prstGeom>
                        </pic:spPr>
                      </pic:pic>
                      <pic:pic xmlns:pic="http://schemas.openxmlformats.org/drawingml/2006/picture">
                        <pic:nvPicPr>
                          <pic:cNvPr id="8991" name="Picture 8991"/>
                          <pic:cNvPicPr/>
                        </pic:nvPicPr>
                        <pic:blipFill>
                          <a:blip r:embed="rId33"/>
                          <a:stretch>
                            <a:fillRect/>
                          </a:stretch>
                        </pic:blipFill>
                        <pic:spPr>
                          <a:xfrm>
                            <a:off x="1005789" y="0"/>
                            <a:ext cx="30480" cy="6097"/>
                          </a:xfrm>
                          <a:prstGeom prst="rect">
                            <a:avLst/>
                          </a:prstGeom>
                        </pic:spPr>
                      </pic:pic>
                      <pic:pic xmlns:pic="http://schemas.openxmlformats.org/drawingml/2006/picture">
                        <pic:nvPicPr>
                          <pic:cNvPr id="8993" name="Picture 8993"/>
                          <pic:cNvPicPr/>
                        </pic:nvPicPr>
                        <pic:blipFill>
                          <a:blip r:embed="rId33"/>
                          <a:stretch>
                            <a:fillRect/>
                          </a:stretch>
                        </pic:blipFill>
                        <pic:spPr>
                          <a:xfrm>
                            <a:off x="1036269" y="0"/>
                            <a:ext cx="30480" cy="6097"/>
                          </a:xfrm>
                          <a:prstGeom prst="rect">
                            <a:avLst/>
                          </a:prstGeom>
                        </pic:spPr>
                      </pic:pic>
                      <pic:pic xmlns:pic="http://schemas.openxmlformats.org/drawingml/2006/picture">
                        <pic:nvPicPr>
                          <pic:cNvPr id="8995" name="Picture 8995"/>
                          <pic:cNvPicPr/>
                        </pic:nvPicPr>
                        <pic:blipFill>
                          <a:blip r:embed="rId33"/>
                          <a:stretch>
                            <a:fillRect/>
                          </a:stretch>
                        </pic:blipFill>
                        <pic:spPr>
                          <a:xfrm>
                            <a:off x="1066749" y="0"/>
                            <a:ext cx="30480" cy="6097"/>
                          </a:xfrm>
                          <a:prstGeom prst="rect">
                            <a:avLst/>
                          </a:prstGeom>
                        </pic:spPr>
                      </pic:pic>
                      <pic:pic xmlns:pic="http://schemas.openxmlformats.org/drawingml/2006/picture">
                        <pic:nvPicPr>
                          <pic:cNvPr id="8997" name="Picture 8997"/>
                          <pic:cNvPicPr/>
                        </pic:nvPicPr>
                        <pic:blipFill>
                          <a:blip r:embed="rId33"/>
                          <a:stretch>
                            <a:fillRect/>
                          </a:stretch>
                        </pic:blipFill>
                        <pic:spPr>
                          <a:xfrm>
                            <a:off x="1097229" y="0"/>
                            <a:ext cx="30480" cy="6097"/>
                          </a:xfrm>
                          <a:prstGeom prst="rect">
                            <a:avLst/>
                          </a:prstGeom>
                        </pic:spPr>
                      </pic:pic>
                      <pic:pic xmlns:pic="http://schemas.openxmlformats.org/drawingml/2006/picture">
                        <pic:nvPicPr>
                          <pic:cNvPr id="8999" name="Picture 8999"/>
                          <pic:cNvPicPr/>
                        </pic:nvPicPr>
                        <pic:blipFill>
                          <a:blip r:embed="rId33"/>
                          <a:stretch>
                            <a:fillRect/>
                          </a:stretch>
                        </pic:blipFill>
                        <pic:spPr>
                          <a:xfrm>
                            <a:off x="1127709" y="0"/>
                            <a:ext cx="30480" cy="6097"/>
                          </a:xfrm>
                          <a:prstGeom prst="rect">
                            <a:avLst/>
                          </a:prstGeom>
                        </pic:spPr>
                      </pic:pic>
                      <pic:pic xmlns:pic="http://schemas.openxmlformats.org/drawingml/2006/picture">
                        <pic:nvPicPr>
                          <pic:cNvPr id="9001" name="Picture 9001"/>
                          <pic:cNvPicPr/>
                        </pic:nvPicPr>
                        <pic:blipFill>
                          <a:blip r:embed="rId33"/>
                          <a:stretch>
                            <a:fillRect/>
                          </a:stretch>
                        </pic:blipFill>
                        <pic:spPr>
                          <a:xfrm>
                            <a:off x="1158189" y="0"/>
                            <a:ext cx="30480" cy="6097"/>
                          </a:xfrm>
                          <a:prstGeom prst="rect">
                            <a:avLst/>
                          </a:prstGeom>
                        </pic:spPr>
                      </pic:pic>
                      <pic:pic xmlns:pic="http://schemas.openxmlformats.org/drawingml/2006/picture">
                        <pic:nvPicPr>
                          <pic:cNvPr id="9003" name="Picture 9003"/>
                          <pic:cNvPicPr/>
                        </pic:nvPicPr>
                        <pic:blipFill>
                          <a:blip r:embed="rId33"/>
                          <a:stretch>
                            <a:fillRect/>
                          </a:stretch>
                        </pic:blipFill>
                        <pic:spPr>
                          <a:xfrm>
                            <a:off x="1188669" y="0"/>
                            <a:ext cx="30480" cy="6097"/>
                          </a:xfrm>
                          <a:prstGeom prst="rect">
                            <a:avLst/>
                          </a:prstGeom>
                        </pic:spPr>
                      </pic:pic>
                      <pic:pic xmlns:pic="http://schemas.openxmlformats.org/drawingml/2006/picture">
                        <pic:nvPicPr>
                          <pic:cNvPr id="9005" name="Picture 9005"/>
                          <pic:cNvPicPr/>
                        </pic:nvPicPr>
                        <pic:blipFill>
                          <a:blip r:embed="rId33"/>
                          <a:stretch>
                            <a:fillRect/>
                          </a:stretch>
                        </pic:blipFill>
                        <pic:spPr>
                          <a:xfrm>
                            <a:off x="1219149" y="0"/>
                            <a:ext cx="30480" cy="6097"/>
                          </a:xfrm>
                          <a:prstGeom prst="rect">
                            <a:avLst/>
                          </a:prstGeom>
                        </pic:spPr>
                      </pic:pic>
                      <pic:pic xmlns:pic="http://schemas.openxmlformats.org/drawingml/2006/picture">
                        <pic:nvPicPr>
                          <pic:cNvPr id="9007" name="Picture 9007"/>
                          <pic:cNvPicPr/>
                        </pic:nvPicPr>
                        <pic:blipFill>
                          <a:blip r:embed="rId33"/>
                          <a:stretch>
                            <a:fillRect/>
                          </a:stretch>
                        </pic:blipFill>
                        <pic:spPr>
                          <a:xfrm>
                            <a:off x="1249629" y="0"/>
                            <a:ext cx="30480" cy="6097"/>
                          </a:xfrm>
                          <a:prstGeom prst="rect">
                            <a:avLst/>
                          </a:prstGeom>
                        </pic:spPr>
                      </pic:pic>
                      <pic:pic xmlns:pic="http://schemas.openxmlformats.org/drawingml/2006/picture">
                        <pic:nvPicPr>
                          <pic:cNvPr id="9009" name="Picture 9009"/>
                          <pic:cNvPicPr/>
                        </pic:nvPicPr>
                        <pic:blipFill>
                          <a:blip r:embed="rId33"/>
                          <a:stretch>
                            <a:fillRect/>
                          </a:stretch>
                        </pic:blipFill>
                        <pic:spPr>
                          <a:xfrm>
                            <a:off x="1280109" y="0"/>
                            <a:ext cx="30480" cy="6097"/>
                          </a:xfrm>
                          <a:prstGeom prst="rect">
                            <a:avLst/>
                          </a:prstGeom>
                        </pic:spPr>
                      </pic:pic>
                      <pic:pic xmlns:pic="http://schemas.openxmlformats.org/drawingml/2006/picture">
                        <pic:nvPicPr>
                          <pic:cNvPr id="9011" name="Picture 9011"/>
                          <pic:cNvPicPr/>
                        </pic:nvPicPr>
                        <pic:blipFill>
                          <a:blip r:embed="rId33"/>
                          <a:stretch>
                            <a:fillRect/>
                          </a:stretch>
                        </pic:blipFill>
                        <pic:spPr>
                          <a:xfrm>
                            <a:off x="1310589" y="0"/>
                            <a:ext cx="30480" cy="6097"/>
                          </a:xfrm>
                          <a:prstGeom prst="rect">
                            <a:avLst/>
                          </a:prstGeom>
                        </pic:spPr>
                      </pic:pic>
                      <pic:pic xmlns:pic="http://schemas.openxmlformats.org/drawingml/2006/picture">
                        <pic:nvPicPr>
                          <pic:cNvPr id="9013" name="Picture 9013"/>
                          <pic:cNvPicPr/>
                        </pic:nvPicPr>
                        <pic:blipFill>
                          <a:blip r:embed="rId33"/>
                          <a:stretch>
                            <a:fillRect/>
                          </a:stretch>
                        </pic:blipFill>
                        <pic:spPr>
                          <a:xfrm>
                            <a:off x="1341069" y="0"/>
                            <a:ext cx="30480" cy="6097"/>
                          </a:xfrm>
                          <a:prstGeom prst="rect">
                            <a:avLst/>
                          </a:prstGeom>
                        </pic:spPr>
                      </pic:pic>
                      <pic:pic xmlns:pic="http://schemas.openxmlformats.org/drawingml/2006/picture">
                        <pic:nvPicPr>
                          <pic:cNvPr id="9015" name="Picture 9015"/>
                          <pic:cNvPicPr/>
                        </pic:nvPicPr>
                        <pic:blipFill>
                          <a:blip r:embed="rId33"/>
                          <a:stretch>
                            <a:fillRect/>
                          </a:stretch>
                        </pic:blipFill>
                        <pic:spPr>
                          <a:xfrm>
                            <a:off x="1371549" y="0"/>
                            <a:ext cx="30785" cy="6097"/>
                          </a:xfrm>
                          <a:prstGeom prst="rect">
                            <a:avLst/>
                          </a:prstGeom>
                        </pic:spPr>
                      </pic:pic>
                      <pic:pic xmlns:pic="http://schemas.openxmlformats.org/drawingml/2006/picture">
                        <pic:nvPicPr>
                          <pic:cNvPr id="9017" name="Picture 9017"/>
                          <pic:cNvPicPr/>
                        </pic:nvPicPr>
                        <pic:blipFill>
                          <a:blip r:embed="rId33"/>
                          <a:stretch>
                            <a:fillRect/>
                          </a:stretch>
                        </pic:blipFill>
                        <pic:spPr>
                          <a:xfrm>
                            <a:off x="1402410" y="0"/>
                            <a:ext cx="30480" cy="6097"/>
                          </a:xfrm>
                          <a:prstGeom prst="rect">
                            <a:avLst/>
                          </a:prstGeom>
                        </pic:spPr>
                      </pic:pic>
                      <pic:pic xmlns:pic="http://schemas.openxmlformats.org/drawingml/2006/picture">
                        <pic:nvPicPr>
                          <pic:cNvPr id="9019" name="Picture 9019"/>
                          <pic:cNvPicPr/>
                        </pic:nvPicPr>
                        <pic:blipFill>
                          <a:blip r:embed="rId33"/>
                          <a:stretch>
                            <a:fillRect/>
                          </a:stretch>
                        </pic:blipFill>
                        <pic:spPr>
                          <a:xfrm>
                            <a:off x="1432890" y="0"/>
                            <a:ext cx="30480" cy="6097"/>
                          </a:xfrm>
                          <a:prstGeom prst="rect">
                            <a:avLst/>
                          </a:prstGeom>
                        </pic:spPr>
                      </pic:pic>
                      <pic:pic xmlns:pic="http://schemas.openxmlformats.org/drawingml/2006/picture">
                        <pic:nvPicPr>
                          <pic:cNvPr id="9021" name="Picture 9021"/>
                          <pic:cNvPicPr/>
                        </pic:nvPicPr>
                        <pic:blipFill>
                          <a:blip r:embed="rId33"/>
                          <a:stretch>
                            <a:fillRect/>
                          </a:stretch>
                        </pic:blipFill>
                        <pic:spPr>
                          <a:xfrm>
                            <a:off x="1463370" y="0"/>
                            <a:ext cx="30480" cy="6097"/>
                          </a:xfrm>
                          <a:prstGeom prst="rect">
                            <a:avLst/>
                          </a:prstGeom>
                        </pic:spPr>
                      </pic:pic>
                      <pic:pic xmlns:pic="http://schemas.openxmlformats.org/drawingml/2006/picture">
                        <pic:nvPicPr>
                          <pic:cNvPr id="9023" name="Picture 9023"/>
                          <pic:cNvPicPr/>
                        </pic:nvPicPr>
                        <pic:blipFill>
                          <a:blip r:embed="rId33"/>
                          <a:stretch>
                            <a:fillRect/>
                          </a:stretch>
                        </pic:blipFill>
                        <pic:spPr>
                          <a:xfrm>
                            <a:off x="1493850" y="0"/>
                            <a:ext cx="30480" cy="6097"/>
                          </a:xfrm>
                          <a:prstGeom prst="rect">
                            <a:avLst/>
                          </a:prstGeom>
                        </pic:spPr>
                      </pic:pic>
                      <pic:pic xmlns:pic="http://schemas.openxmlformats.org/drawingml/2006/picture">
                        <pic:nvPicPr>
                          <pic:cNvPr id="9025" name="Picture 9025"/>
                          <pic:cNvPicPr/>
                        </pic:nvPicPr>
                        <pic:blipFill>
                          <a:blip r:embed="rId33"/>
                          <a:stretch>
                            <a:fillRect/>
                          </a:stretch>
                        </pic:blipFill>
                        <pic:spPr>
                          <a:xfrm>
                            <a:off x="1524330" y="0"/>
                            <a:ext cx="30480" cy="6097"/>
                          </a:xfrm>
                          <a:prstGeom prst="rect">
                            <a:avLst/>
                          </a:prstGeom>
                        </pic:spPr>
                      </pic:pic>
                      <pic:pic xmlns:pic="http://schemas.openxmlformats.org/drawingml/2006/picture">
                        <pic:nvPicPr>
                          <pic:cNvPr id="9027" name="Picture 9027"/>
                          <pic:cNvPicPr/>
                        </pic:nvPicPr>
                        <pic:blipFill>
                          <a:blip r:embed="rId33"/>
                          <a:stretch>
                            <a:fillRect/>
                          </a:stretch>
                        </pic:blipFill>
                        <pic:spPr>
                          <a:xfrm>
                            <a:off x="1554810" y="0"/>
                            <a:ext cx="30480" cy="6097"/>
                          </a:xfrm>
                          <a:prstGeom prst="rect">
                            <a:avLst/>
                          </a:prstGeom>
                        </pic:spPr>
                      </pic:pic>
                      <pic:pic xmlns:pic="http://schemas.openxmlformats.org/drawingml/2006/picture">
                        <pic:nvPicPr>
                          <pic:cNvPr id="9029" name="Picture 9029"/>
                          <pic:cNvPicPr/>
                        </pic:nvPicPr>
                        <pic:blipFill>
                          <a:blip r:embed="rId33"/>
                          <a:stretch>
                            <a:fillRect/>
                          </a:stretch>
                        </pic:blipFill>
                        <pic:spPr>
                          <a:xfrm>
                            <a:off x="1585290" y="0"/>
                            <a:ext cx="30480" cy="6097"/>
                          </a:xfrm>
                          <a:prstGeom prst="rect">
                            <a:avLst/>
                          </a:prstGeom>
                        </pic:spPr>
                      </pic:pic>
                      <pic:pic xmlns:pic="http://schemas.openxmlformats.org/drawingml/2006/picture">
                        <pic:nvPicPr>
                          <pic:cNvPr id="9031" name="Picture 9031"/>
                          <pic:cNvPicPr/>
                        </pic:nvPicPr>
                        <pic:blipFill>
                          <a:blip r:embed="rId33"/>
                          <a:stretch>
                            <a:fillRect/>
                          </a:stretch>
                        </pic:blipFill>
                        <pic:spPr>
                          <a:xfrm>
                            <a:off x="1615770" y="0"/>
                            <a:ext cx="30480" cy="6097"/>
                          </a:xfrm>
                          <a:prstGeom prst="rect">
                            <a:avLst/>
                          </a:prstGeom>
                        </pic:spPr>
                      </pic:pic>
                      <pic:pic xmlns:pic="http://schemas.openxmlformats.org/drawingml/2006/picture">
                        <pic:nvPicPr>
                          <pic:cNvPr id="9033" name="Picture 9033"/>
                          <pic:cNvPicPr/>
                        </pic:nvPicPr>
                        <pic:blipFill>
                          <a:blip r:embed="rId33"/>
                          <a:stretch>
                            <a:fillRect/>
                          </a:stretch>
                        </pic:blipFill>
                        <pic:spPr>
                          <a:xfrm>
                            <a:off x="1646250" y="0"/>
                            <a:ext cx="30480" cy="6097"/>
                          </a:xfrm>
                          <a:prstGeom prst="rect">
                            <a:avLst/>
                          </a:prstGeom>
                        </pic:spPr>
                      </pic:pic>
                      <pic:pic xmlns:pic="http://schemas.openxmlformats.org/drawingml/2006/picture">
                        <pic:nvPicPr>
                          <pic:cNvPr id="9035" name="Picture 9035"/>
                          <pic:cNvPicPr/>
                        </pic:nvPicPr>
                        <pic:blipFill>
                          <a:blip r:embed="rId33"/>
                          <a:stretch>
                            <a:fillRect/>
                          </a:stretch>
                        </pic:blipFill>
                        <pic:spPr>
                          <a:xfrm>
                            <a:off x="1676730" y="0"/>
                            <a:ext cx="30480" cy="6097"/>
                          </a:xfrm>
                          <a:prstGeom prst="rect">
                            <a:avLst/>
                          </a:prstGeom>
                        </pic:spPr>
                      </pic:pic>
                      <pic:pic xmlns:pic="http://schemas.openxmlformats.org/drawingml/2006/picture">
                        <pic:nvPicPr>
                          <pic:cNvPr id="9037" name="Picture 9037"/>
                          <pic:cNvPicPr/>
                        </pic:nvPicPr>
                        <pic:blipFill>
                          <a:blip r:embed="rId33"/>
                          <a:stretch>
                            <a:fillRect/>
                          </a:stretch>
                        </pic:blipFill>
                        <pic:spPr>
                          <a:xfrm>
                            <a:off x="1707210" y="0"/>
                            <a:ext cx="30480" cy="6097"/>
                          </a:xfrm>
                          <a:prstGeom prst="rect">
                            <a:avLst/>
                          </a:prstGeom>
                        </pic:spPr>
                      </pic:pic>
                      <pic:pic xmlns:pic="http://schemas.openxmlformats.org/drawingml/2006/picture">
                        <pic:nvPicPr>
                          <pic:cNvPr id="9039" name="Picture 9039"/>
                          <pic:cNvPicPr/>
                        </pic:nvPicPr>
                        <pic:blipFill>
                          <a:blip r:embed="rId33"/>
                          <a:stretch>
                            <a:fillRect/>
                          </a:stretch>
                        </pic:blipFill>
                        <pic:spPr>
                          <a:xfrm>
                            <a:off x="1737690" y="0"/>
                            <a:ext cx="30480" cy="6097"/>
                          </a:xfrm>
                          <a:prstGeom prst="rect">
                            <a:avLst/>
                          </a:prstGeom>
                        </pic:spPr>
                      </pic:pic>
                      <pic:pic xmlns:pic="http://schemas.openxmlformats.org/drawingml/2006/picture">
                        <pic:nvPicPr>
                          <pic:cNvPr id="9041" name="Picture 9041"/>
                          <pic:cNvPicPr/>
                        </pic:nvPicPr>
                        <pic:blipFill>
                          <a:blip r:embed="rId33"/>
                          <a:stretch>
                            <a:fillRect/>
                          </a:stretch>
                        </pic:blipFill>
                        <pic:spPr>
                          <a:xfrm>
                            <a:off x="1768170" y="0"/>
                            <a:ext cx="30480" cy="6097"/>
                          </a:xfrm>
                          <a:prstGeom prst="rect">
                            <a:avLst/>
                          </a:prstGeom>
                        </pic:spPr>
                      </pic:pic>
                      <pic:pic xmlns:pic="http://schemas.openxmlformats.org/drawingml/2006/picture">
                        <pic:nvPicPr>
                          <pic:cNvPr id="9043" name="Picture 9043"/>
                          <pic:cNvPicPr/>
                        </pic:nvPicPr>
                        <pic:blipFill>
                          <a:blip r:embed="rId33"/>
                          <a:stretch>
                            <a:fillRect/>
                          </a:stretch>
                        </pic:blipFill>
                        <pic:spPr>
                          <a:xfrm>
                            <a:off x="1798650" y="0"/>
                            <a:ext cx="30480" cy="6097"/>
                          </a:xfrm>
                          <a:prstGeom prst="rect">
                            <a:avLst/>
                          </a:prstGeom>
                        </pic:spPr>
                      </pic:pic>
                      <pic:pic xmlns:pic="http://schemas.openxmlformats.org/drawingml/2006/picture">
                        <pic:nvPicPr>
                          <pic:cNvPr id="9045" name="Picture 9045"/>
                          <pic:cNvPicPr/>
                        </pic:nvPicPr>
                        <pic:blipFill>
                          <a:blip r:embed="rId33"/>
                          <a:stretch>
                            <a:fillRect/>
                          </a:stretch>
                        </pic:blipFill>
                        <pic:spPr>
                          <a:xfrm>
                            <a:off x="1829130" y="0"/>
                            <a:ext cx="30480" cy="6097"/>
                          </a:xfrm>
                          <a:prstGeom prst="rect">
                            <a:avLst/>
                          </a:prstGeom>
                        </pic:spPr>
                      </pic:pic>
                      <pic:pic xmlns:pic="http://schemas.openxmlformats.org/drawingml/2006/picture">
                        <pic:nvPicPr>
                          <pic:cNvPr id="9047" name="Picture 9047"/>
                          <pic:cNvPicPr/>
                        </pic:nvPicPr>
                        <pic:blipFill>
                          <a:blip r:embed="rId33"/>
                          <a:stretch>
                            <a:fillRect/>
                          </a:stretch>
                        </pic:blipFill>
                        <pic:spPr>
                          <a:xfrm>
                            <a:off x="1859610" y="0"/>
                            <a:ext cx="30480" cy="6097"/>
                          </a:xfrm>
                          <a:prstGeom prst="rect">
                            <a:avLst/>
                          </a:prstGeom>
                        </pic:spPr>
                      </pic:pic>
                      <pic:pic xmlns:pic="http://schemas.openxmlformats.org/drawingml/2006/picture">
                        <pic:nvPicPr>
                          <pic:cNvPr id="9049" name="Picture 9049"/>
                          <pic:cNvPicPr/>
                        </pic:nvPicPr>
                        <pic:blipFill>
                          <a:blip r:embed="rId33"/>
                          <a:stretch>
                            <a:fillRect/>
                          </a:stretch>
                        </pic:blipFill>
                        <pic:spPr>
                          <a:xfrm>
                            <a:off x="1890090" y="0"/>
                            <a:ext cx="30480" cy="6097"/>
                          </a:xfrm>
                          <a:prstGeom prst="rect">
                            <a:avLst/>
                          </a:prstGeom>
                        </pic:spPr>
                      </pic:pic>
                      <pic:pic xmlns:pic="http://schemas.openxmlformats.org/drawingml/2006/picture">
                        <pic:nvPicPr>
                          <pic:cNvPr id="9051" name="Picture 9051"/>
                          <pic:cNvPicPr/>
                        </pic:nvPicPr>
                        <pic:blipFill>
                          <a:blip r:embed="rId33"/>
                          <a:stretch>
                            <a:fillRect/>
                          </a:stretch>
                        </pic:blipFill>
                        <pic:spPr>
                          <a:xfrm>
                            <a:off x="1920570" y="0"/>
                            <a:ext cx="30480" cy="6097"/>
                          </a:xfrm>
                          <a:prstGeom prst="rect">
                            <a:avLst/>
                          </a:prstGeom>
                        </pic:spPr>
                      </pic:pic>
                      <pic:pic xmlns:pic="http://schemas.openxmlformats.org/drawingml/2006/picture">
                        <pic:nvPicPr>
                          <pic:cNvPr id="9053" name="Picture 9053"/>
                          <pic:cNvPicPr/>
                        </pic:nvPicPr>
                        <pic:blipFill>
                          <a:blip r:embed="rId33"/>
                          <a:stretch>
                            <a:fillRect/>
                          </a:stretch>
                        </pic:blipFill>
                        <pic:spPr>
                          <a:xfrm>
                            <a:off x="1951050" y="0"/>
                            <a:ext cx="30480" cy="6097"/>
                          </a:xfrm>
                          <a:prstGeom prst="rect">
                            <a:avLst/>
                          </a:prstGeom>
                        </pic:spPr>
                      </pic:pic>
                      <pic:pic xmlns:pic="http://schemas.openxmlformats.org/drawingml/2006/picture">
                        <pic:nvPicPr>
                          <pic:cNvPr id="9055" name="Picture 9055"/>
                          <pic:cNvPicPr/>
                        </pic:nvPicPr>
                        <pic:blipFill>
                          <a:blip r:embed="rId33"/>
                          <a:stretch>
                            <a:fillRect/>
                          </a:stretch>
                        </pic:blipFill>
                        <pic:spPr>
                          <a:xfrm>
                            <a:off x="1981530" y="0"/>
                            <a:ext cx="30480" cy="6097"/>
                          </a:xfrm>
                          <a:prstGeom prst="rect">
                            <a:avLst/>
                          </a:prstGeom>
                        </pic:spPr>
                      </pic:pic>
                      <pic:pic xmlns:pic="http://schemas.openxmlformats.org/drawingml/2006/picture">
                        <pic:nvPicPr>
                          <pic:cNvPr id="9057" name="Picture 9057"/>
                          <pic:cNvPicPr/>
                        </pic:nvPicPr>
                        <pic:blipFill>
                          <a:blip r:embed="rId33"/>
                          <a:stretch>
                            <a:fillRect/>
                          </a:stretch>
                        </pic:blipFill>
                        <pic:spPr>
                          <a:xfrm>
                            <a:off x="2012010" y="0"/>
                            <a:ext cx="30480" cy="6097"/>
                          </a:xfrm>
                          <a:prstGeom prst="rect">
                            <a:avLst/>
                          </a:prstGeom>
                        </pic:spPr>
                      </pic:pic>
                      <pic:pic xmlns:pic="http://schemas.openxmlformats.org/drawingml/2006/picture">
                        <pic:nvPicPr>
                          <pic:cNvPr id="9059" name="Picture 9059"/>
                          <pic:cNvPicPr/>
                        </pic:nvPicPr>
                        <pic:blipFill>
                          <a:blip r:embed="rId33"/>
                          <a:stretch>
                            <a:fillRect/>
                          </a:stretch>
                        </pic:blipFill>
                        <pic:spPr>
                          <a:xfrm>
                            <a:off x="2042490" y="0"/>
                            <a:ext cx="30480" cy="6097"/>
                          </a:xfrm>
                          <a:prstGeom prst="rect">
                            <a:avLst/>
                          </a:prstGeom>
                        </pic:spPr>
                      </pic:pic>
                      <pic:pic xmlns:pic="http://schemas.openxmlformats.org/drawingml/2006/picture">
                        <pic:nvPicPr>
                          <pic:cNvPr id="9061" name="Picture 9061"/>
                          <pic:cNvPicPr/>
                        </pic:nvPicPr>
                        <pic:blipFill>
                          <a:blip r:embed="rId33"/>
                          <a:stretch>
                            <a:fillRect/>
                          </a:stretch>
                        </pic:blipFill>
                        <pic:spPr>
                          <a:xfrm>
                            <a:off x="2072970" y="0"/>
                            <a:ext cx="30480" cy="6097"/>
                          </a:xfrm>
                          <a:prstGeom prst="rect">
                            <a:avLst/>
                          </a:prstGeom>
                        </pic:spPr>
                      </pic:pic>
                      <pic:pic xmlns:pic="http://schemas.openxmlformats.org/drawingml/2006/picture">
                        <pic:nvPicPr>
                          <pic:cNvPr id="9063" name="Picture 9063"/>
                          <pic:cNvPicPr/>
                        </pic:nvPicPr>
                        <pic:blipFill>
                          <a:blip r:embed="rId33"/>
                          <a:stretch>
                            <a:fillRect/>
                          </a:stretch>
                        </pic:blipFill>
                        <pic:spPr>
                          <a:xfrm>
                            <a:off x="2103450" y="0"/>
                            <a:ext cx="30480" cy="6097"/>
                          </a:xfrm>
                          <a:prstGeom prst="rect">
                            <a:avLst/>
                          </a:prstGeom>
                        </pic:spPr>
                      </pic:pic>
                      <pic:pic xmlns:pic="http://schemas.openxmlformats.org/drawingml/2006/picture">
                        <pic:nvPicPr>
                          <pic:cNvPr id="9065" name="Picture 9065"/>
                          <pic:cNvPicPr/>
                        </pic:nvPicPr>
                        <pic:blipFill>
                          <a:blip r:embed="rId33"/>
                          <a:stretch>
                            <a:fillRect/>
                          </a:stretch>
                        </pic:blipFill>
                        <pic:spPr>
                          <a:xfrm>
                            <a:off x="2133930" y="0"/>
                            <a:ext cx="30480" cy="6097"/>
                          </a:xfrm>
                          <a:prstGeom prst="rect">
                            <a:avLst/>
                          </a:prstGeom>
                        </pic:spPr>
                      </pic:pic>
                      <pic:pic xmlns:pic="http://schemas.openxmlformats.org/drawingml/2006/picture">
                        <pic:nvPicPr>
                          <pic:cNvPr id="9067" name="Picture 9067"/>
                          <pic:cNvPicPr/>
                        </pic:nvPicPr>
                        <pic:blipFill>
                          <a:blip r:embed="rId33"/>
                          <a:stretch>
                            <a:fillRect/>
                          </a:stretch>
                        </pic:blipFill>
                        <pic:spPr>
                          <a:xfrm>
                            <a:off x="2164410" y="0"/>
                            <a:ext cx="30480" cy="6097"/>
                          </a:xfrm>
                          <a:prstGeom prst="rect">
                            <a:avLst/>
                          </a:prstGeom>
                        </pic:spPr>
                      </pic:pic>
                      <pic:pic xmlns:pic="http://schemas.openxmlformats.org/drawingml/2006/picture">
                        <pic:nvPicPr>
                          <pic:cNvPr id="9069" name="Picture 9069"/>
                          <pic:cNvPicPr/>
                        </pic:nvPicPr>
                        <pic:blipFill>
                          <a:blip r:embed="rId33"/>
                          <a:stretch>
                            <a:fillRect/>
                          </a:stretch>
                        </pic:blipFill>
                        <pic:spPr>
                          <a:xfrm>
                            <a:off x="2194890" y="0"/>
                            <a:ext cx="30480" cy="6097"/>
                          </a:xfrm>
                          <a:prstGeom prst="rect">
                            <a:avLst/>
                          </a:prstGeom>
                        </pic:spPr>
                      </pic:pic>
                      <pic:pic xmlns:pic="http://schemas.openxmlformats.org/drawingml/2006/picture">
                        <pic:nvPicPr>
                          <pic:cNvPr id="9071" name="Picture 9071"/>
                          <pic:cNvPicPr/>
                        </pic:nvPicPr>
                        <pic:blipFill>
                          <a:blip r:embed="rId33"/>
                          <a:stretch>
                            <a:fillRect/>
                          </a:stretch>
                        </pic:blipFill>
                        <pic:spPr>
                          <a:xfrm>
                            <a:off x="2225370" y="0"/>
                            <a:ext cx="30480" cy="6097"/>
                          </a:xfrm>
                          <a:prstGeom prst="rect">
                            <a:avLst/>
                          </a:prstGeom>
                        </pic:spPr>
                      </pic:pic>
                      <pic:pic xmlns:pic="http://schemas.openxmlformats.org/drawingml/2006/picture">
                        <pic:nvPicPr>
                          <pic:cNvPr id="9073" name="Picture 9073"/>
                          <pic:cNvPicPr/>
                        </pic:nvPicPr>
                        <pic:blipFill>
                          <a:blip r:embed="rId33"/>
                          <a:stretch>
                            <a:fillRect/>
                          </a:stretch>
                        </pic:blipFill>
                        <pic:spPr>
                          <a:xfrm>
                            <a:off x="2255850" y="0"/>
                            <a:ext cx="30480" cy="6097"/>
                          </a:xfrm>
                          <a:prstGeom prst="rect">
                            <a:avLst/>
                          </a:prstGeom>
                        </pic:spPr>
                      </pic:pic>
                      <pic:pic xmlns:pic="http://schemas.openxmlformats.org/drawingml/2006/picture">
                        <pic:nvPicPr>
                          <pic:cNvPr id="9075" name="Picture 9075"/>
                          <pic:cNvPicPr/>
                        </pic:nvPicPr>
                        <pic:blipFill>
                          <a:blip r:embed="rId33"/>
                          <a:stretch>
                            <a:fillRect/>
                          </a:stretch>
                        </pic:blipFill>
                        <pic:spPr>
                          <a:xfrm>
                            <a:off x="2286330" y="0"/>
                            <a:ext cx="30480" cy="6097"/>
                          </a:xfrm>
                          <a:prstGeom prst="rect">
                            <a:avLst/>
                          </a:prstGeom>
                        </pic:spPr>
                      </pic:pic>
                      <pic:pic xmlns:pic="http://schemas.openxmlformats.org/drawingml/2006/picture">
                        <pic:nvPicPr>
                          <pic:cNvPr id="9077" name="Picture 9077"/>
                          <pic:cNvPicPr/>
                        </pic:nvPicPr>
                        <pic:blipFill>
                          <a:blip r:embed="rId33"/>
                          <a:stretch>
                            <a:fillRect/>
                          </a:stretch>
                        </pic:blipFill>
                        <pic:spPr>
                          <a:xfrm>
                            <a:off x="2316810" y="0"/>
                            <a:ext cx="30480" cy="6097"/>
                          </a:xfrm>
                          <a:prstGeom prst="rect">
                            <a:avLst/>
                          </a:prstGeom>
                        </pic:spPr>
                      </pic:pic>
                      <pic:pic xmlns:pic="http://schemas.openxmlformats.org/drawingml/2006/picture">
                        <pic:nvPicPr>
                          <pic:cNvPr id="9079" name="Picture 9079"/>
                          <pic:cNvPicPr/>
                        </pic:nvPicPr>
                        <pic:blipFill>
                          <a:blip r:embed="rId33"/>
                          <a:stretch>
                            <a:fillRect/>
                          </a:stretch>
                        </pic:blipFill>
                        <pic:spPr>
                          <a:xfrm>
                            <a:off x="2347290" y="0"/>
                            <a:ext cx="30480" cy="6097"/>
                          </a:xfrm>
                          <a:prstGeom prst="rect">
                            <a:avLst/>
                          </a:prstGeom>
                        </pic:spPr>
                      </pic:pic>
                      <pic:pic xmlns:pic="http://schemas.openxmlformats.org/drawingml/2006/picture">
                        <pic:nvPicPr>
                          <pic:cNvPr id="9081" name="Picture 9081"/>
                          <pic:cNvPicPr/>
                        </pic:nvPicPr>
                        <pic:blipFill>
                          <a:blip r:embed="rId33"/>
                          <a:stretch>
                            <a:fillRect/>
                          </a:stretch>
                        </pic:blipFill>
                        <pic:spPr>
                          <a:xfrm>
                            <a:off x="2377770" y="0"/>
                            <a:ext cx="30480" cy="6097"/>
                          </a:xfrm>
                          <a:prstGeom prst="rect">
                            <a:avLst/>
                          </a:prstGeom>
                        </pic:spPr>
                      </pic:pic>
                      <pic:pic xmlns:pic="http://schemas.openxmlformats.org/drawingml/2006/picture">
                        <pic:nvPicPr>
                          <pic:cNvPr id="9083" name="Picture 9083"/>
                          <pic:cNvPicPr/>
                        </pic:nvPicPr>
                        <pic:blipFill>
                          <a:blip r:embed="rId33"/>
                          <a:stretch>
                            <a:fillRect/>
                          </a:stretch>
                        </pic:blipFill>
                        <pic:spPr>
                          <a:xfrm>
                            <a:off x="2408250" y="0"/>
                            <a:ext cx="30480" cy="6097"/>
                          </a:xfrm>
                          <a:prstGeom prst="rect">
                            <a:avLst/>
                          </a:prstGeom>
                        </pic:spPr>
                      </pic:pic>
                      <pic:pic xmlns:pic="http://schemas.openxmlformats.org/drawingml/2006/picture">
                        <pic:nvPicPr>
                          <pic:cNvPr id="9085" name="Picture 9085"/>
                          <pic:cNvPicPr/>
                        </pic:nvPicPr>
                        <pic:blipFill>
                          <a:blip r:embed="rId33"/>
                          <a:stretch>
                            <a:fillRect/>
                          </a:stretch>
                        </pic:blipFill>
                        <pic:spPr>
                          <a:xfrm>
                            <a:off x="2438730" y="0"/>
                            <a:ext cx="30480" cy="6097"/>
                          </a:xfrm>
                          <a:prstGeom prst="rect">
                            <a:avLst/>
                          </a:prstGeom>
                        </pic:spPr>
                      </pic:pic>
                      <pic:pic xmlns:pic="http://schemas.openxmlformats.org/drawingml/2006/picture">
                        <pic:nvPicPr>
                          <pic:cNvPr id="9087" name="Picture 9087"/>
                          <pic:cNvPicPr/>
                        </pic:nvPicPr>
                        <pic:blipFill>
                          <a:blip r:embed="rId33"/>
                          <a:stretch>
                            <a:fillRect/>
                          </a:stretch>
                        </pic:blipFill>
                        <pic:spPr>
                          <a:xfrm>
                            <a:off x="2469210" y="0"/>
                            <a:ext cx="30480" cy="6097"/>
                          </a:xfrm>
                          <a:prstGeom prst="rect">
                            <a:avLst/>
                          </a:prstGeom>
                        </pic:spPr>
                      </pic:pic>
                      <pic:pic xmlns:pic="http://schemas.openxmlformats.org/drawingml/2006/picture">
                        <pic:nvPicPr>
                          <pic:cNvPr id="9089" name="Picture 9089"/>
                          <pic:cNvPicPr/>
                        </pic:nvPicPr>
                        <pic:blipFill>
                          <a:blip r:embed="rId33"/>
                          <a:stretch>
                            <a:fillRect/>
                          </a:stretch>
                        </pic:blipFill>
                        <pic:spPr>
                          <a:xfrm>
                            <a:off x="2499690" y="0"/>
                            <a:ext cx="30480" cy="6097"/>
                          </a:xfrm>
                          <a:prstGeom prst="rect">
                            <a:avLst/>
                          </a:prstGeom>
                        </pic:spPr>
                      </pic:pic>
                      <pic:pic xmlns:pic="http://schemas.openxmlformats.org/drawingml/2006/picture">
                        <pic:nvPicPr>
                          <pic:cNvPr id="9091" name="Picture 9091"/>
                          <pic:cNvPicPr/>
                        </pic:nvPicPr>
                        <pic:blipFill>
                          <a:blip r:embed="rId33"/>
                          <a:stretch>
                            <a:fillRect/>
                          </a:stretch>
                        </pic:blipFill>
                        <pic:spPr>
                          <a:xfrm>
                            <a:off x="2530170" y="0"/>
                            <a:ext cx="30480" cy="6097"/>
                          </a:xfrm>
                          <a:prstGeom prst="rect">
                            <a:avLst/>
                          </a:prstGeom>
                        </pic:spPr>
                      </pic:pic>
                      <pic:pic xmlns:pic="http://schemas.openxmlformats.org/drawingml/2006/picture">
                        <pic:nvPicPr>
                          <pic:cNvPr id="9093" name="Picture 9093"/>
                          <pic:cNvPicPr/>
                        </pic:nvPicPr>
                        <pic:blipFill>
                          <a:blip r:embed="rId33"/>
                          <a:stretch>
                            <a:fillRect/>
                          </a:stretch>
                        </pic:blipFill>
                        <pic:spPr>
                          <a:xfrm>
                            <a:off x="2560650" y="0"/>
                            <a:ext cx="30480" cy="6097"/>
                          </a:xfrm>
                          <a:prstGeom prst="rect">
                            <a:avLst/>
                          </a:prstGeom>
                        </pic:spPr>
                      </pic:pic>
                      <pic:pic xmlns:pic="http://schemas.openxmlformats.org/drawingml/2006/picture">
                        <pic:nvPicPr>
                          <pic:cNvPr id="9095" name="Picture 9095"/>
                          <pic:cNvPicPr/>
                        </pic:nvPicPr>
                        <pic:blipFill>
                          <a:blip r:embed="rId33"/>
                          <a:stretch>
                            <a:fillRect/>
                          </a:stretch>
                        </pic:blipFill>
                        <pic:spPr>
                          <a:xfrm>
                            <a:off x="2591130" y="0"/>
                            <a:ext cx="30480" cy="6097"/>
                          </a:xfrm>
                          <a:prstGeom prst="rect">
                            <a:avLst/>
                          </a:prstGeom>
                        </pic:spPr>
                      </pic:pic>
                      <pic:pic xmlns:pic="http://schemas.openxmlformats.org/drawingml/2006/picture">
                        <pic:nvPicPr>
                          <pic:cNvPr id="9097" name="Picture 9097"/>
                          <pic:cNvPicPr/>
                        </pic:nvPicPr>
                        <pic:blipFill>
                          <a:blip r:embed="rId33"/>
                          <a:stretch>
                            <a:fillRect/>
                          </a:stretch>
                        </pic:blipFill>
                        <pic:spPr>
                          <a:xfrm>
                            <a:off x="2621610" y="0"/>
                            <a:ext cx="30480" cy="6097"/>
                          </a:xfrm>
                          <a:prstGeom prst="rect">
                            <a:avLst/>
                          </a:prstGeom>
                        </pic:spPr>
                      </pic:pic>
                      <pic:pic xmlns:pic="http://schemas.openxmlformats.org/drawingml/2006/picture">
                        <pic:nvPicPr>
                          <pic:cNvPr id="9099" name="Picture 9099"/>
                          <pic:cNvPicPr/>
                        </pic:nvPicPr>
                        <pic:blipFill>
                          <a:blip r:embed="rId33"/>
                          <a:stretch>
                            <a:fillRect/>
                          </a:stretch>
                        </pic:blipFill>
                        <pic:spPr>
                          <a:xfrm>
                            <a:off x="2652090" y="0"/>
                            <a:ext cx="30480" cy="6097"/>
                          </a:xfrm>
                          <a:prstGeom prst="rect">
                            <a:avLst/>
                          </a:prstGeom>
                        </pic:spPr>
                      </pic:pic>
                      <pic:pic xmlns:pic="http://schemas.openxmlformats.org/drawingml/2006/picture">
                        <pic:nvPicPr>
                          <pic:cNvPr id="9101" name="Picture 9101"/>
                          <pic:cNvPicPr/>
                        </pic:nvPicPr>
                        <pic:blipFill>
                          <a:blip r:embed="rId33"/>
                          <a:stretch>
                            <a:fillRect/>
                          </a:stretch>
                        </pic:blipFill>
                        <pic:spPr>
                          <a:xfrm>
                            <a:off x="2682570" y="0"/>
                            <a:ext cx="30480" cy="6097"/>
                          </a:xfrm>
                          <a:prstGeom prst="rect">
                            <a:avLst/>
                          </a:prstGeom>
                        </pic:spPr>
                      </pic:pic>
                      <pic:pic xmlns:pic="http://schemas.openxmlformats.org/drawingml/2006/picture">
                        <pic:nvPicPr>
                          <pic:cNvPr id="9103" name="Picture 9103"/>
                          <pic:cNvPicPr/>
                        </pic:nvPicPr>
                        <pic:blipFill>
                          <a:blip r:embed="rId33"/>
                          <a:stretch>
                            <a:fillRect/>
                          </a:stretch>
                        </pic:blipFill>
                        <pic:spPr>
                          <a:xfrm>
                            <a:off x="2713050" y="0"/>
                            <a:ext cx="30480" cy="6097"/>
                          </a:xfrm>
                          <a:prstGeom prst="rect">
                            <a:avLst/>
                          </a:prstGeom>
                        </pic:spPr>
                      </pic:pic>
                      <pic:pic xmlns:pic="http://schemas.openxmlformats.org/drawingml/2006/picture">
                        <pic:nvPicPr>
                          <pic:cNvPr id="9105" name="Picture 9105"/>
                          <pic:cNvPicPr/>
                        </pic:nvPicPr>
                        <pic:blipFill>
                          <a:blip r:embed="rId33"/>
                          <a:stretch>
                            <a:fillRect/>
                          </a:stretch>
                        </pic:blipFill>
                        <pic:spPr>
                          <a:xfrm>
                            <a:off x="2743530" y="0"/>
                            <a:ext cx="30480" cy="6097"/>
                          </a:xfrm>
                          <a:prstGeom prst="rect">
                            <a:avLst/>
                          </a:prstGeom>
                        </pic:spPr>
                      </pic:pic>
                      <pic:pic xmlns:pic="http://schemas.openxmlformats.org/drawingml/2006/picture">
                        <pic:nvPicPr>
                          <pic:cNvPr id="9107" name="Picture 9107"/>
                          <pic:cNvPicPr/>
                        </pic:nvPicPr>
                        <pic:blipFill>
                          <a:blip r:embed="rId33"/>
                          <a:stretch>
                            <a:fillRect/>
                          </a:stretch>
                        </pic:blipFill>
                        <pic:spPr>
                          <a:xfrm>
                            <a:off x="2774010" y="0"/>
                            <a:ext cx="30480" cy="6097"/>
                          </a:xfrm>
                          <a:prstGeom prst="rect">
                            <a:avLst/>
                          </a:prstGeom>
                        </pic:spPr>
                      </pic:pic>
                      <pic:pic xmlns:pic="http://schemas.openxmlformats.org/drawingml/2006/picture">
                        <pic:nvPicPr>
                          <pic:cNvPr id="9109" name="Picture 9109"/>
                          <pic:cNvPicPr/>
                        </pic:nvPicPr>
                        <pic:blipFill>
                          <a:blip r:embed="rId33"/>
                          <a:stretch>
                            <a:fillRect/>
                          </a:stretch>
                        </pic:blipFill>
                        <pic:spPr>
                          <a:xfrm>
                            <a:off x="2804490" y="0"/>
                            <a:ext cx="30480" cy="6097"/>
                          </a:xfrm>
                          <a:prstGeom prst="rect">
                            <a:avLst/>
                          </a:prstGeom>
                        </pic:spPr>
                      </pic:pic>
                      <pic:pic xmlns:pic="http://schemas.openxmlformats.org/drawingml/2006/picture">
                        <pic:nvPicPr>
                          <pic:cNvPr id="9111" name="Picture 9111"/>
                          <pic:cNvPicPr/>
                        </pic:nvPicPr>
                        <pic:blipFill>
                          <a:blip r:embed="rId33"/>
                          <a:stretch>
                            <a:fillRect/>
                          </a:stretch>
                        </pic:blipFill>
                        <pic:spPr>
                          <a:xfrm>
                            <a:off x="2834970" y="0"/>
                            <a:ext cx="30480" cy="6097"/>
                          </a:xfrm>
                          <a:prstGeom prst="rect">
                            <a:avLst/>
                          </a:prstGeom>
                        </pic:spPr>
                      </pic:pic>
                      <pic:pic xmlns:pic="http://schemas.openxmlformats.org/drawingml/2006/picture">
                        <pic:nvPicPr>
                          <pic:cNvPr id="9113" name="Picture 9113"/>
                          <pic:cNvPicPr/>
                        </pic:nvPicPr>
                        <pic:blipFill>
                          <a:blip r:embed="rId33"/>
                          <a:stretch>
                            <a:fillRect/>
                          </a:stretch>
                        </pic:blipFill>
                        <pic:spPr>
                          <a:xfrm>
                            <a:off x="2865450" y="0"/>
                            <a:ext cx="30480" cy="6097"/>
                          </a:xfrm>
                          <a:prstGeom prst="rect">
                            <a:avLst/>
                          </a:prstGeom>
                        </pic:spPr>
                      </pic:pic>
                      <pic:pic xmlns:pic="http://schemas.openxmlformats.org/drawingml/2006/picture">
                        <pic:nvPicPr>
                          <pic:cNvPr id="9115" name="Picture 9115"/>
                          <pic:cNvPicPr/>
                        </pic:nvPicPr>
                        <pic:blipFill>
                          <a:blip r:embed="rId33"/>
                          <a:stretch>
                            <a:fillRect/>
                          </a:stretch>
                        </pic:blipFill>
                        <pic:spPr>
                          <a:xfrm>
                            <a:off x="2895930" y="0"/>
                            <a:ext cx="30785" cy="6097"/>
                          </a:xfrm>
                          <a:prstGeom prst="rect">
                            <a:avLst/>
                          </a:prstGeom>
                        </pic:spPr>
                      </pic:pic>
                      <pic:pic xmlns:pic="http://schemas.openxmlformats.org/drawingml/2006/picture">
                        <pic:nvPicPr>
                          <pic:cNvPr id="9117" name="Picture 9117"/>
                          <pic:cNvPicPr/>
                        </pic:nvPicPr>
                        <pic:blipFill>
                          <a:blip r:embed="rId33"/>
                          <a:stretch>
                            <a:fillRect/>
                          </a:stretch>
                        </pic:blipFill>
                        <pic:spPr>
                          <a:xfrm>
                            <a:off x="2926665" y="0"/>
                            <a:ext cx="30480" cy="6097"/>
                          </a:xfrm>
                          <a:prstGeom prst="rect">
                            <a:avLst/>
                          </a:prstGeom>
                        </pic:spPr>
                      </pic:pic>
                      <pic:pic xmlns:pic="http://schemas.openxmlformats.org/drawingml/2006/picture">
                        <pic:nvPicPr>
                          <pic:cNvPr id="9119" name="Picture 9119"/>
                          <pic:cNvPicPr/>
                        </pic:nvPicPr>
                        <pic:blipFill>
                          <a:blip r:embed="rId33"/>
                          <a:stretch>
                            <a:fillRect/>
                          </a:stretch>
                        </pic:blipFill>
                        <pic:spPr>
                          <a:xfrm>
                            <a:off x="2957144" y="0"/>
                            <a:ext cx="30480" cy="6097"/>
                          </a:xfrm>
                          <a:prstGeom prst="rect">
                            <a:avLst/>
                          </a:prstGeom>
                        </pic:spPr>
                      </pic:pic>
                      <pic:pic xmlns:pic="http://schemas.openxmlformats.org/drawingml/2006/picture">
                        <pic:nvPicPr>
                          <pic:cNvPr id="9121" name="Picture 9121"/>
                          <pic:cNvPicPr/>
                        </pic:nvPicPr>
                        <pic:blipFill>
                          <a:blip r:embed="rId33"/>
                          <a:stretch>
                            <a:fillRect/>
                          </a:stretch>
                        </pic:blipFill>
                        <pic:spPr>
                          <a:xfrm>
                            <a:off x="2987624" y="0"/>
                            <a:ext cx="30480" cy="6097"/>
                          </a:xfrm>
                          <a:prstGeom prst="rect">
                            <a:avLst/>
                          </a:prstGeom>
                        </pic:spPr>
                      </pic:pic>
                      <pic:pic xmlns:pic="http://schemas.openxmlformats.org/drawingml/2006/picture">
                        <pic:nvPicPr>
                          <pic:cNvPr id="9123" name="Picture 9123"/>
                          <pic:cNvPicPr/>
                        </pic:nvPicPr>
                        <pic:blipFill>
                          <a:blip r:embed="rId33"/>
                          <a:stretch>
                            <a:fillRect/>
                          </a:stretch>
                        </pic:blipFill>
                        <pic:spPr>
                          <a:xfrm>
                            <a:off x="3018104" y="0"/>
                            <a:ext cx="30480" cy="6097"/>
                          </a:xfrm>
                          <a:prstGeom prst="rect">
                            <a:avLst/>
                          </a:prstGeom>
                        </pic:spPr>
                      </pic:pic>
                      <pic:pic xmlns:pic="http://schemas.openxmlformats.org/drawingml/2006/picture">
                        <pic:nvPicPr>
                          <pic:cNvPr id="9125" name="Picture 9125"/>
                          <pic:cNvPicPr/>
                        </pic:nvPicPr>
                        <pic:blipFill>
                          <a:blip r:embed="rId33"/>
                          <a:stretch>
                            <a:fillRect/>
                          </a:stretch>
                        </pic:blipFill>
                        <pic:spPr>
                          <a:xfrm>
                            <a:off x="3048584" y="0"/>
                            <a:ext cx="30481" cy="6097"/>
                          </a:xfrm>
                          <a:prstGeom prst="rect">
                            <a:avLst/>
                          </a:prstGeom>
                        </pic:spPr>
                      </pic:pic>
                      <pic:pic xmlns:pic="http://schemas.openxmlformats.org/drawingml/2006/picture">
                        <pic:nvPicPr>
                          <pic:cNvPr id="9127" name="Picture 9127"/>
                          <pic:cNvPicPr/>
                        </pic:nvPicPr>
                        <pic:blipFill>
                          <a:blip r:embed="rId33"/>
                          <a:stretch>
                            <a:fillRect/>
                          </a:stretch>
                        </pic:blipFill>
                        <pic:spPr>
                          <a:xfrm>
                            <a:off x="3079065" y="0"/>
                            <a:ext cx="30480" cy="6097"/>
                          </a:xfrm>
                          <a:prstGeom prst="rect">
                            <a:avLst/>
                          </a:prstGeom>
                        </pic:spPr>
                      </pic:pic>
                      <pic:pic xmlns:pic="http://schemas.openxmlformats.org/drawingml/2006/picture">
                        <pic:nvPicPr>
                          <pic:cNvPr id="9129" name="Picture 9129"/>
                          <pic:cNvPicPr/>
                        </pic:nvPicPr>
                        <pic:blipFill>
                          <a:blip r:embed="rId33"/>
                          <a:stretch>
                            <a:fillRect/>
                          </a:stretch>
                        </pic:blipFill>
                        <pic:spPr>
                          <a:xfrm>
                            <a:off x="3109544" y="0"/>
                            <a:ext cx="30480" cy="6097"/>
                          </a:xfrm>
                          <a:prstGeom prst="rect">
                            <a:avLst/>
                          </a:prstGeom>
                        </pic:spPr>
                      </pic:pic>
                      <pic:pic xmlns:pic="http://schemas.openxmlformats.org/drawingml/2006/picture">
                        <pic:nvPicPr>
                          <pic:cNvPr id="9131" name="Picture 9131"/>
                          <pic:cNvPicPr/>
                        </pic:nvPicPr>
                        <pic:blipFill>
                          <a:blip r:embed="rId33"/>
                          <a:stretch>
                            <a:fillRect/>
                          </a:stretch>
                        </pic:blipFill>
                        <pic:spPr>
                          <a:xfrm>
                            <a:off x="3140024" y="0"/>
                            <a:ext cx="30480" cy="6097"/>
                          </a:xfrm>
                          <a:prstGeom prst="rect">
                            <a:avLst/>
                          </a:prstGeom>
                        </pic:spPr>
                      </pic:pic>
                      <pic:pic xmlns:pic="http://schemas.openxmlformats.org/drawingml/2006/picture">
                        <pic:nvPicPr>
                          <pic:cNvPr id="9133" name="Picture 9133"/>
                          <pic:cNvPicPr/>
                        </pic:nvPicPr>
                        <pic:blipFill>
                          <a:blip r:embed="rId33"/>
                          <a:stretch>
                            <a:fillRect/>
                          </a:stretch>
                        </pic:blipFill>
                        <pic:spPr>
                          <a:xfrm>
                            <a:off x="3170504" y="0"/>
                            <a:ext cx="30480" cy="6097"/>
                          </a:xfrm>
                          <a:prstGeom prst="rect">
                            <a:avLst/>
                          </a:prstGeom>
                        </pic:spPr>
                      </pic:pic>
                      <pic:pic xmlns:pic="http://schemas.openxmlformats.org/drawingml/2006/picture">
                        <pic:nvPicPr>
                          <pic:cNvPr id="9135" name="Picture 9135"/>
                          <pic:cNvPicPr/>
                        </pic:nvPicPr>
                        <pic:blipFill>
                          <a:blip r:embed="rId33"/>
                          <a:stretch>
                            <a:fillRect/>
                          </a:stretch>
                        </pic:blipFill>
                        <pic:spPr>
                          <a:xfrm>
                            <a:off x="3200984" y="0"/>
                            <a:ext cx="30480" cy="6097"/>
                          </a:xfrm>
                          <a:prstGeom prst="rect">
                            <a:avLst/>
                          </a:prstGeom>
                        </pic:spPr>
                      </pic:pic>
                      <pic:pic xmlns:pic="http://schemas.openxmlformats.org/drawingml/2006/picture">
                        <pic:nvPicPr>
                          <pic:cNvPr id="9137" name="Picture 9137"/>
                          <pic:cNvPicPr/>
                        </pic:nvPicPr>
                        <pic:blipFill>
                          <a:blip r:embed="rId33"/>
                          <a:stretch>
                            <a:fillRect/>
                          </a:stretch>
                        </pic:blipFill>
                        <pic:spPr>
                          <a:xfrm>
                            <a:off x="3231465" y="0"/>
                            <a:ext cx="30480" cy="6097"/>
                          </a:xfrm>
                          <a:prstGeom prst="rect">
                            <a:avLst/>
                          </a:prstGeom>
                        </pic:spPr>
                      </pic:pic>
                      <pic:pic xmlns:pic="http://schemas.openxmlformats.org/drawingml/2006/picture">
                        <pic:nvPicPr>
                          <pic:cNvPr id="9139" name="Picture 9139"/>
                          <pic:cNvPicPr/>
                        </pic:nvPicPr>
                        <pic:blipFill>
                          <a:blip r:embed="rId33"/>
                          <a:stretch>
                            <a:fillRect/>
                          </a:stretch>
                        </pic:blipFill>
                        <pic:spPr>
                          <a:xfrm>
                            <a:off x="3261944" y="0"/>
                            <a:ext cx="30480" cy="6097"/>
                          </a:xfrm>
                          <a:prstGeom prst="rect">
                            <a:avLst/>
                          </a:prstGeom>
                        </pic:spPr>
                      </pic:pic>
                      <pic:pic xmlns:pic="http://schemas.openxmlformats.org/drawingml/2006/picture">
                        <pic:nvPicPr>
                          <pic:cNvPr id="9141" name="Picture 9141"/>
                          <pic:cNvPicPr/>
                        </pic:nvPicPr>
                        <pic:blipFill>
                          <a:blip r:embed="rId33"/>
                          <a:stretch>
                            <a:fillRect/>
                          </a:stretch>
                        </pic:blipFill>
                        <pic:spPr>
                          <a:xfrm>
                            <a:off x="3292424" y="0"/>
                            <a:ext cx="30480" cy="6097"/>
                          </a:xfrm>
                          <a:prstGeom prst="rect">
                            <a:avLst/>
                          </a:prstGeom>
                        </pic:spPr>
                      </pic:pic>
                      <pic:pic xmlns:pic="http://schemas.openxmlformats.org/drawingml/2006/picture">
                        <pic:nvPicPr>
                          <pic:cNvPr id="9143" name="Picture 9143"/>
                          <pic:cNvPicPr/>
                        </pic:nvPicPr>
                        <pic:blipFill>
                          <a:blip r:embed="rId33"/>
                          <a:stretch>
                            <a:fillRect/>
                          </a:stretch>
                        </pic:blipFill>
                        <pic:spPr>
                          <a:xfrm>
                            <a:off x="3322904" y="0"/>
                            <a:ext cx="30480" cy="6097"/>
                          </a:xfrm>
                          <a:prstGeom prst="rect">
                            <a:avLst/>
                          </a:prstGeom>
                        </pic:spPr>
                      </pic:pic>
                      <pic:pic xmlns:pic="http://schemas.openxmlformats.org/drawingml/2006/picture">
                        <pic:nvPicPr>
                          <pic:cNvPr id="9145" name="Picture 9145"/>
                          <pic:cNvPicPr/>
                        </pic:nvPicPr>
                        <pic:blipFill>
                          <a:blip r:embed="rId33"/>
                          <a:stretch>
                            <a:fillRect/>
                          </a:stretch>
                        </pic:blipFill>
                        <pic:spPr>
                          <a:xfrm>
                            <a:off x="3353384" y="0"/>
                            <a:ext cx="30480" cy="6097"/>
                          </a:xfrm>
                          <a:prstGeom prst="rect">
                            <a:avLst/>
                          </a:prstGeom>
                        </pic:spPr>
                      </pic:pic>
                      <pic:pic xmlns:pic="http://schemas.openxmlformats.org/drawingml/2006/picture">
                        <pic:nvPicPr>
                          <pic:cNvPr id="9147" name="Picture 9147"/>
                          <pic:cNvPicPr/>
                        </pic:nvPicPr>
                        <pic:blipFill>
                          <a:blip r:embed="rId33"/>
                          <a:stretch>
                            <a:fillRect/>
                          </a:stretch>
                        </pic:blipFill>
                        <pic:spPr>
                          <a:xfrm>
                            <a:off x="3383865" y="0"/>
                            <a:ext cx="30480" cy="6097"/>
                          </a:xfrm>
                          <a:prstGeom prst="rect">
                            <a:avLst/>
                          </a:prstGeom>
                        </pic:spPr>
                      </pic:pic>
                      <pic:pic xmlns:pic="http://schemas.openxmlformats.org/drawingml/2006/picture">
                        <pic:nvPicPr>
                          <pic:cNvPr id="9149" name="Picture 9149"/>
                          <pic:cNvPicPr/>
                        </pic:nvPicPr>
                        <pic:blipFill>
                          <a:blip r:embed="rId33"/>
                          <a:stretch>
                            <a:fillRect/>
                          </a:stretch>
                        </pic:blipFill>
                        <pic:spPr>
                          <a:xfrm>
                            <a:off x="3414344" y="0"/>
                            <a:ext cx="30480" cy="6097"/>
                          </a:xfrm>
                          <a:prstGeom prst="rect">
                            <a:avLst/>
                          </a:prstGeom>
                        </pic:spPr>
                      </pic:pic>
                      <pic:pic xmlns:pic="http://schemas.openxmlformats.org/drawingml/2006/picture">
                        <pic:nvPicPr>
                          <pic:cNvPr id="9151" name="Picture 9151"/>
                          <pic:cNvPicPr/>
                        </pic:nvPicPr>
                        <pic:blipFill>
                          <a:blip r:embed="rId33"/>
                          <a:stretch>
                            <a:fillRect/>
                          </a:stretch>
                        </pic:blipFill>
                        <pic:spPr>
                          <a:xfrm>
                            <a:off x="3444824" y="0"/>
                            <a:ext cx="30480" cy="6097"/>
                          </a:xfrm>
                          <a:prstGeom prst="rect">
                            <a:avLst/>
                          </a:prstGeom>
                        </pic:spPr>
                      </pic:pic>
                      <pic:pic xmlns:pic="http://schemas.openxmlformats.org/drawingml/2006/picture">
                        <pic:nvPicPr>
                          <pic:cNvPr id="9153" name="Picture 9153"/>
                          <pic:cNvPicPr/>
                        </pic:nvPicPr>
                        <pic:blipFill>
                          <a:blip r:embed="rId33"/>
                          <a:stretch>
                            <a:fillRect/>
                          </a:stretch>
                        </pic:blipFill>
                        <pic:spPr>
                          <a:xfrm>
                            <a:off x="3475304" y="0"/>
                            <a:ext cx="30480" cy="6097"/>
                          </a:xfrm>
                          <a:prstGeom prst="rect">
                            <a:avLst/>
                          </a:prstGeom>
                        </pic:spPr>
                      </pic:pic>
                      <pic:pic xmlns:pic="http://schemas.openxmlformats.org/drawingml/2006/picture">
                        <pic:nvPicPr>
                          <pic:cNvPr id="9155" name="Picture 9155"/>
                          <pic:cNvPicPr/>
                        </pic:nvPicPr>
                        <pic:blipFill>
                          <a:blip r:embed="rId33"/>
                          <a:stretch>
                            <a:fillRect/>
                          </a:stretch>
                        </pic:blipFill>
                        <pic:spPr>
                          <a:xfrm>
                            <a:off x="3505784" y="0"/>
                            <a:ext cx="30481" cy="6097"/>
                          </a:xfrm>
                          <a:prstGeom prst="rect">
                            <a:avLst/>
                          </a:prstGeom>
                        </pic:spPr>
                      </pic:pic>
                      <pic:pic xmlns:pic="http://schemas.openxmlformats.org/drawingml/2006/picture">
                        <pic:nvPicPr>
                          <pic:cNvPr id="9157" name="Picture 9157"/>
                          <pic:cNvPicPr/>
                        </pic:nvPicPr>
                        <pic:blipFill>
                          <a:blip r:embed="rId33"/>
                          <a:stretch>
                            <a:fillRect/>
                          </a:stretch>
                        </pic:blipFill>
                        <pic:spPr>
                          <a:xfrm>
                            <a:off x="3536265" y="0"/>
                            <a:ext cx="30480" cy="6097"/>
                          </a:xfrm>
                          <a:prstGeom prst="rect">
                            <a:avLst/>
                          </a:prstGeom>
                        </pic:spPr>
                      </pic:pic>
                      <pic:pic xmlns:pic="http://schemas.openxmlformats.org/drawingml/2006/picture">
                        <pic:nvPicPr>
                          <pic:cNvPr id="9159" name="Picture 9159"/>
                          <pic:cNvPicPr/>
                        </pic:nvPicPr>
                        <pic:blipFill>
                          <a:blip r:embed="rId33"/>
                          <a:stretch>
                            <a:fillRect/>
                          </a:stretch>
                        </pic:blipFill>
                        <pic:spPr>
                          <a:xfrm>
                            <a:off x="3566744" y="0"/>
                            <a:ext cx="30480" cy="6097"/>
                          </a:xfrm>
                          <a:prstGeom prst="rect">
                            <a:avLst/>
                          </a:prstGeom>
                        </pic:spPr>
                      </pic:pic>
                      <pic:pic xmlns:pic="http://schemas.openxmlformats.org/drawingml/2006/picture">
                        <pic:nvPicPr>
                          <pic:cNvPr id="9161" name="Picture 9161"/>
                          <pic:cNvPicPr/>
                        </pic:nvPicPr>
                        <pic:blipFill>
                          <a:blip r:embed="rId33"/>
                          <a:stretch>
                            <a:fillRect/>
                          </a:stretch>
                        </pic:blipFill>
                        <pic:spPr>
                          <a:xfrm>
                            <a:off x="3597224" y="0"/>
                            <a:ext cx="30480" cy="6097"/>
                          </a:xfrm>
                          <a:prstGeom prst="rect">
                            <a:avLst/>
                          </a:prstGeom>
                        </pic:spPr>
                      </pic:pic>
                      <pic:pic xmlns:pic="http://schemas.openxmlformats.org/drawingml/2006/picture">
                        <pic:nvPicPr>
                          <pic:cNvPr id="9163" name="Picture 9163"/>
                          <pic:cNvPicPr/>
                        </pic:nvPicPr>
                        <pic:blipFill>
                          <a:blip r:embed="rId33"/>
                          <a:stretch>
                            <a:fillRect/>
                          </a:stretch>
                        </pic:blipFill>
                        <pic:spPr>
                          <a:xfrm>
                            <a:off x="3627704" y="0"/>
                            <a:ext cx="30480" cy="6097"/>
                          </a:xfrm>
                          <a:prstGeom prst="rect">
                            <a:avLst/>
                          </a:prstGeom>
                        </pic:spPr>
                      </pic:pic>
                      <pic:pic xmlns:pic="http://schemas.openxmlformats.org/drawingml/2006/picture">
                        <pic:nvPicPr>
                          <pic:cNvPr id="9165" name="Picture 9165"/>
                          <pic:cNvPicPr/>
                        </pic:nvPicPr>
                        <pic:blipFill>
                          <a:blip r:embed="rId33"/>
                          <a:stretch>
                            <a:fillRect/>
                          </a:stretch>
                        </pic:blipFill>
                        <pic:spPr>
                          <a:xfrm>
                            <a:off x="3658184" y="0"/>
                            <a:ext cx="30480" cy="6097"/>
                          </a:xfrm>
                          <a:prstGeom prst="rect">
                            <a:avLst/>
                          </a:prstGeom>
                        </pic:spPr>
                      </pic:pic>
                      <pic:pic xmlns:pic="http://schemas.openxmlformats.org/drawingml/2006/picture">
                        <pic:nvPicPr>
                          <pic:cNvPr id="9167" name="Picture 9167"/>
                          <pic:cNvPicPr/>
                        </pic:nvPicPr>
                        <pic:blipFill>
                          <a:blip r:embed="rId33"/>
                          <a:stretch>
                            <a:fillRect/>
                          </a:stretch>
                        </pic:blipFill>
                        <pic:spPr>
                          <a:xfrm>
                            <a:off x="3688665" y="0"/>
                            <a:ext cx="30480" cy="6097"/>
                          </a:xfrm>
                          <a:prstGeom prst="rect">
                            <a:avLst/>
                          </a:prstGeom>
                        </pic:spPr>
                      </pic:pic>
                      <pic:pic xmlns:pic="http://schemas.openxmlformats.org/drawingml/2006/picture">
                        <pic:nvPicPr>
                          <pic:cNvPr id="9169" name="Picture 9169"/>
                          <pic:cNvPicPr/>
                        </pic:nvPicPr>
                        <pic:blipFill>
                          <a:blip r:embed="rId33"/>
                          <a:stretch>
                            <a:fillRect/>
                          </a:stretch>
                        </pic:blipFill>
                        <pic:spPr>
                          <a:xfrm>
                            <a:off x="3719144" y="0"/>
                            <a:ext cx="30480" cy="6097"/>
                          </a:xfrm>
                          <a:prstGeom prst="rect">
                            <a:avLst/>
                          </a:prstGeom>
                        </pic:spPr>
                      </pic:pic>
                      <pic:pic xmlns:pic="http://schemas.openxmlformats.org/drawingml/2006/picture">
                        <pic:nvPicPr>
                          <pic:cNvPr id="9171" name="Picture 9171"/>
                          <pic:cNvPicPr/>
                        </pic:nvPicPr>
                        <pic:blipFill>
                          <a:blip r:embed="rId33"/>
                          <a:stretch>
                            <a:fillRect/>
                          </a:stretch>
                        </pic:blipFill>
                        <pic:spPr>
                          <a:xfrm>
                            <a:off x="3749624" y="0"/>
                            <a:ext cx="30480" cy="6097"/>
                          </a:xfrm>
                          <a:prstGeom prst="rect">
                            <a:avLst/>
                          </a:prstGeom>
                        </pic:spPr>
                      </pic:pic>
                      <pic:pic xmlns:pic="http://schemas.openxmlformats.org/drawingml/2006/picture">
                        <pic:nvPicPr>
                          <pic:cNvPr id="9173" name="Picture 9173"/>
                          <pic:cNvPicPr/>
                        </pic:nvPicPr>
                        <pic:blipFill>
                          <a:blip r:embed="rId33"/>
                          <a:stretch>
                            <a:fillRect/>
                          </a:stretch>
                        </pic:blipFill>
                        <pic:spPr>
                          <a:xfrm>
                            <a:off x="3780104" y="0"/>
                            <a:ext cx="30480" cy="6097"/>
                          </a:xfrm>
                          <a:prstGeom prst="rect">
                            <a:avLst/>
                          </a:prstGeom>
                        </pic:spPr>
                      </pic:pic>
                      <pic:pic xmlns:pic="http://schemas.openxmlformats.org/drawingml/2006/picture">
                        <pic:nvPicPr>
                          <pic:cNvPr id="9175" name="Picture 9175"/>
                          <pic:cNvPicPr/>
                        </pic:nvPicPr>
                        <pic:blipFill>
                          <a:blip r:embed="rId33"/>
                          <a:stretch>
                            <a:fillRect/>
                          </a:stretch>
                        </pic:blipFill>
                        <pic:spPr>
                          <a:xfrm>
                            <a:off x="3810584" y="0"/>
                            <a:ext cx="30480" cy="6097"/>
                          </a:xfrm>
                          <a:prstGeom prst="rect">
                            <a:avLst/>
                          </a:prstGeom>
                        </pic:spPr>
                      </pic:pic>
                      <pic:pic xmlns:pic="http://schemas.openxmlformats.org/drawingml/2006/picture">
                        <pic:nvPicPr>
                          <pic:cNvPr id="9177" name="Picture 9177"/>
                          <pic:cNvPicPr/>
                        </pic:nvPicPr>
                        <pic:blipFill>
                          <a:blip r:embed="rId33"/>
                          <a:stretch>
                            <a:fillRect/>
                          </a:stretch>
                        </pic:blipFill>
                        <pic:spPr>
                          <a:xfrm>
                            <a:off x="3841065" y="0"/>
                            <a:ext cx="30480" cy="6097"/>
                          </a:xfrm>
                          <a:prstGeom prst="rect">
                            <a:avLst/>
                          </a:prstGeom>
                        </pic:spPr>
                      </pic:pic>
                      <pic:pic xmlns:pic="http://schemas.openxmlformats.org/drawingml/2006/picture">
                        <pic:nvPicPr>
                          <pic:cNvPr id="9179" name="Picture 9179"/>
                          <pic:cNvPicPr/>
                        </pic:nvPicPr>
                        <pic:blipFill>
                          <a:blip r:embed="rId33"/>
                          <a:stretch>
                            <a:fillRect/>
                          </a:stretch>
                        </pic:blipFill>
                        <pic:spPr>
                          <a:xfrm>
                            <a:off x="3871544" y="0"/>
                            <a:ext cx="30480" cy="6097"/>
                          </a:xfrm>
                          <a:prstGeom prst="rect">
                            <a:avLst/>
                          </a:prstGeom>
                        </pic:spPr>
                      </pic:pic>
                      <pic:pic xmlns:pic="http://schemas.openxmlformats.org/drawingml/2006/picture">
                        <pic:nvPicPr>
                          <pic:cNvPr id="9181" name="Picture 9181"/>
                          <pic:cNvPicPr/>
                        </pic:nvPicPr>
                        <pic:blipFill>
                          <a:blip r:embed="rId33"/>
                          <a:stretch>
                            <a:fillRect/>
                          </a:stretch>
                        </pic:blipFill>
                        <pic:spPr>
                          <a:xfrm>
                            <a:off x="3902024" y="0"/>
                            <a:ext cx="30480" cy="6097"/>
                          </a:xfrm>
                          <a:prstGeom prst="rect">
                            <a:avLst/>
                          </a:prstGeom>
                        </pic:spPr>
                      </pic:pic>
                      <pic:pic xmlns:pic="http://schemas.openxmlformats.org/drawingml/2006/picture">
                        <pic:nvPicPr>
                          <pic:cNvPr id="9183" name="Picture 9183"/>
                          <pic:cNvPicPr/>
                        </pic:nvPicPr>
                        <pic:blipFill>
                          <a:blip r:embed="rId33"/>
                          <a:stretch>
                            <a:fillRect/>
                          </a:stretch>
                        </pic:blipFill>
                        <pic:spPr>
                          <a:xfrm>
                            <a:off x="3932504" y="0"/>
                            <a:ext cx="30480" cy="6097"/>
                          </a:xfrm>
                          <a:prstGeom prst="rect">
                            <a:avLst/>
                          </a:prstGeom>
                        </pic:spPr>
                      </pic:pic>
                      <pic:pic xmlns:pic="http://schemas.openxmlformats.org/drawingml/2006/picture">
                        <pic:nvPicPr>
                          <pic:cNvPr id="9185" name="Picture 9185"/>
                          <pic:cNvPicPr/>
                        </pic:nvPicPr>
                        <pic:blipFill>
                          <a:blip r:embed="rId33"/>
                          <a:stretch>
                            <a:fillRect/>
                          </a:stretch>
                        </pic:blipFill>
                        <pic:spPr>
                          <a:xfrm>
                            <a:off x="3962984" y="0"/>
                            <a:ext cx="30481" cy="6097"/>
                          </a:xfrm>
                          <a:prstGeom prst="rect">
                            <a:avLst/>
                          </a:prstGeom>
                        </pic:spPr>
                      </pic:pic>
                      <pic:pic xmlns:pic="http://schemas.openxmlformats.org/drawingml/2006/picture">
                        <pic:nvPicPr>
                          <pic:cNvPr id="9187" name="Picture 9187"/>
                          <pic:cNvPicPr/>
                        </pic:nvPicPr>
                        <pic:blipFill>
                          <a:blip r:embed="rId33"/>
                          <a:stretch>
                            <a:fillRect/>
                          </a:stretch>
                        </pic:blipFill>
                        <pic:spPr>
                          <a:xfrm>
                            <a:off x="3993465" y="0"/>
                            <a:ext cx="30480" cy="6097"/>
                          </a:xfrm>
                          <a:prstGeom prst="rect">
                            <a:avLst/>
                          </a:prstGeom>
                        </pic:spPr>
                      </pic:pic>
                      <pic:pic xmlns:pic="http://schemas.openxmlformats.org/drawingml/2006/picture">
                        <pic:nvPicPr>
                          <pic:cNvPr id="9189" name="Picture 9189"/>
                          <pic:cNvPicPr/>
                        </pic:nvPicPr>
                        <pic:blipFill>
                          <a:blip r:embed="rId33"/>
                          <a:stretch>
                            <a:fillRect/>
                          </a:stretch>
                        </pic:blipFill>
                        <pic:spPr>
                          <a:xfrm>
                            <a:off x="4023944" y="0"/>
                            <a:ext cx="30480" cy="6097"/>
                          </a:xfrm>
                          <a:prstGeom prst="rect">
                            <a:avLst/>
                          </a:prstGeom>
                        </pic:spPr>
                      </pic:pic>
                      <pic:pic xmlns:pic="http://schemas.openxmlformats.org/drawingml/2006/picture">
                        <pic:nvPicPr>
                          <pic:cNvPr id="9191" name="Picture 9191"/>
                          <pic:cNvPicPr/>
                        </pic:nvPicPr>
                        <pic:blipFill>
                          <a:blip r:embed="rId33"/>
                          <a:stretch>
                            <a:fillRect/>
                          </a:stretch>
                        </pic:blipFill>
                        <pic:spPr>
                          <a:xfrm>
                            <a:off x="4054424" y="0"/>
                            <a:ext cx="30480" cy="6097"/>
                          </a:xfrm>
                          <a:prstGeom prst="rect">
                            <a:avLst/>
                          </a:prstGeom>
                        </pic:spPr>
                      </pic:pic>
                      <pic:pic xmlns:pic="http://schemas.openxmlformats.org/drawingml/2006/picture">
                        <pic:nvPicPr>
                          <pic:cNvPr id="9193" name="Picture 9193"/>
                          <pic:cNvPicPr/>
                        </pic:nvPicPr>
                        <pic:blipFill>
                          <a:blip r:embed="rId33"/>
                          <a:stretch>
                            <a:fillRect/>
                          </a:stretch>
                        </pic:blipFill>
                        <pic:spPr>
                          <a:xfrm>
                            <a:off x="4084904" y="0"/>
                            <a:ext cx="30480" cy="6097"/>
                          </a:xfrm>
                          <a:prstGeom prst="rect">
                            <a:avLst/>
                          </a:prstGeom>
                        </pic:spPr>
                      </pic:pic>
                      <pic:pic xmlns:pic="http://schemas.openxmlformats.org/drawingml/2006/picture">
                        <pic:nvPicPr>
                          <pic:cNvPr id="9195" name="Picture 9195"/>
                          <pic:cNvPicPr/>
                        </pic:nvPicPr>
                        <pic:blipFill>
                          <a:blip r:embed="rId33"/>
                          <a:stretch>
                            <a:fillRect/>
                          </a:stretch>
                        </pic:blipFill>
                        <pic:spPr>
                          <a:xfrm>
                            <a:off x="4115384" y="0"/>
                            <a:ext cx="30480" cy="6097"/>
                          </a:xfrm>
                          <a:prstGeom prst="rect">
                            <a:avLst/>
                          </a:prstGeom>
                        </pic:spPr>
                      </pic:pic>
                      <pic:pic xmlns:pic="http://schemas.openxmlformats.org/drawingml/2006/picture">
                        <pic:nvPicPr>
                          <pic:cNvPr id="9197" name="Picture 9197"/>
                          <pic:cNvPicPr/>
                        </pic:nvPicPr>
                        <pic:blipFill>
                          <a:blip r:embed="rId33"/>
                          <a:stretch>
                            <a:fillRect/>
                          </a:stretch>
                        </pic:blipFill>
                        <pic:spPr>
                          <a:xfrm>
                            <a:off x="4145865" y="0"/>
                            <a:ext cx="30480" cy="6097"/>
                          </a:xfrm>
                          <a:prstGeom prst="rect">
                            <a:avLst/>
                          </a:prstGeom>
                        </pic:spPr>
                      </pic:pic>
                      <pic:pic xmlns:pic="http://schemas.openxmlformats.org/drawingml/2006/picture">
                        <pic:nvPicPr>
                          <pic:cNvPr id="9199" name="Picture 9199"/>
                          <pic:cNvPicPr/>
                        </pic:nvPicPr>
                        <pic:blipFill>
                          <a:blip r:embed="rId33"/>
                          <a:stretch>
                            <a:fillRect/>
                          </a:stretch>
                        </pic:blipFill>
                        <pic:spPr>
                          <a:xfrm>
                            <a:off x="4176344" y="0"/>
                            <a:ext cx="30480" cy="6097"/>
                          </a:xfrm>
                          <a:prstGeom prst="rect">
                            <a:avLst/>
                          </a:prstGeom>
                        </pic:spPr>
                      </pic:pic>
                      <pic:pic xmlns:pic="http://schemas.openxmlformats.org/drawingml/2006/picture">
                        <pic:nvPicPr>
                          <pic:cNvPr id="9201" name="Picture 9201"/>
                          <pic:cNvPicPr/>
                        </pic:nvPicPr>
                        <pic:blipFill>
                          <a:blip r:embed="rId33"/>
                          <a:stretch>
                            <a:fillRect/>
                          </a:stretch>
                        </pic:blipFill>
                        <pic:spPr>
                          <a:xfrm>
                            <a:off x="4206824" y="0"/>
                            <a:ext cx="30480" cy="6097"/>
                          </a:xfrm>
                          <a:prstGeom prst="rect">
                            <a:avLst/>
                          </a:prstGeom>
                        </pic:spPr>
                      </pic:pic>
                      <pic:pic xmlns:pic="http://schemas.openxmlformats.org/drawingml/2006/picture">
                        <pic:nvPicPr>
                          <pic:cNvPr id="9203" name="Picture 9203"/>
                          <pic:cNvPicPr/>
                        </pic:nvPicPr>
                        <pic:blipFill>
                          <a:blip r:embed="rId33"/>
                          <a:stretch>
                            <a:fillRect/>
                          </a:stretch>
                        </pic:blipFill>
                        <pic:spPr>
                          <a:xfrm>
                            <a:off x="4237304" y="0"/>
                            <a:ext cx="30480" cy="6097"/>
                          </a:xfrm>
                          <a:prstGeom prst="rect">
                            <a:avLst/>
                          </a:prstGeom>
                        </pic:spPr>
                      </pic:pic>
                      <pic:pic xmlns:pic="http://schemas.openxmlformats.org/drawingml/2006/picture">
                        <pic:nvPicPr>
                          <pic:cNvPr id="9205" name="Picture 9205"/>
                          <pic:cNvPicPr/>
                        </pic:nvPicPr>
                        <pic:blipFill>
                          <a:blip r:embed="rId33"/>
                          <a:stretch>
                            <a:fillRect/>
                          </a:stretch>
                        </pic:blipFill>
                        <pic:spPr>
                          <a:xfrm>
                            <a:off x="4267784" y="0"/>
                            <a:ext cx="30480" cy="6097"/>
                          </a:xfrm>
                          <a:prstGeom prst="rect">
                            <a:avLst/>
                          </a:prstGeom>
                        </pic:spPr>
                      </pic:pic>
                      <pic:pic xmlns:pic="http://schemas.openxmlformats.org/drawingml/2006/picture">
                        <pic:nvPicPr>
                          <pic:cNvPr id="9207" name="Picture 9207"/>
                          <pic:cNvPicPr/>
                        </pic:nvPicPr>
                        <pic:blipFill>
                          <a:blip r:embed="rId33"/>
                          <a:stretch>
                            <a:fillRect/>
                          </a:stretch>
                        </pic:blipFill>
                        <pic:spPr>
                          <a:xfrm>
                            <a:off x="4298265" y="0"/>
                            <a:ext cx="30480" cy="6097"/>
                          </a:xfrm>
                          <a:prstGeom prst="rect">
                            <a:avLst/>
                          </a:prstGeom>
                        </pic:spPr>
                      </pic:pic>
                      <pic:pic xmlns:pic="http://schemas.openxmlformats.org/drawingml/2006/picture">
                        <pic:nvPicPr>
                          <pic:cNvPr id="9209" name="Picture 9209"/>
                          <pic:cNvPicPr/>
                        </pic:nvPicPr>
                        <pic:blipFill>
                          <a:blip r:embed="rId33"/>
                          <a:stretch>
                            <a:fillRect/>
                          </a:stretch>
                        </pic:blipFill>
                        <pic:spPr>
                          <a:xfrm>
                            <a:off x="4328745" y="0"/>
                            <a:ext cx="30480" cy="6097"/>
                          </a:xfrm>
                          <a:prstGeom prst="rect">
                            <a:avLst/>
                          </a:prstGeom>
                        </pic:spPr>
                      </pic:pic>
                      <pic:pic xmlns:pic="http://schemas.openxmlformats.org/drawingml/2006/picture">
                        <pic:nvPicPr>
                          <pic:cNvPr id="9211" name="Picture 9211"/>
                          <pic:cNvPicPr/>
                        </pic:nvPicPr>
                        <pic:blipFill>
                          <a:blip r:embed="rId33"/>
                          <a:stretch>
                            <a:fillRect/>
                          </a:stretch>
                        </pic:blipFill>
                        <pic:spPr>
                          <a:xfrm>
                            <a:off x="4359224" y="0"/>
                            <a:ext cx="30480" cy="6097"/>
                          </a:xfrm>
                          <a:prstGeom prst="rect">
                            <a:avLst/>
                          </a:prstGeom>
                        </pic:spPr>
                      </pic:pic>
                      <pic:pic xmlns:pic="http://schemas.openxmlformats.org/drawingml/2006/picture">
                        <pic:nvPicPr>
                          <pic:cNvPr id="9213" name="Picture 9213"/>
                          <pic:cNvPicPr/>
                        </pic:nvPicPr>
                        <pic:blipFill>
                          <a:blip r:embed="rId33"/>
                          <a:stretch>
                            <a:fillRect/>
                          </a:stretch>
                        </pic:blipFill>
                        <pic:spPr>
                          <a:xfrm>
                            <a:off x="4389704" y="0"/>
                            <a:ext cx="30785" cy="6097"/>
                          </a:xfrm>
                          <a:prstGeom prst="rect">
                            <a:avLst/>
                          </a:prstGeom>
                        </pic:spPr>
                      </pic:pic>
                      <pic:pic xmlns:pic="http://schemas.openxmlformats.org/drawingml/2006/picture">
                        <pic:nvPicPr>
                          <pic:cNvPr id="9215" name="Picture 9215"/>
                          <pic:cNvPicPr/>
                        </pic:nvPicPr>
                        <pic:blipFill>
                          <a:blip r:embed="rId33"/>
                          <a:stretch>
                            <a:fillRect/>
                          </a:stretch>
                        </pic:blipFill>
                        <pic:spPr>
                          <a:xfrm>
                            <a:off x="4420565" y="0"/>
                            <a:ext cx="30480" cy="6097"/>
                          </a:xfrm>
                          <a:prstGeom prst="rect">
                            <a:avLst/>
                          </a:prstGeom>
                        </pic:spPr>
                      </pic:pic>
                      <pic:pic xmlns:pic="http://schemas.openxmlformats.org/drawingml/2006/picture">
                        <pic:nvPicPr>
                          <pic:cNvPr id="9217" name="Picture 9217"/>
                          <pic:cNvPicPr/>
                        </pic:nvPicPr>
                        <pic:blipFill>
                          <a:blip r:embed="rId33"/>
                          <a:stretch>
                            <a:fillRect/>
                          </a:stretch>
                        </pic:blipFill>
                        <pic:spPr>
                          <a:xfrm>
                            <a:off x="4451046" y="0"/>
                            <a:ext cx="30480" cy="6097"/>
                          </a:xfrm>
                          <a:prstGeom prst="rect">
                            <a:avLst/>
                          </a:prstGeom>
                        </pic:spPr>
                      </pic:pic>
                      <pic:pic xmlns:pic="http://schemas.openxmlformats.org/drawingml/2006/picture">
                        <pic:nvPicPr>
                          <pic:cNvPr id="9219" name="Picture 9219"/>
                          <pic:cNvPicPr/>
                        </pic:nvPicPr>
                        <pic:blipFill>
                          <a:blip r:embed="rId33"/>
                          <a:stretch>
                            <a:fillRect/>
                          </a:stretch>
                        </pic:blipFill>
                        <pic:spPr>
                          <a:xfrm>
                            <a:off x="4481526" y="0"/>
                            <a:ext cx="30480" cy="6097"/>
                          </a:xfrm>
                          <a:prstGeom prst="rect">
                            <a:avLst/>
                          </a:prstGeom>
                        </pic:spPr>
                      </pic:pic>
                      <pic:pic xmlns:pic="http://schemas.openxmlformats.org/drawingml/2006/picture">
                        <pic:nvPicPr>
                          <pic:cNvPr id="9221" name="Picture 9221"/>
                          <pic:cNvPicPr/>
                        </pic:nvPicPr>
                        <pic:blipFill>
                          <a:blip r:embed="rId33"/>
                          <a:stretch>
                            <a:fillRect/>
                          </a:stretch>
                        </pic:blipFill>
                        <pic:spPr>
                          <a:xfrm>
                            <a:off x="4512005" y="0"/>
                            <a:ext cx="30480" cy="6097"/>
                          </a:xfrm>
                          <a:prstGeom prst="rect">
                            <a:avLst/>
                          </a:prstGeom>
                        </pic:spPr>
                      </pic:pic>
                      <pic:pic xmlns:pic="http://schemas.openxmlformats.org/drawingml/2006/picture">
                        <pic:nvPicPr>
                          <pic:cNvPr id="9223" name="Picture 9223"/>
                          <pic:cNvPicPr/>
                        </pic:nvPicPr>
                        <pic:blipFill>
                          <a:blip r:embed="rId33"/>
                          <a:stretch>
                            <a:fillRect/>
                          </a:stretch>
                        </pic:blipFill>
                        <pic:spPr>
                          <a:xfrm>
                            <a:off x="4542485" y="0"/>
                            <a:ext cx="30480" cy="6097"/>
                          </a:xfrm>
                          <a:prstGeom prst="rect">
                            <a:avLst/>
                          </a:prstGeom>
                        </pic:spPr>
                      </pic:pic>
                      <pic:pic xmlns:pic="http://schemas.openxmlformats.org/drawingml/2006/picture">
                        <pic:nvPicPr>
                          <pic:cNvPr id="9225" name="Picture 9225"/>
                          <pic:cNvPicPr/>
                        </pic:nvPicPr>
                        <pic:blipFill>
                          <a:blip r:embed="rId33"/>
                          <a:stretch>
                            <a:fillRect/>
                          </a:stretch>
                        </pic:blipFill>
                        <pic:spPr>
                          <a:xfrm>
                            <a:off x="4572965" y="0"/>
                            <a:ext cx="30480" cy="6097"/>
                          </a:xfrm>
                          <a:prstGeom prst="rect">
                            <a:avLst/>
                          </a:prstGeom>
                        </pic:spPr>
                      </pic:pic>
                      <pic:pic xmlns:pic="http://schemas.openxmlformats.org/drawingml/2006/picture">
                        <pic:nvPicPr>
                          <pic:cNvPr id="9227" name="Picture 9227"/>
                          <pic:cNvPicPr/>
                        </pic:nvPicPr>
                        <pic:blipFill>
                          <a:blip r:embed="rId33"/>
                          <a:stretch>
                            <a:fillRect/>
                          </a:stretch>
                        </pic:blipFill>
                        <pic:spPr>
                          <a:xfrm>
                            <a:off x="4603446" y="0"/>
                            <a:ext cx="30480" cy="6097"/>
                          </a:xfrm>
                          <a:prstGeom prst="rect">
                            <a:avLst/>
                          </a:prstGeom>
                        </pic:spPr>
                      </pic:pic>
                      <pic:pic xmlns:pic="http://schemas.openxmlformats.org/drawingml/2006/picture">
                        <pic:nvPicPr>
                          <pic:cNvPr id="9229" name="Picture 9229"/>
                          <pic:cNvPicPr/>
                        </pic:nvPicPr>
                        <pic:blipFill>
                          <a:blip r:embed="rId33"/>
                          <a:stretch>
                            <a:fillRect/>
                          </a:stretch>
                        </pic:blipFill>
                        <pic:spPr>
                          <a:xfrm>
                            <a:off x="4633926" y="0"/>
                            <a:ext cx="30480" cy="6097"/>
                          </a:xfrm>
                          <a:prstGeom prst="rect">
                            <a:avLst/>
                          </a:prstGeom>
                        </pic:spPr>
                      </pic:pic>
                      <pic:pic xmlns:pic="http://schemas.openxmlformats.org/drawingml/2006/picture">
                        <pic:nvPicPr>
                          <pic:cNvPr id="9231" name="Picture 9231"/>
                          <pic:cNvPicPr/>
                        </pic:nvPicPr>
                        <pic:blipFill>
                          <a:blip r:embed="rId33"/>
                          <a:stretch>
                            <a:fillRect/>
                          </a:stretch>
                        </pic:blipFill>
                        <pic:spPr>
                          <a:xfrm>
                            <a:off x="4664405" y="0"/>
                            <a:ext cx="30480" cy="6097"/>
                          </a:xfrm>
                          <a:prstGeom prst="rect">
                            <a:avLst/>
                          </a:prstGeom>
                        </pic:spPr>
                      </pic:pic>
                      <pic:pic xmlns:pic="http://schemas.openxmlformats.org/drawingml/2006/picture">
                        <pic:nvPicPr>
                          <pic:cNvPr id="9233" name="Picture 9233"/>
                          <pic:cNvPicPr/>
                        </pic:nvPicPr>
                        <pic:blipFill>
                          <a:blip r:embed="rId33"/>
                          <a:stretch>
                            <a:fillRect/>
                          </a:stretch>
                        </pic:blipFill>
                        <pic:spPr>
                          <a:xfrm>
                            <a:off x="4694885" y="0"/>
                            <a:ext cx="30480" cy="6097"/>
                          </a:xfrm>
                          <a:prstGeom prst="rect">
                            <a:avLst/>
                          </a:prstGeom>
                        </pic:spPr>
                      </pic:pic>
                      <pic:pic xmlns:pic="http://schemas.openxmlformats.org/drawingml/2006/picture">
                        <pic:nvPicPr>
                          <pic:cNvPr id="9235" name="Picture 9235"/>
                          <pic:cNvPicPr/>
                        </pic:nvPicPr>
                        <pic:blipFill>
                          <a:blip r:embed="rId33"/>
                          <a:stretch>
                            <a:fillRect/>
                          </a:stretch>
                        </pic:blipFill>
                        <pic:spPr>
                          <a:xfrm>
                            <a:off x="4725365" y="0"/>
                            <a:ext cx="30480" cy="6097"/>
                          </a:xfrm>
                          <a:prstGeom prst="rect">
                            <a:avLst/>
                          </a:prstGeom>
                        </pic:spPr>
                      </pic:pic>
                      <pic:pic xmlns:pic="http://schemas.openxmlformats.org/drawingml/2006/picture">
                        <pic:nvPicPr>
                          <pic:cNvPr id="9237" name="Picture 9237"/>
                          <pic:cNvPicPr/>
                        </pic:nvPicPr>
                        <pic:blipFill>
                          <a:blip r:embed="rId33"/>
                          <a:stretch>
                            <a:fillRect/>
                          </a:stretch>
                        </pic:blipFill>
                        <pic:spPr>
                          <a:xfrm>
                            <a:off x="4755846" y="0"/>
                            <a:ext cx="30480" cy="6097"/>
                          </a:xfrm>
                          <a:prstGeom prst="rect">
                            <a:avLst/>
                          </a:prstGeom>
                        </pic:spPr>
                      </pic:pic>
                      <pic:pic xmlns:pic="http://schemas.openxmlformats.org/drawingml/2006/picture">
                        <pic:nvPicPr>
                          <pic:cNvPr id="9239" name="Picture 9239"/>
                          <pic:cNvPicPr/>
                        </pic:nvPicPr>
                        <pic:blipFill>
                          <a:blip r:embed="rId33"/>
                          <a:stretch>
                            <a:fillRect/>
                          </a:stretch>
                        </pic:blipFill>
                        <pic:spPr>
                          <a:xfrm>
                            <a:off x="4786326" y="0"/>
                            <a:ext cx="30480" cy="6097"/>
                          </a:xfrm>
                          <a:prstGeom prst="rect">
                            <a:avLst/>
                          </a:prstGeom>
                        </pic:spPr>
                      </pic:pic>
                      <pic:pic xmlns:pic="http://schemas.openxmlformats.org/drawingml/2006/picture">
                        <pic:nvPicPr>
                          <pic:cNvPr id="9241" name="Picture 9241"/>
                          <pic:cNvPicPr/>
                        </pic:nvPicPr>
                        <pic:blipFill>
                          <a:blip r:embed="rId33"/>
                          <a:stretch>
                            <a:fillRect/>
                          </a:stretch>
                        </pic:blipFill>
                        <pic:spPr>
                          <a:xfrm>
                            <a:off x="4816805" y="0"/>
                            <a:ext cx="30480" cy="6097"/>
                          </a:xfrm>
                          <a:prstGeom prst="rect">
                            <a:avLst/>
                          </a:prstGeom>
                        </pic:spPr>
                      </pic:pic>
                      <pic:pic xmlns:pic="http://schemas.openxmlformats.org/drawingml/2006/picture">
                        <pic:nvPicPr>
                          <pic:cNvPr id="9243" name="Picture 9243"/>
                          <pic:cNvPicPr/>
                        </pic:nvPicPr>
                        <pic:blipFill>
                          <a:blip r:embed="rId33"/>
                          <a:stretch>
                            <a:fillRect/>
                          </a:stretch>
                        </pic:blipFill>
                        <pic:spPr>
                          <a:xfrm>
                            <a:off x="4847285" y="0"/>
                            <a:ext cx="30480" cy="6097"/>
                          </a:xfrm>
                          <a:prstGeom prst="rect">
                            <a:avLst/>
                          </a:prstGeom>
                        </pic:spPr>
                      </pic:pic>
                      <pic:pic xmlns:pic="http://schemas.openxmlformats.org/drawingml/2006/picture">
                        <pic:nvPicPr>
                          <pic:cNvPr id="9245" name="Picture 9245"/>
                          <pic:cNvPicPr/>
                        </pic:nvPicPr>
                        <pic:blipFill>
                          <a:blip r:embed="rId33"/>
                          <a:stretch>
                            <a:fillRect/>
                          </a:stretch>
                        </pic:blipFill>
                        <pic:spPr>
                          <a:xfrm>
                            <a:off x="4877765" y="0"/>
                            <a:ext cx="30480" cy="6097"/>
                          </a:xfrm>
                          <a:prstGeom prst="rect">
                            <a:avLst/>
                          </a:prstGeom>
                        </pic:spPr>
                      </pic:pic>
                      <pic:pic xmlns:pic="http://schemas.openxmlformats.org/drawingml/2006/picture">
                        <pic:nvPicPr>
                          <pic:cNvPr id="9247" name="Picture 9247"/>
                          <pic:cNvPicPr/>
                        </pic:nvPicPr>
                        <pic:blipFill>
                          <a:blip r:embed="rId33"/>
                          <a:stretch>
                            <a:fillRect/>
                          </a:stretch>
                        </pic:blipFill>
                        <pic:spPr>
                          <a:xfrm>
                            <a:off x="4908246" y="0"/>
                            <a:ext cx="30480" cy="6097"/>
                          </a:xfrm>
                          <a:prstGeom prst="rect">
                            <a:avLst/>
                          </a:prstGeom>
                        </pic:spPr>
                      </pic:pic>
                      <pic:pic xmlns:pic="http://schemas.openxmlformats.org/drawingml/2006/picture">
                        <pic:nvPicPr>
                          <pic:cNvPr id="9249" name="Picture 9249"/>
                          <pic:cNvPicPr/>
                        </pic:nvPicPr>
                        <pic:blipFill>
                          <a:blip r:embed="rId33"/>
                          <a:stretch>
                            <a:fillRect/>
                          </a:stretch>
                        </pic:blipFill>
                        <pic:spPr>
                          <a:xfrm>
                            <a:off x="4938726" y="0"/>
                            <a:ext cx="30480" cy="6097"/>
                          </a:xfrm>
                          <a:prstGeom prst="rect">
                            <a:avLst/>
                          </a:prstGeom>
                        </pic:spPr>
                      </pic:pic>
                      <pic:pic xmlns:pic="http://schemas.openxmlformats.org/drawingml/2006/picture">
                        <pic:nvPicPr>
                          <pic:cNvPr id="9251" name="Picture 9251"/>
                          <pic:cNvPicPr/>
                        </pic:nvPicPr>
                        <pic:blipFill>
                          <a:blip r:embed="rId33"/>
                          <a:stretch>
                            <a:fillRect/>
                          </a:stretch>
                        </pic:blipFill>
                        <pic:spPr>
                          <a:xfrm>
                            <a:off x="4969205" y="0"/>
                            <a:ext cx="30480" cy="6097"/>
                          </a:xfrm>
                          <a:prstGeom prst="rect">
                            <a:avLst/>
                          </a:prstGeom>
                        </pic:spPr>
                      </pic:pic>
                      <pic:pic xmlns:pic="http://schemas.openxmlformats.org/drawingml/2006/picture">
                        <pic:nvPicPr>
                          <pic:cNvPr id="9253" name="Picture 9253"/>
                          <pic:cNvPicPr/>
                        </pic:nvPicPr>
                        <pic:blipFill>
                          <a:blip r:embed="rId33"/>
                          <a:stretch>
                            <a:fillRect/>
                          </a:stretch>
                        </pic:blipFill>
                        <pic:spPr>
                          <a:xfrm>
                            <a:off x="4999685" y="0"/>
                            <a:ext cx="30480" cy="6097"/>
                          </a:xfrm>
                          <a:prstGeom prst="rect">
                            <a:avLst/>
                          </a:prstGeom>
                        </pic:spPr>
                      </pic:pic>
                      <pic:pic xmlns:pic="http://schemas.openxmlformats.org/drawingml/2006/picture">
                        <pic:nvPicPr>
                          <pic:cNvPr id="9255" name="Picture 9255"/>
                          <pic:cNvPicPr/>
                        </pic:nvPicPr>
                        <pic:blipFill>
                          <a:blip r:embed="rId33"/>
                          <a:stretch>
                            <a:fillRect/>
                          </a:stretch>
                        </pic:blipFill>
                        <pic:spPr>
                          <a:xfrm>
                            <a:off x="5030165" y="0"/>
                            <a:ext cx="30480" cy="6097"/>
                          </a:xfrm>
                          <a:prstGeom prst="rect">
                            <a:avLst/>
                          </a:prstGeom>
                        </pic:spPr>
                      </pic:pic>
                      <pic:pic xmlns:pic="http://schemas.openxmlformats.org/drawingml/2006/picture">
                        <pic:nvPicPr>
                          <pic:cNvPr id="9257" name="Picture 9257"/>
                          <pic:cNvPicPr/>
                        </pic:nvPicPr>
                        <pic:blipFill>
                          <a:blip r:embed="rId33"/>
                          <a:stretch>
                            <a:fillRect/>
                          </a:stretch>
                        </pic:blipFill>
                        <pic:spPr>
                          <a:xfrm>
                            <a:off x="5060646" y="0"/>
                            <a:ext cx="30480" cy="6097"/>
                          </a:xfrm>
                          <a:prstGeom prst="rect">
                            <a:avLst/>
                          </a:prstGeom>
                        </pic:spPr>
                      </pic:pic>
                      <pic:pic xmlns:pic="http://schemas.openxmlformats.org/drawingml/2006/picture">
                        <pic:nvPicPr>
                          <pic:cNvPr id="9259" name="Picture 9259"/>
                          <pic:cNvPicPr/>
                        </pic:nvPicPr>
                        <pic:blipFill>
                          <a:blip r:embed="rId33"/>
                          <a:stretch>
                            <a:fillRect/>
                          </a:stretch>
                        </pic:blipFill>
                        <pic:spPr>
                          <a:xfrm>
                            <a:off x="5091126" y="0"/>
                            <a:ext cx="30480" cy="6097"/>
                          </a:xfrm>
                          <a:prstGeom prst="rect">
                            <a:avLst/>
                          </a:prstGeom>
                        </pic:spPr>
                      </pic:pic>
                      <pic:pic xmlns:pic="http://schemas.openxmlformats.org/drawingml/2006/picture">
                        <pic:nvPicPr>
                          <pic:cNvPr id="9261" name="Picture 9261"/>
                          <pic:cNvPicPr/>
                        </pic:nvPicPr>
                        <pic:blipFill>
                          <a:blip r:embed="rId33"/>
                          <a:stretch>
                            <a:fillRect/>
                          </a:stretch>
                        </pic:blipFill>
                        <pic:spPr>
                          <a:xfrm>
                            <a:off x="5121605" y="0"/>
                            <a:ext cx="30480" cy="6097"/>
                          </a:xfrm>
                          <a:prstGeom prst="rect">
                            <a:avLst/>
                          </a:prstGeom>
                        </pic:spPr>
                      </pic:pic>
                      <pic:pic xmlns:pic="http://schemas.openxmlformats.org/drawingml/2006/picture">
                        <pic:nvPicPr>
                          <pic:cNvPr id="9263" name="Picture 9263"/>
                          <pic:cNvPicPr/>
                        </pic:nvPicPr>
                        <pic:blipFill>
                          <a:blip r:embed="rId33"/>
                          <a:stretch>
                            <a:fillRect/>
                          </a:stretch>
                        </pic:blipFill>
                        <pic:spPr>
                          <a:xfrm>
                            <a:off x="5152085" y="0"/>
                            <a:ext cx="30480" cy="6097"/>
                          </a:xfrm>
                          <a:prstGeom prst="rect">
                            <a:avLst/>
                          </a:prstGeom>
                        </pic:spPr>
                      </pic:pic>
                      <pic:pic xmlns:pic="http://schemas.openxmlformats.org/drawingml/2006/picture">
                        <pic:nvPicPr>
                          <pic:cNvPr id="9265" name="Picture 9265"/>
                          <pic:cNvPicPr/>
                        </pic:nvPicPr>
                        <pic:blipFill>
                          <a:blip r:embed="rId33"/>
                          <a:stretch>
                            <a:fillRect/>
                          </a:stretch>
                        </pic:blipFill>
                        <pic:spPr>
                          <a:xfrm>
                            <a:off x="5182565" y="0"/>
                            <a:ext cx="30480" cy="6097"/>
                          </a:xfrm>
                          <a:prstGeom prst="rect">
                            <a:avLst/>
                          </a:prstGeom>
                        </pic:spPr>
                      </pic:pic>
                      <pic:pic xmlns:pic="http://schemas.openxmlformats.org/drawingml/2006/picture">
                        <pic:nvPicPr>
                          <pic:cNvPr id="9267" name="Picture 9267"/>
                          <pic:cNvPicPr/>
                        </pic:nvPicPr>
                        <pic:blipFill>
                          <a:blip r:embed="rId33"/>
                          <a:stretch>
                            <a:fillRect/>
                          </a:stretch>
                        </pic:blipFill>
                        <pic:spPr>
                          <a:xfrm>
                            <a:off x="5213046" y="0"/>
                            <a:ext cx="30480" cy="6097"/>
                          </a:xfrm>
                          <a:prstGeom prst="rect">
                            <a:avLst/>
                          </a:prstGeom>
                        </pic:spPr>
                      </pic:pic>
                      <pic:pic xmlns:pic="http://schemas.openxmlformats.org/drawingml/2006/picture">
                        <pic:nvPicPr>
                          <pic:cNvPr id="9269" name="Picture 9269"/>
                          <pic:cNvPicPr/>
                        </pic:nvPicPr>
                        <pic:blipFill>
                          <a:blip r:embed="rId33"/>
                          <a:stretch>
                            <a:fillRect/>
                          </a:stretch>
                        </pic:blipFill>
                        <pic:spPr>
                          <a:xfrm>
                            <a:off x="5243526" y="0"/>
                            <a:ext cx="30480" cy="6097"/>
                          </a:xfrm>
                          <a:prstGeom prst="rect">
                            <a:avLst/>
                          </a:prstGeom>
                        </pic:spPr>
                      </pic:pic>
                      <pic:pic xmlns:pic="http://schemas.openxmlformats.org/drawingml/2006/picture">
                        <pic:nvPicPr>
                          <pic:cNvPr id="9271" name="Picture 9271"/>
                          <pic:cNvPicPr/>
                        </pic:nvPicPr>
                        <pic:blipFill>
                          <a:blip r:embed="rId33"/>
                          <a:stretch>
                            <a:fillRect/>
                          </a:stretch>
                        </pic:blipFill>
                        <pic:spPr>
                          <a:xfrm>
                            <a:off x="5274005" y="0"/>
                            <a:ext cx="30480" cy="6097"/>
                          </a:xfrm>
                          <a:prstGeom prst="rect">
                            <a:avLst/>
                          </a:prstGeom>
                        </pic:spPr>
                      </pic:pic>
                      <pic:pic xmlns:pic="http://schemas.openxmlformats.org/drawingml/2006/picture">
                        <pic:nvPicPr>
                          <pic:cNvPr id="9273" name="Picture 9273"/>
                          <pic:cNvPicPr/>
                        </pic:nvPicPr>
                        <pic:blipFill>
                          <a:blip r:embed="rId33"/>
                          <a:stretch>
                            <a:fillRect/>
                          </a:stretch>
                        </pic:blipFill>
                        <pic:spPr>
                          <a:xfrm>
                            <a:off x="5304485" y="0"/>
                            <a:ext cx="30480" cy="6097"/>
                          </a:xfrm>
                          <a:prstGeom prst="rect">
                            <a:avLst/>
                          </a:prstGeom>
                        </pic:spPr>
                      </pic:pic>
                      <pic:pic xmlns:pic="http://schemas.openxmlformats.org/drawingml/2006/picture">
                        <pic:nvPicPr>
                          <pic:cNvPr id="9275" name="Picture 9275"/>
                          <pic:cNvPicPr/>
                        </pic:nvPicPr>
                        <pic:blipFill>
                          <a:blip r:embed="rId33"/>
                          <a:stretch>
                            <a:fillRect/>
                          </a:stretch>
                        </pic:blipFill>
                        <pic:spPr>
                          <a:xfrm>
                            <a:off x="5334965" y="0"/>
                            <a:ext cx="30480" cy="6097"/>
                          </a:xfrm>
                          <a:prstGeom prst="rect">
                            <a:avLst/>
                          </a:prstGeom>
                        </pic:spPr>
                      </pic:pic>
                      <pic:pic xmlns:pic="http://schemas.openxmlformats.org/drawingml/2006/picture">
                        <pic:nvPicPr>
                          <pic:cNvPr id="9277" name="Picture 9277"/>
                          <pic:cNvPicPr/>
                        </pic:nvPicPr>
                        <pic:blipFill>
                          <a:blip r:embed="rId33"/>
                          <a:stretch>
                            <a:fillRect/>
                          </a:stretch>
                        </pic:blipFill>
                        <pic:spPr>
                          <a:xfrm>
                            <a:off x="5365446" y="0"/>
                            <a:ext cx="30480" cy="6097"/>
                          </a:xfrm>
                          <a:prstGeom prst="rect">
                            <a:avLst/>
                          </a:prstGeom>
                        </pic:spPr>
                      </pic:pic>
                      <pic:pic xmlns:pic="http://schemas.openxmlformats.org/drawingml/2006/picture">
                        <pic:nvPicPr>
                          <pic:cNvPr id="9279" name="Picture 9279"/>
                          <pic:cNvPicPr/>
                        </pic:nvPicPr>
                        <pic:blipFill>
                          <a:blip r:embed="rId33"/>
                          <a:stretch>
                            <a:fillRect/>
                          </a:stretch>
                        </pic:blipFill>
                        <pic:spPr>
                          <a:xfrm>
                            <a:off x="5395926" y="0"/>
                            <a:ext cx="30480" cy="6097"/>
                          </a:xfrm>
                          <a:prstGeom prst="rect">
                            <a:avLst/>
                          </a:prstGeom>
                        </pic:spPr>
                      </pic:pic>
                      <pic:pic xmlns:pic="http://schemas.openxmlformats.org/drawingml/2006/picture">
                        <pic:nvPicPr>
                          <pic:cNvPr id="9281" name="Picture 9281"/>
                          <pic:cNvPicPr/>
                        </pic:nvPicPr>
                        <pic:blipFill>
                          <a:blip r:embed="rId33"/>
                          <a:stretch>
                            <a:fillRect/>
                          </a:stretch>
                        </pic:blipFill>
                        <pic:spPr>
                          <a:xfrm>
                            <a:off x="5426405" y="0"/>
                            <a:ext cx="30480" cy="6097"/>
                          </a:xfrm>
                          <a:prstGeom prst="rect">
                            <a:avLst/>
                          </a:prstGeom>
                        </pic:spPr>
                      </pic:pic>
                      <pic:pic xmlns:pic="http://schemas.openxmlformats.org/drawingml/2006/picture">
                        <pic:nvPicPr>
                          <pic:cNvPr id="9283" name="Picture 9283"/>
                          <pic:cNvPicPr/>
                        </pic:nvPicPr>
                        <pic:blipFill>
                          <a:blip r:embed="rId33"/>
                          <a:stretch>
                            <a:fillRect/>
                          </a:stretch>
                        </pic:blipFill>
                        <pic:spPr>
                          <a:xfrm>
                            <a:off x="5456885" y="0"/>
                            <a:ext cx="30480" cy="6097"/>
                          </a:xfrm>
                          <a:prstGeom prst="rect">
                            <a:avLst/>
                          </a:prstGeom>
                        </pic:spPr>
                      </pic:pic>
                      <pic:pic xmlns:pic="http://schemas.openxmlformats.org/drawingml/2006/picture">
                        <pic:nvPicPr>
                          <pic:cNvPr id="9285" name="Picture 9285"/>
                          <pic:cNvPicPr/>
                        </pic:nvPicPr>
                        <pic:blipFill>
                          <a:blip r:embed="rId33"/>
                          <a:stretch>
                            <a:fillRect/>
                          </a:stretch>
                        </pic:blipFill>
                        <pic:spPr>
                          <a:xfrm>
                            <a:off x="5487365" y="0"/>
                            <a:ext cx="30480" cy="6097"/>
                          </a:xfrm>
                          <a:prstGeom prst="rect">
                            <a:avLst/>
                          </a:prstGeom>
                        </pic:spPr>
                      </pic:pic>
                      <pic:pic xmlns:pic="http://schemas.openxmlformats.org/drawingml/2006/picture">
                        <pic:nvPicPr>
                          <pic:cNvPr id="9287" name="Picture 9287"/>
                          <pic:cNvPicPr/>
                        </pic:nvPicPr>
                        <pic:blipFill>
                          <a:blip r:embed="rId33"/>
                          <a:stretch>
                            <a:fillRect/>
                          </a:stretch>
                        </pic:blipFill>
                        <pic:spPr>
                          <a:xfrm>
                            <a:off x="5517846" y="0"/>
                            <a:ext cx="30480" cy="6097"/>
                          </a:xfrm>
                          <a:prstGeom prst="rect">
                            <a:avLst/>
                          </a:prstGeom>
                        </pic:spPr>
                      </pic:pic>
                      <pic:pic xmlns:pic="http://schemas.openxmlformats.org/drawingml/2006/picture">
                        <pic:nvPicPr>
                          <pic:cNvPr id="9289" name="Picture 9289"/>
                          <pic:cNvPicPr/>
                        </pic:nvPicPr>
                        <pic:blipFill>
                          <a:blip r:embed="rId33"/>
                          <a:stretch>
                            <a:fillRect/>
                          </a:stretch>
                        </pic:blipFill>
                        <pic:spPr>
                          <a:xfrm>
                            <a:off x="5548326" y="0"/>
                            <a:ext cx="30480" cy="6097"/>
                          </a:xfrm>
                          <a:prstGeom prst="rect">
                            <a:avLst/>
                          </a:prstGeom>
                        </pic:spPr>
                      </pic:pic>
                      <pic:pic xmlns:pic="http://schemas.openxmlformats.org/drawingml/2006/picture">
                        <pic:nvPicPr>
                          <pic:cNvPr id="9291" name="Picture 9291"/>
                          <pic:cNvPicPr/>
                        </pic:nvPicPr>
                        <pic:blipFill>
                          <a:blip r:embed="rId33"/>
                          <a:stretch>
                            <a:fillRect/>
                          </a:stretch>
                        </pic:blipFill>
                        <pic:spPr>
                          <a:xfrm>
                            <a:off x="5578805" y="0"/>
                            <a:ext cx="30480" cy="6097"/>
                          </a:xfrm>
                          <a:prstGeom prst="rect">
                            <a:avLst/>
                          </a:prstGeom>
                        </pic:spPr>
                      </pic:pic>
                      <pic:pic xmlns:pic="http://schemas.openxmlformats.org/drawingml/2006/picture">
                        <pic:nvPicPr>
                          <pic:cNvPr id="9293" name="Picture 9293"/>
                          <pic:cNvPicPr/>
                        </pic:nvPicPr>
                        <pic:blipFill>
                          <a:blip r:embed="rId33"/>
                          <a:stretch>
                            <a:fillRect/>
                          </a:stretch>
                        </pic:blipFill>
                        <pic:spPr>
                          <a:xfrm>
                            <a:off x="5609285" y="0"/>
                            <a:ext cx="30480" cy="6097"/>
                          </a:xfrm>
                          <a:prstGeom prst="rect">
                            <a:avLst/>
                          </a:prstGeom>
                        </pic:spPr>
                      </pic:pic>
                      <pic:pic xmlns:pic="http://schemas.openxmlformats.org/drawingml/2006/picture">
                        <pic:nvPicPr>
                          <pic:cNvPr id="9295" name="Picture 9295"/>
                          <pic:cNvPicPr/>
                        </pic:nvPicPr>
                        <pic:blipFill>
                          <a:blip r:embed="rId33"/>
                          <a:stretch>
                            <a:fillRect/>
                          </a:stretch>
                        </pic:blipFill>
                        <pic:spPr>
                          <a:xfrm>
                            <a:off x="5639766" y="0"/>
                            <a:ext cx="30480" cy="6097"/>
                          </a:xfrm>
                          <a:prstGeom prst="rect">
                            <a:avLst/>
                          </a:prstGeom>
                        </pic:spPr>
                      </pic:pic>
                      <pic:pic xmlns:pic="http://schemas.openxmlformats.org/drawingml/2006/picture">
                        <pic:nvPicPr>
                          <pic:cNvPr id="9297" name="Picture 9297"/>
                          <pic:cNvPicPr/>
                        </pic:nvPicPr>
                        <pic:blipFill>
                          <a:blip r:embed="rId33"/>
                          <a:stretch>
                            <a:fillRect/>
                          </a:stretch>
                        </pic:blipFill>
                        <pic:spPr>
                          <a:xfrm>
                            <a:off x="5670245" y="0"/>
                            <a:ext cx="30480" cy="6097"/>
                          </a:xfrm>
                          <a:prstGeom prst="rect">
                            <a:avLst/>
                          </a:prstGeom>
                        </pic:spPr>
                      </pic:pic>
                      <pic:pic xmlns:pic="http://schemas.openxmlformats.org/drawingml/2006/picture">
                        <pic:nvPicPr>
                          <pic:cNvPr id="9299" name="Picture 9299"/>
                          <pic:cNvPicPr/>
                        </pic:nvPicPr>
                        <pic:blipFill>
                          <a:blip r:embed="rId33"/>
                          <a:stretch>
                            <a:fillRect/>
                          </a:stretch>
                        </pic:blipFill>
                        <pic:spPr>
                          <a:xfrm>
                            <a:off x="5700726" y="0"/>
                            <a:ext cx="30480" cy="6097"/>
                          </a:xfrm>
                          <a:prstGeom prst="rect">
                            <a:avLst/>
                          </a:prstGeom>
                        </pic:spPr>
                      </pic:pic>
                      <pic:pic xmlns:pic="http://schemas.openxmlformats.org/drawingml/2006/picture">
                        <pic:nvPicPr>
                          <pic:cNvPr id="9301" name="Picture 9301"/>
                          <pic:cNvPicPr/>
                        </pic:nvPicPr>
                        <pic:blipFill>
                          <a:blip r:embed="rId33"/>
                          <a:stretch>
                            <a:fillRect/>
                          </a:stretch>
                        </pic:blipFill>
                        <pic:spPr>
                          <a:xfrm>
                            <a:off x="5731206" y="0"/>
                            <a:ext cx="30480" cy="6097"/>
                          </a:xfrm>
                          <a:prstGeom prst="rect">
                            <a:avLst/>
                          </a:prstGeom>
                        </pic:spPr>
                      </pic:pic>
                      <pic:pic xmlns:pic="http://schemas.openxmlformats.org/drawingml/2006/picture">
                        <pic:nvPicPr>
                          <pic:cNvPr id="9303" name="Picture 9303"/>
                          <pic:cNvPicPr/>
                        </pic:nvPicPr>
                        <pic:blipFill>
                          <a:blip r:embed="rId33"/>
                          <a:stretch>
                            <a:fillRect/>
                          </a:stretch>
                        </pic:blipFill>
                        <pic:spPr>
                          <a:xfrm>
                            <a:off x="5761685" y="0"/>
                            <a:ext cx="30480" cy="6097"/>
                          </a:xfrm>
                          <a:prstGeom prst="rect">
                            <a:avLst/>
                          </a:prstGeom>
                        </pic:spPr>
                      </pic:pic>
                      <pic:pic xmlns:pic="http://schemas.openxmlformats.org/drawingml/2006/picture">
                        <pic:nvPicPr>
                          <pic:cNvPr id="9305" name="Picture 9305"/>
                          <pic:cNvPicPr/>
                        </pic:nvPicPr>
                        <pic:blipFill>
                          <a:blip r:embed="rId34"/>
                          <a:stretch>
                            <a:fillRect/>
                          </a:stretch>
                        </pic:blipFill>
                        <pic:spPr>
                          <a:xfrm>
                            <a:off x="5792166" y="0"/>
                            <a:ext cx="4572" cy="6097"/>
                          </a:xfrm>
                          <a:prstGeom prst="rect">
                            <a:avLst/>
                          </a:prstGeom>
                        </pic:spPr>
                      </pic:pic>
                    </wpg:wgp>
                  </a:graphicData>
                </a:graphic>
              </wp:inline>
            </w:drawing>
          </mc:Choice>
          <mc:Fallback>
            <w:pict>
              <v:group w14:anchorId="12EAC845" id="Group 75784"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&#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">
                <v:shape id="Picture 8925"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">
                  <v:imagedata r:id="rId35" o:title=""/>
                </v:shape>
                <v:shape id="Picture 8927"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">
                  <v:imagedata r:id="rId35" o:title=""/>
                </v:shape>
                <v:shape id="Picture 8929"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">
                  <v:imagedata r:id="rId35" o:title=""/>
                </v:shape>
                <v:shape id="Picture 8931"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">
                  <v:imagedata r:id="rId35" o:title=""/>
                </v:shape>
                <v:shape id="Picture 8933"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">
                  <v:imagedata r:id="rId35" o:title=""/>
                </v:shape>
                <v:shape id="Picture 8935"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">
                  <v:imagedata r:id="rId35" o:title=""/>
                </v:shape>
                <v:shape id="Picture 8937"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">
                  <v:imagedata r:id="rId35" o:title=""/>
                </v:shape>
                <v:shape id="Picture 8939"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">
                  <v:imagedata r:id="rId35" o:title=""/>
                </v:shape>
                <v:shape id="Picture 8941"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">
                  <v:imagedata r:id="rId35" o:title=""/>
                </v:shape>
                <v:shape id="Picture 8943"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">
                  <v:imagedata r:id="rId35" o:title=""/>
                </v:shape>
                <v:shape id="Picture 8945"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">
                  <v:imagedata r:id="rId35" o:title=""/>
                </v:shape>
                <v:shape id="Picture 8947"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">
                  <v:imagedata r:id="rId35" o:title=""/>
                </v:shape>
                <v:shape id="Picture 8949"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">
                  <v:imagedata r:id="rId35" o:title=""/>
                </v:shape>
                <v:shape id="Picture 8951"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">
                  <v:imagedata r:id="rId35" o:title=""/>
                </v:shape>
                <v:shape id="Picture 8953"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">
                  <v:imagedata r:id="rId35" o:title=""/>
                </v:shape>
                <v:shape id="Picture 8955"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">
                  <v:imagedata r:id="rId35" o:title=""/>
                </v:shape>
                <v:shape id="Picture 8957"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">
                  <v:imagedata r:id="rId35" o:title=""/>
                </v:shape>
                <v:shape id="Picture 8959"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">
                  <v:imagedata r:id="rId35" o:title=""/>
                </v:shape>
                <v:shape id="Picture 8961"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">
                  <v:imagedata r:id="rId35" o:title=""/>
                </v:shape>
                <v:shape id="Picture 8963"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">
                  <v:imagedata r:id="rId35" o:title=""/>
                </v:shape>
                <v:shape id="Picture 8965"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">
                  <v:imagedata r:id="rId35" o:title=""/>
                </v:shape>
                <v:shape id="Picture 8967"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">
                  <v:imagedata r:id="rId35" o:title=""/>
                </v:shape>
                <v:shape id="Picture 8969"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">
                  <v:imagedata r:id="rId35" o:title=""/>
                </v:shape>
                <v:shape id="Picture 8971"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">
                  <v:imagedata r:id="rId35" o:title=""/>
                </v:shape>
                <v:shape id="Picture 8973"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">
                  <v:imagedata r:id="rId35" o:title=""/>
                </v:shape>
                <v:shape id="Picture 8975"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">
                  <v:imagedata r:id="rId35" o:title=""/>
                </v:shape>
                <v:shape id="Picture 8977"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">
                  <v:imagedata r:id="rId35" o:title=""/>
                </v:shape>
                <v:shape id="Picture 8979"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">
                  <v:imagedata r:id="rId35" o:title=""/>
                </v:shape>
                <v:shape id="Picture 8981"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">
                  <v:imagedata r:id="rId35" o:title=""/>
                </v:shape>
                <v:shape id="Picture 8983"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">
                  <v:imagedata r:id="rId35" o:title=""/>
                </v:shape>
                <v:shape id="Picture 8985"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">
                  <v:imagedata r:id="rId35" o:title=""/>
                </v:shape>
                <v:shape id="Picture 8987"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">
                  <v:imagedata r:id="rId35" o:title=""/>
                </v:shape>
                <v:shape id="Picture 8989"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">
                  <v:imagedata r:id="rId35" o:title=""/>
                </v:shape>
                <v:shape id="Picture 8991"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">
                  <v:imagedata r:id="rId35" o:title=""/>
                </v:shape>
                <v:shape id="Picture 8993"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">
                  <v:imagedata r:id="rId35" o:title=""/>
                </v:shape>
                <v:shape id="Picture 8995"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">
                  <v:imagedata r:id="rId35" o:title=""/>
                </v:shape>
                <v:shape id="Picture 8997"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">
                  <v:imagedata r:id="rId35" o:title=""/>
                </v:shape>
                <v:shape id="Picture 8999"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">
                  <v:imagedata r:id="rId35" o:title=""/>
                </v:shape>
                <v:shape id="Picture 9001"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">
                  <v:imagedata r:id="rId35" o:title=""/>
                </v:shape>
                <v:shape id="Picture 9003"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">
                  <v:imagedata r:id="rId35" o:title=""/>
                </v:shape>
                <v:shape id="Picture 9005"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">
                  <v:imagedata r:id="rId35" o:title=""/>
                </v:shape>
                <v:shape id="Picture 9007"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">
                  <v:imagedata r:id="rId35" o:title=""/>
                </v:shape>
                <v:shape id="Picture 9009"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">
                  <v:imagedata r:id="rId35" o:title=""/>
                </v:shape>
                <v:shape id="Picture 9011"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">
                  <v:imagedata r:id="rId35" o:title=""/>
                </v:shape>
                <v:shape id="Picture 9013"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">
                  <v:imagedata r:id="rId35" o:title=""/>
                </v:shape>
                <v:shape id="Picture 9015"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">
                  <v:imagedata r:id="rId35" o:title=""/>
                </v:shape>
                <v:shape id="Picture 9017"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">
                  <v:imagedata r:id="rId35" o:title=""/>
                </v:shape>
                <v:shape id="Picture 9019"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">
                  <v:imagedata r:id="rId35" o:title=""/>
                </v:shape>
                <v:shape id="Picture 9021"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">
                  <v:imagedata r:id="rId35" o:title=""/>
                </v:shape>
                <v:shape id="Picture 9023"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">
                  <v:imagedata r:id="rId35" o:title=""/>
                </v:shape>
                <v:shape id="Picture 9025"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">
                  <v:imagedata r:id="rId35" o:title=""/>
                </v:shape>
                <v:shape id="Picture 9027"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">
                  <v:imagedata r:id="rId35" o:title=""/>
                </v:shape>
                <v:shape id="Picture 9029"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">
                  <v:imagedata r:id="rId35" o:title=""/>
                </v:shape>
                <v:shape id="Picture 9031"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">
                  <v:imagedata r:id="rId35" o:title=""/>
                </v:shape>
                <v:shape id="Picture 9033"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">
                  <v:imagedata r:id="rId35" o:title=""/>
                </v:shape>
                <v:shape id="Picture 9035"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">
                  <v:imagedata r:id="rId35" o:title=""/>
                </v:shape>
                <v:shape id="Picture 9037"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">
                  <v:imagedata r:id="rId35" o:title=""/>
                </v:shape>
                <v:shape id="Picture 9039"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">
                  <v:imagedata r:id="rId35" o:title=""/>
                </v:shape>
                <v:shape id="Picture 9041"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">
                  <v:imagedata r:id="rId35" o:title=""/>
                </v:shape>
                <v:shape id="Picture 9043"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">
                  <v:imagedata r:id="rId35" o:title=""/>
                </v:shape>
                <v:shape id="Picture 9045"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">
                  <v:imagedata r:id="rId35" o:title=""/>
                </v:shape>
                <v:shape id="Picture 9047"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">
                  <v:imagedata r:id="rId35" o:title=""/>
                </v:shape>
                <v:shape id="Picture 9049"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">
                  <v:imagedata r:id="rId35" o:title=""/>
                </v:shape>
                <v:shape id="Picture 9051"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">
                  <v:imagedata r:id="rId35" o:title=""/>
                </v:shape>
                <v:shape id="Picture 9053"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">
                  <v:imagedata r:id="rId35" o:title=""/>
                </v:shape>
                <v:shape id="Picture 9055"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">
                  <v:imagedata r:id="rId35" o:title=""/>
                </v:shape>
                <v:shape id="Picture 9057"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">
                  <v:imagedata r:id="rId35" o:title=""/>
                </v:shape>
                <v:shape id="Picture 9059"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">
                  <v:imagedata r:id="rId35" o:title=""/>
                </v:shape>
                <v:shape id="Picture 9061"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">
                  <v:imagedata r:id="rId35" o:title=""/>
                </v:shape>
                <v:shape id="Picture 9063"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">
                  <v:imagedata r:id="rId35" o:title=""/>
                </v:shape>
                <v:shape id="Picture 9065"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">
                  <v:imagedata r:id="rId35" o:title=""/>
                </v:shape>
                <v:shape id="Picture 9067"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">
                  <v:imagedata r:id="rId35" o:title=""/>
                </v:shape>
                <v:shape id="Picture 9069"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">
                  <v:imagedata r:id="rId35" o:title=""/>
                </v:shape>
                <v:shape id="Picture 9071"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">
                  <v:imagedata r:id="rId35" o:title=""/>
                </v:shape>
                <v:shape id="Picture 9073"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">
                  <v:imagedata r:id="rId35" o:title=""/>
                </v:shape>
                <v:shape id="Picture 9075"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">
                  <v:imagedata r:id="rId35" o:title=""/>
                </v:shape>
                <v:shape id="Picture 9077"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">
                  <v:imagedata r:id="rId35" o:title=""/>
                </v:shape>
                <v:shape id="Picture 9079"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">
                  <v:imagedata r:id="rId35" o:title=""/>
                </v:shape>
                <v:shape id="Picture 9081"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">
                  <v:imagedata r:id="rId35" o:title=""/>
                </v:shape>
                <v:shape id="Picture 9083"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">
                  <v:imagedata r:id="rId35" o:title=""/>
                </v:shape>
                <v:shape id="Picture 9085"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">
                  <v:imagedata r:id="rId35" o:title=""/>
                </v:shape>
                <v:shape id="Picture 9087"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">
                  <v:imagedata r:id="rId35" o:title=""/>
                </v:shape>
                <v:shape id="Picture 9089"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">
                  <v:imagedata r:id="rId35" o:title=""/>
                </v:shape>
                <v:shape id="Picture 9091"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">
                  <v:imagedata r:id="rId35" o:title=""/>
                </v:shape>
                <v:shape id="Picture 9093"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">
                  <v:imagedata r:id="rId35" o:title=""/>
                </v:shape>
                <v:shape id="Picture 9095"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">
                  <v:imagedata r:id="rId35" o:title=""/>
                </v:shape>
                <v:shape id="Picture 9097"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">
                  <v:imagedata r:id="rId35" o:title=""/>
                </v:shape>
                <v:shape id="Picture 9099"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">
                  <v:imagedata r:id="rId35" o:title=""/>
                </v:shape>
                <v:shape id="Picture 9101"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">
                  <v:imagedata r:id="rId35" o:title=""/>
                </v:shape>
                <v:shape id="Picture 9103"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">
                  <v:imagedata r:id="rId35" o:title=""/>
                </v:shape>
                <v:shape id="Picture 9105"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">
                  <v:imagedata r:id="rId35" o:title=""/>
                </v:shape>
                <v:shape id="Picture 9107"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">
                  <v:imagedata r:id="rId35" o:title=""/>
                </v:shape>
                <v:shape id="Picture 9109"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">
                  <v:imagedata r:id="rId35" o:title=""/>
                </v:shape>
                <v:shape id="Picture 9111"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">
                  <v:imagedata r:id="rId35" o:title=""/>
                </v:shape>
                <v:shape id="Picture 9113"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">
                  <v:imagedata r:id="rId35" o:title=""/>
                </v:shape>
                <v:shape id="Picture 9115"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">
                  <v:imagedata r:id="rId35" o:title=""/>
                </v:shape>
                <v:shape id="Picture 9117"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">
                  <v:imagedata r:id="rId35" o:title=""/>
                </v:shape>
                <v:shape id="Picture 9119"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">
                  <v:imagedata r:id="rId35" o:title=""/>
                </v:shape>
                <v:shape id="Picture 9121"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">
                  <v:imagedata r:id="rId35" o:title=""/>
                </v:shape>
                <v:shape id="Picture 9123"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">
                  <v:imagedata r:id="rId35" o:title=""/>
                </v:shape>
                <v:shape id="Picture 9125"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">
                  <v:imagedata r:id="rId35" o:title=""/>
                </v:shape>
                <v:shape id="Picture 9127"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">
                  <v:imagedata r:id="rId35" o:title=""/>
                </v:shape>
                <v:shape id="Picture 9129"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">
                  <v:imagedata r:id="rId35" o:title=""/>
                </v:shape>
                <v:shape id="Picture 9131"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">
                  <v:imagedata r:id="rId35" o:title=""/>
                </v:shape>
                <v:shape id="Picture 9133"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">
                  <v:imagedata r:id="rId35" o:title=""/>
                </v:shape>
                <v:shape id="Picture 9135"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">
                  <v:imagedata r:id="rId35" o:title=""/>
                </v:shape>
                <v:shape id="Picture 9137"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">
                  <v:imagedata r:id="rId35" o:title=""/>
                </v:shape>
                <v:shape id="Picture 9139"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">
                  <v:imagedata r:id="rId35" o:title=""/>
                </v:shape>
                <v:shape id="Picture 9141"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">
                  <v:imagedata r:id="rId35" o:title=""/>
                </v:shape>
                <v:shape id="Picture 9143"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">
                  <v:imagedata r:id="rId35" o:title=""/>
                </v:shape>
                <v:shape id="Picture 9145"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">
                  <v:imagedata r:id="rId35" o:title=""/>
                </v:shape>
                <v:shape id="Picture 9147"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">
                  <v:imagedata r:id="rId35" o:title=""/>
                </v:shape>
                <v:shape id="Picture 9149"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">
                  <v:imagedata r:id="rId35" o:title=""/>
                </v:shape>
                <v:shape id="Picture 9151"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">
                  <v:imagedata r:id="rId35" o:title=""/>
                </v:shape>
                <v:shape id="Picture 9153"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">
                  <v:imagedata r:id="rId35" o:title=""/>
                </v:shape>
                <v:shape id="Picture 9155"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">
                  <v:imagedata r:id="rId35" o:title=""/>
                </v:shape>
                <v:shape id="Picture 9157"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">
                  <v:imagedata r:id="rId35" o:title=""/>
                </v:shape>
                <v:shape id="Picture 9159"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">
                  <v:imagedata r:id="rId35" o:title=""/>
                </v:shape>
                <v:shape id="Picture 9161"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">
                  <v:imagedata r:id="rId35" o:title=""/>
                </v:shape>
                <v:shape id="Picture 9163"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">
                  <v:imagedata r:id="rId35" o:title=""/>
                </v:shape>
                <v:shape id="Picture 9165"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">
                  <v:imagedata r:id="rId35" o:title=""/>
                </v:shape>
                <v:shape id="Picture 9167"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">
                  <v:imagedata r:id="rId35" o:title=""/>
                </v:shape>
                <v:shape id="Picture 9169"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">
                  <v:imagedata r:id="rId35" o:title=""/>
                </v:shape>
                <v:shape id="Picture 9171"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">
                  <v:imagedata r:id="rId35" o:title=""/>
                </v:shape>
                <v:shape id="Picture 9173"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">
                  <v:imagedata r:id="rId35" o:title=""/>
                </v:shape>
                <v:shape id="Picture 9175"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">
                  <v:imagedata r:id="rId35" o:title=""/>
                </v:shape>
                <v:shape id="Picture 9177"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">
                  <v:imagedata r:id="rId35" o:title=""/>
                </v:shape>
                <v:shape id="Picture 9179"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">
                  <v:imagedata r:id="rId35" o:title=""/>
                </v:shape>
                <v:shape id="Picture 9181"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">
                  <v:imagedata r:id="rId35" o:title=""/>
                </v:shape>
                <v:shape id="Picture 9183"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">
                  <v:imagedata r:id="rId35" o:title=""/>
                </v:shape>
                <v:shape id="Picture 9185"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">
                  <v:imagedata r:id="rId35" o:title=""/>
                </v:shape>
                <v:shape id="Picture 9187"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">
                  <v:imagedata r:id="rId35" o:title=""/>
                </v:shape>
                <v:shape id="Picture 9189"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">
                  <v:imagedata r:id="rId35" o:title=""/>
                </v:shape>
                <v:shape id="Picture 9191"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">
                  <v:imagedata r:id="rId35" o:title=""/>
                </v:shape>
                <v:shape id="Picture 9193"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">
                  <v:imagedata r:id="rId35" o:title=""/>
                </v:shape>
                <v:shape id="Picture 9195"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">
                  <v:imagedata r:id="rId35" o:title=""/>
                </v:shape>
                <v:shape id="Picture 9197"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">
                  <v:imagedata r:id="rId35" o:title=""/>
                </v:shape>
                <v:shape id="Picture 9199"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">
                  <v:imagedata r:id="rId35" o:title=""/>
                </v:shape>
                <v:shape id="Picture 9201"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">
                  <v:imagedata r:id="rId35" o:title=""/>
                </v:shape>
                <v:shape id="Picture 9203"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">
                  <v:imagedata r:id="rId35" o:title=""/>
                </v:shape>
                <v:shape id="Picture 9205"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">
                  <v:imagedata r:id="rId35" o:title=""/>
                </v:shape>
                <v:shape id="Picture 9207"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">
                  <v:imagedata r:id="rId35" o:title=""/>
                </v:shape>
                <v:shape id="Picture 9209"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">
                  <v:imagedata r:id="rId35" o:title=""/>
                </v:shape>
                <v:shape id="Picture 9211"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">
                  <v:imagedata r:id="rId35" o:title=""/>
                </v:shape>
                <v:shape id="Picture 9213"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">
                  <v:imagedata r:id="rId35" o:title=""/>
                </v:shape>
                <v:shape id="Picture 9215"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">
                  <v:imagedata r:id="rId35" o:title=""/>
                </v:shape>
                <v:shape id="Picture 9217"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">
                  <v:imagedata r:id="rId35" o:title=""/>
                </v:shape>
                <v:shape id="Picture 9219"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">
                  <v:imagedata r:id="rId35" o:title=""/>
                </v:shape>
                <v:shape id="Picture 9221"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">
                  <v:imagedata r:id="rId35" o:title=""/>
                </v:shape>
                <v:shape id="Picture 9223"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">
                  <v:imagedata r:id="rId35" o:title=""/>
                </v:shape>
                <v:shape id="Picture 9225"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">
                  <v:imagedata r:id="rId35" o:title=""/>
                </v:shape>
                <v:shape id="Picture 9227"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">
                  <v:imagedata r:id="rId35" o:title=""/>
                </v:shape>
                <v:shape id="Picture 9229"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">
                  <v:imagedata r:id="rId35" o:title=""/>
                </v:shape>
                <v:shape id="Picture 9231"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">
                  <v:imagedata r:id="rId35" o:title=""/>
                </v:shape>
                <v:shape id="Picture 9233"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">
                  <v:imagedata r:id="rId35" o:title=""/>
                </v:shape>
                <v:shape id="Picture 9235"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">
                  <v:imagedata r:id="rId35" o:title=""/>
                </v:shape>
                <v:shape id="Picture 9237"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">
                  <v:imagedata r:id="rId35" o:title=""/>
                </v:shape>
                <v:shape id="Picture 9239"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">
                  <v:imagedata r:id="rId35" o:title=""/>
                </v:shape>
                <v:shape id="Picture 9241"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">
                  <v:imagedata r:id="rId35" o:title=""/>
                </v:shape>
                <v:shape id="Picture 9243"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">
                  <v:imagedata r:id="rId35" o:title=""/>
                </v:shape>
                <v:shape id="Picture 9245"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">
                  <v:imagedata r:id="rId35" o:title=""/>
                </v:shape>
                <v:shape id="Picture 9247"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">
                  <v:imagedata r:id="rId35" o:title=""/>
                </v:shape>
                <v:shape id="Picture 9249"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">
                  <v:imagedata r:id="rId35" o:title=""/>
                </v:shape>
                <v:shape id="Picture 9251"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">
                  <v:imagedata r:id="rId35" o:title=""/>
                </v:shape>
                <v:shape id="Picture 9253"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">
                  <v:imagedata r:id="rId35" o:title=""/>
                </v:shape>
                <v:shape id="Picture 9255"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">
                  <v:imagedata r:id="rId35" o:title=""/>
                </v:shape>
                <v:shape id="Picture 9257"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">
                  <v:imagedata r:id="rId35" o:title=""/>
                </v:shape>
                <v:shape id="Picture 9259"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">
                  <v:imagedata r:id="rId35" o:title=""/>
                </v:shape>
                <v:shape id="Picture 9261"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">
                  <v:imagedata r:id="rId35" o:title=""/>
                </v:shape>
                <v:shape id="Picture 9263"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">
                  <v:imagedata r:id="rId35" o:title=""/>
                </v:shape>
                <v:shape id="Picture 9265"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">
                  <v:imagedata r:id="rId35" o:title=""/>
                </v:shape>
                <v:shape id="Picture 9267"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">
                  <v:imagedata r:id="rId35" o:title=""/>
                </v:shape>
                <v:shape id="Picture 9269"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">
                  <v:imagedata r:id="rId35" o:title=""/>
                </v:shape>
                <v:shape id="Picture 9271"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">
                  <v:imagedata r:id="rId35" o:title=""/>
                </v:shape>
                <v:shape id="Picture 9273"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">
                  <v:imagedata r:id="rId35" o:title=""/>
                </v:shape>
                <v:shape id="Picture 9275"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">
                  <v:imagedata r:id="rId35" o:title=""/>
                </v:shape>
                <v:shape id="Picture 9277"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">
                  <v:imagedata r:id="rId35" o:title=""/>
                </v:shape>
                <v:shape id="Picture 9279"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">
                  <v:imagedata r:id="rId35" o:title=""/>
                </v:shape>
                <v:shape id="Picture 9281"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">
                  <v:imagedata r:id="rId35" o:title=""/>
                </v:shape>
                <v:shape id="Picture 9283"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">
                  <v:imagedata r:id="rId35" o:title=""/>
                </v:shape>
                <v:shape id="Picture 9285"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">
                  <v:imagedata r:id="rId35" o:title=""/>
                </v:shape>
                <v:shape id="Picture 9287"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">
                  <v:imagedata r:id="rId35" o:title=""/>
                </v:shape>
                <v:shape id="Picture 9289"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">
                  <v:imagedata r:id="rId35" o:title=""/>
                </v:shape>
                <v:shape id="Picture 9291"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">
                  <v:imagedata r:id="rId35" o:title=""/>
                </v:shape>
                <v:shape id="Picture 9293"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">
                  <v:imagedata r:id="rId35" o:title=""/>
                </v:shape>
                <v:shape id="Picture 9295"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">
                  <v:imagedata r:id="rId35" o:title=""/>
                </v:shape>
                <v:shape id="Picture 9297"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">
                  <v:imagedata r:id="rId35" o:title=""/>
                </v:shape>
                <v:shape id="Picture 9299"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">
                  <v:imagedata r:id="rId35" o:title=""/>
                </v:shape>
                <v:shape id="Picture 9301"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">
                  <v:imagedata r:id="rId35" o:title=""/>
                </v:shape>
                <v:shape id="Picture 9303"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">
                  <v:imagedata r:id="rId35" o:title=""/>
                </v:shape>
                <v:shape id="Picture 9305"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">
                  <v:imagedata r:id="rId36" o:title=""/>
                </v:shape>
                <w10:anchorlock/>
              </v:group>
            </w:pict>
          </mc:Fallback>
        </mc:AlternateContent>
      </w:r>
    </w:p>
    <w:p w14:paraId="1BD614FF" w14:textId="77777777" w:rsidR="0090432E" w:rsidRDefault="004A30B3">
      <w:pPr>
        <w:spacing w:after="267"/>
        <w:ind w:left="-5" w:right="0"/>
      </w:pPr>
      <w:r>
        <w:t xml:space="preserve">In Anhang A5 wird ein ERM dargestellt, welches lediglich Entitäten, Relationen und die dazugehörigen Kardinalitäten enthält. </w:t>
      </w:r>
    </w:p>
    <w:p w14:paraId="7EF03334" w14:textId="77777777" w:rsidR="0090432E" w:rsidRDefault="004A30B3" w:rsidP="00E65E51">
      <w:pPr>
        <w:pStyle w:val="Heading2"/>
        <w:ind w:left="0" w:firstLine="0"/>
      </w:pPr>
      <w:bookmarkStart w:id="132" w:name="_Toc129267896"/>
      <w:r>
        <w:t xml:space="preserve">4.5 </w:t>
      </w:r>
      <w:r>
        <w:tab/>
        <w:t>Geschäftslogik</w:t>
      </w:r>
      <w:bookmarkEnd w:id="132"/>
      <w:r>
        <w:t xml:space="preserve"> </w:t>
      </w:r>
    </w:p>
    <w:p w14:paraId="5FE95769" w14:textId="77777777" w:rsidR="0090432E" w:rsidRDefault="004A30B3">
      <w:pPr>
        <w:numPr>
          <w:ilvl w:val="0"/>
          <w:numId w:val="3"/>
        </w:numPr>
        <w:ind w:right="0" w:hanging="360"/>
      </w:pPr>
      <w:r>
        <w:t xml:space="preserve">Modellierung und Beschreibung der wichtigsten (!) Bereiche der Geschäftslogik (z.B. mit Komponenten-, Klassen-, Sequenz-, Datenflussdiagramm, Programmablaufplan, Struktogramm, EPK). </w:t>
      </w:r>
    </w:p>
    <w:p w14:paraId="15CB4B5C" w14:textId="77777777" w:rsidR="0090432E" w:rsidRDefault="004A30B3">
      <w:pPr>
        <w:numPr>
          <w:ilvl w:val="0"/>
          <w:numId w:val="3"/>
        </w:numPr>
        <w:ind w:right="0" w:hanging="360"/>
      </w:pPr>
      <w:r>
        <w:t xml:space="preserve">Wie wird die erstellte Anwendung in den Arbeitsfluss des Unternehmens integriert? </w:t>
      </w:r>
    </w:p>
    <w:p w14:paraId="3316D7B2" w14:textId="77777777" w:rsidR="0090432E" w:rsidRDefault="004A30B3">
      <w:pPr>
        <w:spacing w:after="4" w:line="260" w:lineRule="auto"/>
        <w:ind w:left="-5" w:right="0"/>
        <w:jc w:val="left"/>
      </w:pPr>
      <w:r>
        <w:rPr>
          <w:b/>
        </w:rPr>
        <w:t xml:space="preserve">Implementierungsphase  </w:t>
      </w:r>
    </w:p>
    <w:p w14:paraId="0E5DA840" w14:textId="77777777" w:rsidR="0090432E" w:rsidRDefault="004A30B3">
      <w:pPr>
        <w:spacing w:after="23" w:line="259" w:lineRule="auto"/>
        <w:ind w:left="19" w:right="0" w:firstLine="0"/>
        <w:jc w:val="left"/>
      </w:pPr>
      <w:r>
        <w:rPr>
          <w:rFonts w:ascii="Calibri" w:eastAsia="Calibri" w:hAnsi="Calibri" w:cs="Calibri"/>
          <w:noProof/>
        </w:rPr>
        <mc:AlternateContent>
          <mc:Choice Requires="wpg">
            <w:drawing>
              <wp:inline distT="0" distB="0" distL="0" distR="0" wp14:anchorId="3FD68EEA" wp14:editId="25357E60">
                <wp:extent cx="1676730" cy="6097"/>
                <wp:effectExtent l="0" t="0" r="0" b="0"/>
                <wp:docPr id="75818" name="Group 75818"/>
                <wp:cNvGraphicFramePr/>
                <a:graphic xmlns:a="http://schemas.openxmlformats.org/drawingml/2006/main">
                  <a:graphicData uri="http://schemas.microsoft.com/office/word/2010/wordprocessingGroup">
                    <wpg:wgp>
                      <wpg:cNvGrpSpPr/>
                      <wpg:grpSpPr>
                        <a:xfrm>
                          <a:off x="0" y="0"/>
                          <a:ext cx="1676730" cy="6097"/>
                          <a:chOff x="0" y="0"/>
                          <a:chExt cx="1676730" cy="6097"/>
                        </a:xfrm>
                      </wpg:grpSpPr>
                      <pic:pic xmlns:pic="http://schemas.openxmlformats.org/drawingml/2006/picture">
                        <pic:nvPicPr>
                          <pic:cNvPr id="9377" name="Picture 9377"/>
                          <pic:cNvPicPr/>
                        </pic:nvPicPr>
                        <pic:blipFill>
                          <a:blip r:embed="rId33"/>
                          <a:stretch>
                            <a:fillRect/>
                          </a:stretch>
                        </pic:blipFill>
                        <pic:spPr>
                          <a:xfrm>
                            <a:off x="0" y="0"/>
                            <a:ext cx="30480" cy="6097"/>
                          </a:xfrm>
                          <a:prstGeom prst="rect">
                            <a:avLst/>
                          </a:prstGeom>
                        </pic:spPr>
                      </pic:pic>
                      <pic:pic xmlns:pic="http://schemas.openxmlformats.org/drawingml/2006/picture">
                        <pic:nvPicPr>
                          <pic:cNvPr id="9379" name="Picture 9379"/>
                          <pic:cNvPicPr/>
                        </pic:nvPicPr>
                        <pic:blipFill>
                          <a:blip r:embed="rId33"/>
                          <a:stretch>
                            <a:fillRect/>
                          </a:stretch>
                        </pic:blipFill>
                        <pic:spPr>
                          <a:xfrm>
                            <a:off x="30480" y="0"/>
                            <a:ext cx="30480" cy="6097"/>
                          </a:xfrm>
                          <a:prstGeom prst="rect">
                            <a:avLst/>
                          </a:prstGeom>
                        </pic:spPr>
                      </pic:pic>
                      <pic:pic xmlns:pic="http://schemas.openxmlformats.org/drawingml/2006/picture">
                        <pic:nvPicPr>
                          <pic:cNvPr id="9381" name="Picture 9381"/>
                          <pic:cNvPicPr/>
                        </pic:nvPicPr>
                        <pic:blipFill>
                          <a:blip r:embed="rId33"/>
                          <a:stretch>
                            <a:fillRect/>
                          </a:stretch>
                        </pic:blipFill>
                        <pic:spPr>
                          <a:xfrm>
                            <a:off x="60960" y="0"/>
                            <a:ext cx="30480" cy="6097"/>
                          </a:xfrm>
                          <a:prstGeom prst="rect">
                            <a:avLst/>
                          </a:prstGeom>
                        </pic:spPr>
                      </pic:pic>
                      <pic:pic xmlns:pic="http://schemas.openxmlformats.org/drawingml/2006/picture">
                        <pic:nvPicPr>
                          <pic:cNvPr id="9383" name="Picture 9383"/>
                          <pic:cNvPicPr/>
                        </pic:nvPicPr>
                        <pic:blipFill>
                          <a:blip r:embed="rId33"/>
                          <a:stretch>
                            <a:fillRect/>
                          </a:stretch>
                        </pic:blipFill>
                        <pic:spPr>
                          <a:xfrm>
                            <a:off x="91440" y="0"/>
                            <a:ext cx="30480" cy="6097"/>
                          </a:xfrm>
                          <a:prstGeom prst="rect">
                            <a:avLst/>
                          </a:prstGeom>
                        </pic:spPr>
                      </pic:pic>
                      <pic:pic xmlns:pic="http://schemas.openxmlformats.org/drawingml/2006/picture">
                        <pic:nvPicPr>
                          <pic:cNvPr id="9385" name="Picture 9385"/>
                          <pic:cNvPicPr/>
                        </pic:nvPicPr>
                        <pic:blipFill>
                          <a:blip r:embed="rId33"/>
                          <a:stretch>
                            <a:fillRect/>
                          </a:stretch>
                        </pic:blipFill>
                        <pic:spPr>
                          <a:xfrm>
                            <a:off x="121920" y="0"/>
                            <a:ext cx="30480" cy="6097"/>
                          </a:xfrm>
                          <a:prstGeom prst="rect">
                            <a:avLst/>
                          </a:prstGeom>
                        </pic:spPr>
                      </pic:pic>
                      <pic:pic xmlns:pic="http://schemas.openxmlformats.org/drawingml/2006/picture">
                        <pic:nvPicPr>
                          <pic:cNvPr id="9387" name="Picture 9387"/>
                          <pic:cNvPicPr/>
                        </pic:nvPicPr>
                        <pic:blipFill>
                          <a:blip r:embed="rId33"/>
                          <a:stretch>
                            <a:fillRect/>
                          </a:stretch>
                        </pic:blipFill>
                        <pic:spPr>
                          <a:xfrm>
                            <a:off x="152400" y="0"/>
                            <a:ext cx="30480" cy="6097"/>
                          </a:xfrm>
                          <a:prstGeom prst="rect">
                            <a:avLst/>
                          </a:prstGeom>
                        </pic:spPr>
                      </pic:pic>
                      <pic:pic xmlns:pic="http://schemas.openxmlformats.org/drawingml/2006/picture">
                        <pic:nvPicPr>
                          <pic:cNvPr id="9389" name="Picture 9389"/>
                          <pic:cNvPicPr/>
                        </pic:nvPicPr>
                        <pic:blipFill>
                          <a:blip r:embed="rId33"/>
                          <a:stretch>
                            <a:fillRect/>
                          </a:stretch>
                        </pic:blipFill>
                        <pic:spPr>
                          <a:xfrm>
                            <a:off x="182880" y="0"/>
                            <a:ext cx="30480" cy="6097"/>
                          </a:xfrm>
                          <a:prstGeom prst="rect">
                            <a:avLst/>
                          </a:prstGeom>
                        </pic:spPr>
                      </pic:pic>
                      <pic:pic xmlns:pic="http://schemas.openxmlformats.org/drawingml/2006/picture">
                        <pic:nvPicPr>
                          <pic:cNvPr id="9391" name="Picture 9391"/>
                          <pic:cNvPicPr/>
                        </pic:nvPicPr>
                        <pic:blipFill>
                          <a:blip r:embed="rId33"/>
                          <a:stretch>
                            <a:fillRect/>
                          </a:stretch>
                        </pic:blipFill>
                        <pic:spPr>
                          <a:xfrm>
                            <a:off x="213360" y="0"/>
                            <a:ext cx="30480" cy="6097"/>
                          </a:xfrm>
                          <a:prstGeom prst="rect">
                            <a:avLst/>
                          </a:prstGeom>
                        </pic:spPr>
                      </pic:pic>
                      <pic:pic xmlns:pic="http://schemas.openxmlformats.org/drawingml/2006/picture">
                        <pic:nvPicPr>
                          <pic:cNvPr id="9393" name="Picture 9393"/>
                          <pic:cNvPicPr/>
                        </pic:nvPicPr>
                        <pic:blipFill>
                          <a:blip r:embed="rId33"/>
                          <a:stretch>
                            <a:fillRect/>
                          </a:stretch>
                        </pic:blipFill>
                        <pic:spPr>
                          <a:xfrm>
                            <a:off x="243840" y="0"/>
                            <a:ext cx="30480" cy="6097"/>
                          </a:xfrm>
                          <a:prstGeom prst="rect">
                            <a:avLst/>
                          </a:prstGeom>
                        </pic:spPr>
                      </pic:pic>
                      <pic:pic xmlns:pic="http://schemas.openxmlformats.org/drawingml/2006/picture">
                        <pic:nvPicPr>
                          <pic:cNvPr id="9395" name="Picture 9395"/>
                          <pic:cNvPicPr/>
                        </pic:nvPicPr>
                        <pic:blipFill>
                          <a:blip r:embed="rId33"/>
                          <a:stretch>
                            <a:fillRect/>
                          </a:stretch>
                        </pic:blipFill>
                        <pic:spPr>
                          <a:xfrm>
                            <a:off x="274320" y="0"/>
                            <a:ext cx="30480" cy="6097"/>
                          </a:xfrm>
                          <a:prstGeom prst="rect">
                            <a:avLst/>
                          </a:prstGeom>
                        </pic:spPr>
                      </pic:pic>
                      <pic:pic xmlns:pic="http://schemas.openxmlformats.org/drawingml/2006/picture">
                        <pic:nvPicPr>
                          <pic:cNvPr id="9397" name="Picture 9397"/>
                          <pic:cNvPicPr/>
                        </pic:nvPicPr>
                        <pic:blipFill>
                          <a:blip r:embed="rId33"/>
                          <a:stretch>
                            <a:fillRect/>
                          </a:stretch>
                        </pic:blipFill>
                        <pic:spPr>
                          <a:xfrm>
                            <a:off x="304800" y="0"/>
                            <a:ext cx="30480" cy="6097"/>
                          </a:xfrm>
                          <a:prstGeom prst="rect">
                            <a:avLst/>
                          </a:prstGeom>
                        </pic:spPr>
                      </pic:pic>
                      <pic:pic xmlns:pic="http://schemas.openxmlformats.org/drawingml/2006/picture">
                        <pic:nvPicPr>
                          <pic:cNvPr id="9399" name="Picture 9399"/>
                          <pic:cNvPicPr/>
                        </pic:nvPicPr>
                        <pic:blipFill>
                          <a:blip r:embed="rId33"/>
                          <a:stretch>
                            <a:fillRect/>
                          </a:stretch>
                        </pic:blipFill>
                        <pic:spPr>
                          <a:xfrm>
                            <a:off x="335280" y="0"/>
                            <a:ext cx="30480" cy="6097"/>
                          </a:xfrm>
                          <a:prstGeom prst="rect">
                            <a:avLst/>
                          </a:prstGeom>
                        </pic:spPr>
                      </pic:pic>
                      <pic:pic xmlns:pic="http://schemas.openxmlformats.org/drawingml/2006/picture">
                        <pic:nvPicPr>
                          <pic:cNvPr id="9401" name="Picture 9401"/>
                          <pic:cNvPicPr/>
                        </pic:nvPicPr>
                        <pic:blipFill>
                          <a:blip r:embed="rId33"/>
                          <a:stretch>
                            <a:fillRect/>
                          </a:stretch>
                        </pic:blipFill>
                        <pic:spPr>
                          <a:xfrm>
                            <a:off x="365709" y="0"/>
                            <a:ext cx="30480" cy="6097"/>
                          </a:xfrm>
                          <a:prstGeom prst="rect">
                            <a:avLst/>
                          </a:prstGeom>
                        </pic:spPr>
                      </pic:pic>
                      <pic:pic xmlns:pic="http://schemas.openxmlformats.org/drawingml/2006/picture">
                        <pic:nvPicPr>
                          <pic:cNvPr id="9403" name="Picture 9403"/>
                          <pic:cNvPicPr/>
                        </pic:nvPicPr>
                        <pic:blipFill>
                          <a:blip r:embed="rId33"/>
                          <a:stretch>
                            <a:fillRect/>
                          </a:stretch>
                        </pic:blipFill>
                        <pic:spPr>
                          <a:xfrm>
                            <a:off x="396189" y="0"/>
                            <a:ext cx="30480" cy="6097"/>
                          </a:xfrm>
                          <a:prstGeom prst="rect">
                            <a:avLst/>
                          </a:prstGeom>
                        </pic:spPr>
                      </pic:pic>
                      <pic:pic xmlns:pic="http://schemas.openxmlformats.org/drawingml/2006/picture">
                        <pic:nvPicPr>
                          <pic:cNvPr id="9405" name="Picture 9405"/>
                          <pic:cNvPicPr/>
                        </pic:nvPicPr>
                        <pic:blipFill>
                          <a:blip r:embed="rId33"/>
                          <a:stretch>
                            <a:fillRect/>
                          </a:stretch>
                        </pic:blipFill>
                        <pic:spPr>
                          <a:xfrm>
                            <a:off x="426669" y="0"/>
                            <a:ext cx="30480" cy="6097"/>
                          </a:xfrm>
                          <a:prstGeom prst="rect">
                            <a:avLst/>
                          </a:prstGeom>
                        </pic:spPr>
                      </pic:pic>
                      <pic:pic xmlns:pic="http://schemas.openxmlformats.org/drawingml/2006/picture">
                        <pic:nvPicPr>
                          <pic:cNvPr id="9407" name="Picture 9407"/>
                          <pic:cNvPicPr/>
                        </pic:nvPicPr>
                        <pic:blipFill>
                          <a:blip r:embed="rId33"/>
                          <a:stretch>
                            <a:fillRect/>
                          </a:stretch>
                        </pic:blipFill>
                        <pic:spPr>
                          <a:xfrm>
                            <a:off x="457149" y="0"/>
                            <a:ext cx="30480" cy="6097"/>
                          </a:xfrm>
                          <a:prstGeom prst="rect">
                            <a:avLst/>
                          </a:prstGeom>
                        </pic:spPr>
                      </pic:pic>
                      <pic:pic xmlns:pic="http://schemas.openxmlformats.org/drawingml/2006/picture">
                        <pic:nvPicPr>
                          <pic:cNvPr id="9409" name="Picture 9409"/>
                          <pic:cNvPicPr/>
                        </pic:nvPicPr>
                        <pic:blipFill>
                          <a:blip r:embed="rId33"/>
                          <a:stretch>
                            <a:fillRect/>
                          </a:stretch>
                        </pic:blipFill>
                        <pic:spPr>
                          <a:xfrm>
                            <a:off x="487629" y="0"/>
                            <a:ext cx="30480" cy="6097"/>
                          </a:xfrm>
                          <a:prstGeom prst="rect">
                            <a:avLst/>
                          </a:prstGeom>
                        </pic:spPr>
                      </pic:pic>
                      <pic:pic xmlns:pic="http://schemas.openxmlformats.org/drawingml/2006/picture">
                        <pic:nvPicPr>
                          <pic:cNvPr id="9411" name="Picture 9411"/>
                          <pic:cNvPicPr/>
                        </pic:nvPicPr>
                        <pic:blipFill>
                          <a:blip r:embed="rId33"/>
                          <a:stretch>
                            <a:fillRect/>
                          </a:stretch>
                        </pic:blipFill>
                        <pic:spPr>
                          <a:xfrm>
                            <a:off x="518109" y="0"/>
                            <a:ext cx="30480" cy="6097"/>
                          </a:xfrm>
                          <a:prstGeom prst="rect">
                            <a:avLst/>
                          </a:prstGeom>
                        </pic:spPr>
                      </pic:pic>
                      <pic:pic xmlns:pic="http://schemas.openxmlformats.org/drawingml/2006/picture">
                        <pic:nvPicPr>
                          <pic:cNvPr id="9413" name="Picture 9413"/>
                          <pic:cNvPicPr/>
                        </pic:nvPicPr>
                        <pic:blipFill>
                          <a:blip r:embed="rId33"/>
                          <a:stretch>
                            <a:fillRect/>
                          </a:stretch>
                        </pic:blipFill>
                        <pic:spPr>
                          <a:xfrm>
                            <a:off x="548589" y="0"/>
                            <a:ext cx="30480" cy="6097"/>
                          </a:xfrm>
                          <a:prstGeom prst="rect">
                            <a:avLst/>
                          </a:prstGeom>
                        </pic:spPr>
                      </pic:pic>
                      <pic:pic xmlns:pic="http://schemas.openxmlformats.org/drawingml/2006/picture">
                        <pic:nvPicPr>
                          <pic:cNvPr id="9415" name="Picture 9415"/>
                          <pic:cNvPicPr/>
                        </pic:nvPicPr>
                        <pic:blipFill>
                          <a:blip r:embed="rId33"/>
                          <a:stretch>
                            <a:fillRect/>
                          </a:stretch>
                        </pic:blipFill>
                        <pic:spPr>
                          <a:xfrm>
                            <a:off x="579069" y="0"/>
                            <a:ext cx="30480" cy="6097"/>
                          </a:xfrm>
                          <a:prstGeom prst="rect">
                            <a:avLst/>
                          </a:prstGeom>
                        </pic:spPr>
                      </pic:pic>
                      <pic:pic xmlns:pic="http://schemas.openxmlformats.org/drawingml/2006/picture">
                        <pic:nvPicPr>
                          <pic:cNvPr id="9417" name="Picture 9417"/>
                          <pic:cNvPicPr/>
                        </pic:nvPicPr>
                        <pic:blipFill>
                          <a:blip r:embed="rId33"/>
                          <a:stretch>
                            <a:fillRect/>
                          </a:stretch>
                        </pic:blipFill>
                        <pic:spPr>
                          <a:xfrm>
                            <a:off x="609549" y="0"/>
                            <a:ext cx="30480" cy="6097"/>
                          </a:xfrm>
                          <a:prstGeom prst="rect">
                            <a:avLst/>
                          </a:prstGeom>
                        </pic:spPr>
                      </pic:pic>
                      <pic:pic xmlns:pic="http://schemas.openxmlformats.org/drawingml/2006/picture">
                        <pic:nvPicPr>
                          <pic:cNvPr id="9419" name="Picture 9419"/>
                          <pic:cNvPicPr/>
                        </pic:nvPicPr>
                        <pic:blipFill>
                          <a:blip r:embed="rId33"/>
                          <a:stretch>
                            <a:fillRect/>
                          </a:stretch>
                        </pic:blipFill>
                        <pic:spPr>
                          <a:xfrm>
                            <a:off x="640029" y="0"/>
                            <a:ext cx="30480" cy="6097"/>
                          </a:xfrm>
                          <a:prstGeom prst="rect">
                            <a:avLst/>
                          </a:prstGeom>
                        </pic:spPr>
                      </pic:pic>
                      <pic:pic xmlns:pic="http://schemas.openxmlformats.org/drawingml/2006/picture">
                        <pic:nvPicPr>
                          <pic:cNvPr id="9421" name="Picture 9421"/>
                          <pic:cNvPicPr/>
                        </pic:nvPicPr>
                        <pic:blipFill>
                          <a:blip r:embed="rId33"/>
                          <a:stretch>
                            <a:fillRect/>
                          </a:stretch>
                        </pic:blipFill>
                        <pic:spPr>
                          <a:xfrm>
                            <a:off x="670509" y="0"/>
                            <a:ext cx="30480" cy="6097"/>
                          </a:xfrm>
                          <a:prstGeom prst="rect">
                            <a:avLst/>
                          </a:prstGeom>
                        </pic:spPr>
                      </pic:pic>
                      <pic:pic xmlns:pic="http://schemas.openxmlformats.org/drawingml/2006/picture">
                        <pic:nvPicPr>
                          <pic:cNvPr id="9423" name="Picture 9423"/>
                          <pic:cNvPicPr/>
                        </pic:nvPicPr>
                        <pic:blipFill>
                          <a:blip r:embed="rId33"/>
                          <a:stretch>
                            <a:fillRect/>
                          </a:stretch>
                        </pic:blipFill>
                        <pic:spPr>
                          <a:xfrm>
                            <a:off x="700989" y="0"/>
                            <a:ext cx="30480" cy="6097"/>
                          </a:xfrm>
                          <a:prstGeom prst="rect">
                            <a:avLst/>
                          </a:prstGeom>
                        </pic:spPr>
                      </pic:pic>
                      <pic:pic xmlns:pic="http://schemas.openxmlformats.org/drawingml/2006/picture">
                        <pic:nvPicPr>
                          <pic:cNvPr id="9425" name="Picture 9425"/>
                          <pic:cNvPicPr/>
                        </pic:nvPicPr>
                        <pic:blipFill>
                          <a:blip r:embed="rId33"/>
                          <a:stretch>
                            <a:fillRect/>
                          </a:stretch>
                        </pic:blipFill>
                        <pic:spPr>
                          <a:xfrm>
                            <a:off x="731469" y="0"/>
                            <a:ext cx="30480" cy="6097"/>
                          </a:xfrm>
                          <a:prstGeom prst="rect">
                            <a:avLst/>
                          </a:prstGeom>
                        </pic:spPr>
                      </pic:pic>
                      <pic:pic xmlns:pic="http://schemas.openxmlformats.org/drawingml/2006/picture">
                        <pic:nvPicPr>
                          <pic:cNvPr id="9427" name="Picture 9427"/>
                          <pic:cNvPicPr/>
                        </pic:nvPicPr>
                        <pic:blipFill>
                          <a:blip r:embed="rId33"/>
                          <a:stretch>
                            <a:fillRect/>
                          </a:stretch>
                        </pic:blipFill>
                        <pic:spPr>
                          <a:xfrm>
                            <a:off x="761949" y="0"/>
                            <a:ext cx="30480" cy="6097"/>
                          </a:xfrm>
                          <a:prstGeom prst="rect">
                            <a:avLst/>
                          </a:prstGeom>
                        </pic:spPr>
                      </pic:pic>
                      <pic:pic xmlns:pic="http://schemas.openxmlformats.org/drawingml/2006/picture">
                        <pic:nvPicPr>
                          <pic:cNvPr id="9429" name="Picture 9429"/>
                          <pic:cNvPicPr/>
                        </pic:nvPicPr>
                        <pic:blipFill>
                          <a:blip r:embed="rId33"/>
                          <a:stretch>
                            <a:fillRect/>
                          </a:stretch>
                        </pic:blipFill>
                        <pic:spPr>
                          <a:xfrm>
                            <a:off x="792429" y="0"/>
                            <a:ext cx="30480" cy="6097"/>
                          </a:xfrm>
                          <a:prstGeom prst="rect">
                            <a:avLst/>
                          </a:prstGeom>
                        </pic:spPr>
                      </pic:pic>
                      <pic:pic xmlns:pic="http://schemas.openxmlformats.org/drawingml/2006/picture">
                        <pic:nvPicPr>
                          <pic:cNvPr id="9431" name="Picture 9431"/>
                          <pic:cNvPicPr/>
                        </pic:nvPicPr>
                        <pic:blipFill>
                          <a:blip r:embed="rId33"/>
                          <a:stretch>
                            <a:fillRect/>
                          </a:stretch>
                        </pic:blipFill>
                        <pic:spPr>
                          <a:xfrm>
                            <a:off x="822909" y="0"/>
                            <a:ext cx="30480" cy="6097"/>
                          </a:xfrm>
                          <a:prstGeom prst="rect">
                            <a:avLst/>
                          </a:prstGeom>
                        </pic:spPr>
                      </pic:pic>
                      <pic:pic xmlns:pic="http://schemas.openxmlformats.org/drawingml/2006/picture">
                        <pic:nvPicPr>
                          <pic:cNvPr id="9433" name="Picture 9433"/>
                          <pic:cNvPicPr/>
                        </pic:nvPicPr>
                        <pic:blipFill>
                          <a:blip r:embed="rId33"/>
                          <a:stretch>
                            <a:fillRect/>
                          </a:stretch>
                        </pic:blipFill>
                        <pic:spPr>
                          <a:xfrm>
                            <a:off x="853389" y="0"/>
                            <a:ext cx="30480" cy="6097"/>
                          </a:xfrm>
                          <a:prstGeom prst="rect">
                            <a:avLst/>
                          </a:prstGeom>
                        </pic:spPr>
                      </pic:pic>
                      <pic:pic xmlns:pic="http://schemas.openxmlformats.org/drawingml/2006/picture">
                        <pic:nvPicPr>
                          <pic:cNvPr id="9435" name="Picture 9435"/>
                          <pic:cNvPicPr/>
                        </pic:nvPicPr>
                        <pic:blipFill>
                          <a:blip r:embed="rId33"/>
                          <a:stretch>
                            <a:fillRect/>
                          </a:stretch>
                        </pic:blipFill>
                        <pic:spPr>
                          <a:xfrm>
                            <a:off x="883869" y="0"/>
                            <a:ext cx="30480" cy="6097"/>
                          </a:xfrm>
                          <a:prstGeom prst="rect">
                            <a:avLst/>
                          </a:prstGeom>
                        </pic:spPr>
                      </pic:pic>
                      <pic:pic xmlns:pic="http://schemas.openxmlformats.org/drawingml/2006/picture">
                        <pic:nvPicPr>
                          <pic:cNvPr id="9437" name="Picture 9437"/>
                          <pic:cNvPicPr/>
                        </pic:nvPicPr>
                        <pic:blipFill>
                          <a:blip r:embed="rId33"/>
                          <a:stretch>
                            <a:fillRect/>
                          </a:stretch>
                        </pic:blipFill>
                        <pic:spPr>
                          <a:xfrm>
                            <a:off x="914349" y="0"/>
                            <a:ext cx="30480" cy="6097"/>
                          </a:xfrm>
                          <a:prstGeom prst="rect">
                            <a:avLst/>
                          </a:prstGeom>
                        </pic:spPr>
                      </pic:pic>
                      <pic:pic xmlns:pic="http://schemas.openxmlformats.org/drawingml/2006/picture">
                        <pic:nvPicPr>
                          <pic:cNvPr id="9439" name="Picture 9439"/>
                          <pic:cNvPicPr/>
                        </pic:nvPicPr>
                        <pic:blipFill>
                          <a:blip r:embed="rId33"/>
                          <a:stretch>
                            <a:fillRect/>
                          </a:stretch>
                        </pic:blipFill>
                        <pic:spPr>
                          <a:xfrm>
                            <a:off x="944829" y="0"/>
                            <a:ext cx="30480" cy="6097"/>
                          </a:xfrm>
                          <a:prstGeom prst="rect">
                            <a:avLst/>
                          </a:prstGeom>
                        </pic:spPr>
                      </pic:pic>
                      <pic:pic xmlns:pic="http://schemas.openxmlformats.org/drawingml/2006/picture">
                        <pic:nvPicPr>
                          <pic:cNvPr id="9441" name="Picture 9441"/>
                          <pic:cNvPicPr/>
                        </pic:nvPicPr>
                        <pic:blipFill>
                          <a:blip r:embed="rId33"/>
                          <a:stretch>
                            <a:fillRect/>
                          </a:stretch>
                        </pic:blipFill>
                        <pic:spPr>
                          <a:xfrm>
                            <a:off x="975309" y="0"/>
                            <a:ext cx="30480" cy="6097"/>
                          </a:xfrm>
                          <a:prstGeom prst="rect">
                            <a:avLst/>
                          </a:prstGeom>
                        </pic:spPr>
                      </pic:pic>
                      <pic:pic xmlns:pic="http://schemas.openxmlformats.org/drawingml/2006/picture">
                        <pic:nvPicPr>
                          <pic:cNvPr id="9443" name="Picture 9443"/>
                          <pic:cNvPicPr/>
                        </pic:nvPicPr>
                        <pic:blipFill>
                          <a:blip r:embed="rId33"/>
                          <a:stretch>
                            <a:fillRect/>
                          </a:stretch>
                        </pic:blipFill>
                        <pic:spPr>
                          <a:xfrm>
                            <a:off x="1005789" y="0"/>
                            <a:ext cx="30480" cy="6097"/>
                          </a:xfrm>
                          <a:prstGeom prst="rect">
                            <a:avLst/>
                          </a:prstGeom>
                        </pic:spPr>
                      </pic:pic>
                      <pic:pic xmlns:pic="http://schemas.openxmlformats.org/drawingml/2006/picture">
                        <pic:nvPicPr>
                          <pic:cNvPr id="9445" name="Picture 9445"/>
                          <pic:cNvPicPr/>
                        </pic:nvPicPr>
                        <pic:blipFill>
                          <a:blip r:embed="rId33"/>
                          <a:stretch>
                            <a:fillRect/>
                          </a:stretch>
                        </pic:blipFill>
                        <pic:spPr>
                          <a:xfrm>
                            <a:off x="1036269" y="0"/>
                            <a:ext cx="30480" cy="6097"/>
                          </a:xfrm>
                          <a:prstGeom prst="rect">
                            <a:avLst/>
                          </a:prstGeom>
                        </pic:spPr>
                      </pic:pic>
                      <pic:pic xmlns:pic="http://schemas.openxmlformats.org/drawingml/2006/picture">
                        <pic:nvPicPr>
                          <pic:cNvPr id="9447" name="Picture 9447"/>
                          <pic:cNvPicPr/>
                        </pic:nvPicPr>
                        <pic:blipFill>
                          <a:blip r:embed="rId33"/>
                          <a:stretch>
                            <a:fillRect/>
                          </a:stretch>
                        </pic:blipFill>
                        <pic:spPr>
                          <a:xfrm>
                            <a:off x="1066749" y="0"/>
                            <a:ext cx="30480" cy="6097"/>
                          </a:xfrm>
                          <a:prstGeom prst="rect">
                            <a:avLst/>
                          </a:prstGeom>
                        </pic:spPr>
                      </pic:pic>
                      <pic:pic xmlns:pic="http://schemas.openxmlformats.org/drawingml/2006/picture">
                        <pic:nvPicPr>
                          <pic:cNvPr id="9449" name="Picture 9449"/>
                          <pic:cNvPicPr/>
                        </pic:nvPicPr>
                        <pic:blipFill>
                          <a:blip r:embed="rId33"/>
                          <a:stretch>
                            <a:fillRect/>
                          </a:stretch>
                        </pic:blipFill>
                        <pic:spPr>
                          <a:xfrm>
                            <a:off x="1097229" y="0"/>
                            <a:ext cx="30480" cy="6097"/>
                          </a:xfrm>
                          <a:prstGeom prst="rect">
                            <a:avLst/>
                          </a:prstGeom>
                        </pic:spPr>
                      </pic:pic>
                      <pic:pic xmlns:pic="http://schemas.openxmlformats.org/drawingml/2006/picture">
                        <pic:nvPicPr>
                          <pic:cNvPr id="9451" name="Picture 9451"/>
                          <pic:cNvPicPr/>
                        </pic:nvPicPr>
                        <pic:blipFill>
                          <a:blip r:embed="rId33"/>
                          <a:stretch>
                            <a:fillRect/>
                          </a:stretch>
                        </pic:blipFill>
                        <pic:spPr>
                          <a:xfrm>
                            <a:off x="1127709" y="0"/>
                            <a:ext cx="30480" cy="6097"/>
                          </a:xfrm>
                          <a:prstGeom prst="rect">
                            <a:avLst/>
                          </a:prstGeom>
                        </pic:spPr>
                      </pic:pic>
                      <pic:pic xmlns:pic="http://schemas.openxmlformats.org/drawingml/2006/picture">
                        <pic:nvPicPr>
                          <pic:cNvPr id="9453" name="Picture 9453"/>
                          <pic:cNvPicPr/>
                        </pic:nvPicPr>
                        <pic:blipFill>
                          <a:blip r:embed="rId33"/>
                          <a:stretch>
                            <a:fillRect/>
                          </a:stretch>
                        </pic:blipFill>
                        <pic:spPr>
                          <a:xfrm>
                            <a:off x="1158189" y="0"/>
                            <a:ext cx="30480" cy="6097"/>
                          </a:xfrm>
                          <a:prstGeom prst="rect">
                            <a:avLst/>
                          </a:prstGeom>
                        </pic:spPr>
                      </pic:pic>
                      <pic:pic xmlns:pic="http://schemas.openxmlformats.org/drawingml/2006/picture">
                        <pic:nvPicPr>
                          <pic:cNvPr id="9455" name="Picture 9455"/>
                          <pic:cNvPicPr/>
                        </pic:nvPicPr>
                        <pic:blipFill>
                          <a:blip r:embed="rId33"/>
                          <a:stretch>
                            <a:fillRect/>
                          </a:stretch>
                        </pic:blipFill>
                        <pic:spPr>
                          <a:xfrm>
                            <a:off x="1188669" y="0"/>
                            <a:ext cx="30480" cy="6097"/>
                          </a:xfrm>
                          <a:prstGeom prst="rect">
                            <a:avLst/>
                          </a:prstGeom>
                        </pic:spPr>
                      </pic:pic>
                      <pic:pic xmlns:pic="http://schemas.openxmlformats.org/drawingml/2006/picture">
                        <pic:nvPicPr>
                          <pic:cNvPr id="9457" name="Picture 9457"/>
                          <pic:cNvPicPr/>
                        </pic:nvPicPr>
                        <pic:blipFill>
                          <a:blip r:embed="rId33"/>
                          <a:stretch>
                            <a:fillRect/>
                          </a:stretch>
                        </pic:blipFill>
                        <pic:spPr>
                          <a:xfrm>
                            <a:off x="1219149" y="0"/>
                            <a:ext cx="30480" cy="6097"/>
                          </a:xfrm>
                          <a:prstGeom prst="rect">
                            <a:avLst/>
                          </a:prstGeom>
                        </pic:spPr>
                      </pic:pic>
                      <pic:pic xmlns:pic="http://schemas.openxmlformats.org/drawingml/2006/picture">
                        <pic:nvPicPr>
                          <pic:cNvPr id="9459" name="Picture 9459"/>
                          <pic:cNvPicPr/>
                        </pic:nvPicPr>
                        <pic:blipFill>
                          <a:blip r:embed="rId33"/>
                          <a:stretch>
                            <a:fillRect/>
                          </a:stretch>
                        </pic:blipFill>
                        <pic:spPr>
                          <a:xfrm>
                            <a:off x="1249629" y="0"/>
                            <a:ext cx="30480" cy="6097"/>
                          </a:xfrm>
                          <a:prstGeom prst="rect">
                            <a:avLst/>
                          </a:prstGeom>
                        </pic:spPr>
                      </pic:pic>
                      <pic:pic xmlns:pic="http://schemas.openxmlformats.org/drawingml/2006/picture">
                        <pic:nvPicPr>
                          <pic:cNvPr id="9461" name="Picture 9461"/>
                          <pic:cNvPicPr/>
                        </pic:nvPicPr>
                        <pic:blipFill>
                          <a:blip r:embed="rId33"/>
                          <a:stretch>
                            <a:fillRect/>
                          </a:stretch>
                        </pic:blipFill>
                        <pic:spPr>
                          <a:xfrm>
                            <a:off x="1280109" y="0"/>
                            <a:ext cx="30480" cy="6097"/>
                          </a:xfrm>
                          <a:prstGeom prst="rect">
                            <a:avLst/>
                          </a:prstGeom>
                        </pic:spPr>
                      </pic:pic>
                      <pic:pic xmlns:pic="http://schemas.openxmlformats.org/drawingml/2006/picture">
                        <pic:nvPicPr>
                          <pic:cNvPr id="9463" name="Picture 9463"/>
                          <pic:cNvPicPr/>
                        </pic:nvPicPr>
                        <pic:blipFill>
                          <a:blip r:embed="rId33"/>
                          <a:stretch>
                            <a:fillRect/>
                          </a:stretch>
                        </pic:blipFill>
                        <pic:spPr>
                          <a:xfrm>
                            <a:off x="1310589" y="0"/>
                            <a:ext cx="30480" cy="6097"/>
                          </a:xfrm>
                          <a:prstGeom prst="rect">
                            <a:avLst/>
                          </a:prstGeom>
                        </pic:spPr>
                      </pic:pic>
                      <pic:pic xmlns:pic="http://schemas.openxmlformats.org/drawingml/2006/picture">
                        <pic:nvPicPr>
                          <pic:cNvPr id="9465" name="Picture 9465"/>
                          <pic:cNvPicPr/>
                        </pic:nvPicPr>
                        <pic:blipFill>
                          <a:blip r:embed="rId33"/>
                          <a:stretch>
                            <a:fillRect/>
                          </a:stretch>
                        </pic:blipFill>
                        <pic:spPr>
                          <a:xfrm>
                            <a:off x="1341069" y="0"/>
                            <a:ext cx="30785" cy="6097"/>
                          </a:xfrm>
                          <a:prstGeom prst="rect">
                            <a:avLst/>
                          </a:prstGeom>
                        </pic:spPr>
                      </pic:pic>
                      <pic:pic xmlns:pic="http://schemas.openxmlformats.org/drawingml/2006/picture">
                        <pic:nvPicPr>
                          <pic:cNvPr id="9467" name="Picture 9467"/>
                          <pic:cNvPicPr/>
                        </pic:nvPicPr>
                        <pic:blipFill>
                          <a:blip r:embed="rId33"/>
                          <a:stretch>
                            <a:fillRect/>
                          </a:stretch>
                        </pic:blipFill>
                        <pic:spPr>
                          <a:xfrm>
                            <a:off x="1371930" y="0"/>
                            <a:ext cx="30480" cy="6097"/>
                          </a:xfrm>
                          <a:prstGeom prst="rect">
                            <a:avLst/>
                          </a:prstGeom>
                        </pic:spPr>
                      </pic:pic>
                      <pic:pic xmlns:pic="http://schemas.openxmlformats.org/drawingml/2006/picture">
                        <pic:nvPicPr>
                          <pic:cNvPr id="9469" name="Picture 9469"/>
                          <pic:cNvPicPr/>
                        </pic:nvPicPr>
                        <pic:blipFill>
                          <a:blip r:embed="rId33"/>
                          <a:stretch>
                            <a:fillRect/>
                          </a:stretch>
                        </pic:blipFill>
                        <pic:spPr>
                          <a:xfrm>
                            <a:off x="1402410" y="0"/>
                            <a:ext cx="30480" cy="6097"/>
                          </a:xfrm>
                          <a:prstGeom prst="rect">
                            <a:avLst/>
                          </a:prstGeom>
                        </pic:spPr>
                      </pic:pic>
                      <pic:pic xmlns:pic="http://schemas.openxmlformats.org/drawingml/2006/picture">
                        <pic:nvPicPr>
                          <pic:cNvPr id="9471" name="Picture 9471"/>
                          <pic:cNvPicPr/>
                        </pic:nvPicPr>
                        <pic:blipFill>
                          <a:blip r:embed="rId33"/>
                          <a:stretch>
                            <a:fillRect/>
                          </a:stretch>
                        </pic:blipFill>
                        <pic:spPr>
                          <a:xfrm>
                            <a:off x="1432890" y="0"/>
                            <a:ext cx="30480" cy="6097"/>
                          </a:xfrm>
                          <a:prstGeom prst="rect">
                            <a:avLst/>
                          </a:prstGeom>
                        </pic:spPr>
                      </pic:pic>
                      <pic:pic xmlns:pic="http://schemas.openxmlformats.org/drawingml/2006/picture">
                        <pic:nvPicPr>
                          <pic:cNvPr id="9473" name="Picture 9473"/>
                          <pic:cNvPicPr/>
                        </pic:nvPicPr>
                        <pic:blipFill>
                          <a:blip r:embed="rId33"/>
                          <a:stretch>
                            <a:fillRect/>
                          </a:stretch>
                        </pic:blipFill>
                        <pic:spPr>
                          <a:xfrm>
                            <a:off x="1463370" y="0"/>
                            <a:ext cx="30480" cy="6097"/>
                          </a:xfrm>
                          <a:prstGeom prst="rect">
                            <a:avLst/>
                          </a:prstGeom>
                        </pic:spPr>
                      </pic:pic>
                      <pic:pic xmlns:pic="http://schemas.openxmlformats.org/drawingml/2006/picture">
                        <pic:nvPicPr>
                          <pic:cNvPr id="9475" name="Picture 9475"/>
                          <pic:cNvPicPr/>
                        </pic:nvPicPr>
                        <pic:blipFill>
                          <a:blip r:embed="rId33"/>
                          <a:stretch>
                            <a:fillRect/>
                          </a:stretch>
                        </pic:blipFill>
                        <pic:spPr>
                          <a:xfrm>
                            <a:off x="1493850" y="0"/>
                            <a:ext cx="30480" cy="6097"/>
                          </a:xfrm>
                          <a:prstGeom prst="rect">
                            <a:avLst/>
                          </a:prstGeom>
                        </pic:spPr>
                      </pic:pic>
                      <pic:pic xmlns:pic="http://schemas.openxmlformats.org/drawingml/2006/picture">
                        <pic:nvPicPr>
                          <pic:cNvPr id="9477" name="Picture 9477"/>
                          <pic:cNvPicPr/>
                        </pic:nvPicPr>
                        <pic:blipFill>
                          <a:blip r:embed="rId33"/>
                          <a:stretch>
                            <a:fillRect/>
                          </a:stretch>
                        </pic:blipFill>
                        <pic:spPr>
                          <a:xfrm>
                            <a:off x="1524330" y="0"/>
                            <a:ext cx="30480" cy="6097"/>
                          </a:xfrm>
                          <a:prstGeom prst="rect">
                            <a:avLst/>
                          </a:prstGeom>
                        </pic:spPr>
                      </pic:pic>
                      <pic:pic xmlns:pic="http://schemas.openxmlformats.org/drawingml/2006/picture">
                        <pic:nvPicPr>
                          <pic:cNvPr id="9479" name="Picture 9479"/>
                          <pic:cNvPicPr/>
                        </pic:nvPicPr>
                        <pic:blipFill>
                          <a:blip r:embed="rId33"/>
                          <a:stretch>
                            <a:fillRect/>
                          </a:stretch>
                        </pic:blipFill>
                        <pic:spPr>
                          <a:xfrm>
                            <a:off x="1554810" y="0"/>
                            <a:ext cx="30480" cy="6097"/>
                          </a:xfrm>
                          <a:prstGeom prst="rect">
                            <a:avLst/>
                          </a:prstGeom>
                        </pic:spPr>
                      </pic:pic>
                      <pic:pic xmlns:pic="http://schemas.openxmlformats.org/drawingml/2006/picture">
                        <pic:nvPicPr>
                          <pic:cNvPr id="9481" name="Picture 9481"/>
                          <pic:cNvPicPr/>
                        </pic:nvPicPr>
                        <pic:blipFill>
                          <a:blip r:embed="rId33"/>
                          <a:stretch>
                            <a:fillRect/>
                          </a:stretch>
                        </pic:blipFill>
                        <pic:spPr>
                          <a:xfrm>
                            <a:off x="1585290" y="0"/>
                            <a:ext cx="30480" cy="6097"/>
                          </a:xfrm>
                          <a:prstGeom prst="rect">
                            <a:avLst/>
                          </a:prstGeom>
                        </pic:spPr>
                      </pic:pic>
                      <pic:pic xmlns:pic="http://schemas.openxmlformats.org/drawingml/2006/picture">
                        <pic:nvPicPr>
                          <pic:cNvPr id="9483" name="Picture 9483"/>
                          <pic:cNvPicPr/>
                        </pic:nvPicPr>
                        <pic:blipFill>
                          <a:blip r:embed="rId33"/>
                          <a:stretch>
                            <a:fillRect/>
                          </a:stretch>
                        </pic:blipFill>
                        <pic:spPr>
                          <a:xfrm>
                            <a:off x="1615770" y="0"/>
                            <a:ext cx="30480" cy="6097"/>
                          </a:xfrm>
                          <a:prstGeom prst="rect">
                            <a:avLst/>
                          </a:prstGeom>
                        </pic:spPr>
                      </pic:pic>
                      <pic:pic xmlns:pic="http://schemas.openxmlformats.org/drawingml/2006/picture">
                        <pic:nvPicPr>
                          <pic:cNvPr id="9485" name="Picture 9485"/>
                          <pic:cNvPicPr/>
                        </pic:nvPicPr>
                        <pic:blipFill>
                          <a:blip r:embed="rId33"/>
                          <a:stretch>
                            <a:fillRect/>
                          </a:stretch>
                        </pic:blipFill>
                        <pic:spPr>
                          <a:xfrm>
                            <a:off x="1646250" y="0"/>
                            <a:ext cx="30480" cy="6097"/>
                          </a:xfrm>
                          <a:prstGeom prst="rect">
                            <a:avLst/>
                          </a:prstGeom>
                        </pic:spPr>
                      </pic:pic>
                    </wpg:wgp>
                  </a:graphicData>
                </a:graphic>
              </wp:inline>
            </w:drawing>
          </mc:Choice>
          <mc:Fallback>
            <w:pict>
              <v:group w14:anchorId="5A99F4ED" id="Group 75818" o:spid="_x0000_s1026" style="width:132.05pt;height:.5pt;mso-position-horizontal-relative:char;mso-position-vertical-relative:line" coordsize="167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">
                <v:shape id="Picture 9377"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">
                  <v:imagedata r:id="rId35" o:title=""/>
                </v:shape>
                <v:shape id="Picture 9379"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">
                  <v:imagedata r:id="rId35" o:title=""/>
                </v:shape>
                <v:shape id="Picture 9381"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">
                  <v:imagedata r:id="rId35" o:title=""/>
                </v:shape>
                <v:shape id="Picture 9383"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">
                  <v:imagedata r:id="rId35" o:title=""/>
                </v:shape>
                <v:shape id="Picture 9385"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">
                  <v:imagedata r:id="rId35" o:title=""/>
                </v:shape>
                <v:shape id="Picture 9387"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">
                  <v:imagedata r:id="rId35" o:title=""/>
                </v:shape>
                <v:shape id="Picture 9389"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">
                  <v:imagedata r:id="rId35" o:title=""/>
                </v:shape>
                <v:shape id="Picture 9391"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">
                  <v:imagedata r:id="rId35" o:title=""/>
                </v:shape>
                <v:shape id="Picture 9393"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">
                  <v:imagedata r:id="rId35" o:title=""/>
                </v:shape>
                <v:shape id="Picture 9395"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">
                  <v:imagedata r:id="rId35" o:title=""/>
                </v:shape>
                <v:shape id="Picture 9397"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">
                  <v:imagedata r:id="rId35" o:title=""/>
                </v:shape>
                <v:shape id="Picture 9399"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">
                  <v:imagedata r:id="rId35" o:title=""/>
                </v:shape>
                <v:shape id="Picture 9401" o:spid="_x0000_s1039" type="#_x0000_t75" style="position:absolute;left:365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">
                  <v:imagedata r:id="rId35" o:title=""/>
                </v:shape>
                <v:shape id="Picture 9403"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">
                  <v:imagedata r:id="rId35" o:title=""/>
                </v:shape>
                <v:shape id="Picture 9405"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">
                  <v:imagedata r:id="rId35" o:title=""/>
                </v:shape>
                <v:shape id="Picture 9407"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">
                  <v:imagedata r:id="rId35" o:title=""/>
                </v:shape>
                <v:shape id="Picture 9409"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">
                  <v:imagedata r:id="rId35" o:title=""/>
                </v:shape>
                <v:shape id="Picture 9411"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">
                  <v:imagedata r:id="rId35" o:title=""/>
                </v:shape>
                <v:shape id="Picture 9413"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">
                  <v:imagedata r:id="rId35" o:title=""/>
                </v:shape>
                <v:shape id="Picture 9415"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">
                  <v:imagedata r:id="rId35" o:title=""/>
                </v:shape>
                <v:shape id="Picture 9417"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">
                  <v:imagedata r:id="rId35" o:title=""/>
                </v:shape>
                <v:shape id="Picture 9419"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">
                  <v:imagedata r:id="rId35" o:title=""/>
                </v:shape>
                <v:shape id="Picture 9421"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">
                  <v:imagedata r:id="rId35" o:title=""/>
                </v:shape>
                <v:shape id="Picture 9423"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">
                  <v:imagedata r:id="rId35" o:title=""/>
                </v:shape>
                <v:shape id="Picture 9425"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">
                  <v:imagedata r:id="rId35" o:title=""/>
                </v:shape>
                <v:shape id="Picture 9427"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">
                  <v:imagedata r:id="rId35" o:title=""/>
                </v:shape>
                <v:shape id="Picture 9429"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">
                  <v:imagedata r:id="rId35" o:title=""/>
                </v:shape>
                <v:shape id="Picture 9431"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">
                  <v:imagedata r:id="rId35" o:title=""/>
                </v:shape>
                <v:shape id="Picture 9433"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">
                  <v:imagedata r:id="rId35" o:title=""/>
                </v:shape>
                <v:shape id="Picture 9435"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">
                  <v:imagedata r:id="rId35" o:title=""/>
                </v:shape>
                <v:shape id="Picture 9437"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">
                  <v:imagedata r:id="rId35" o:title=""/>
                </v:shape>
                <v:shape id="Picture 9439"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">
                  <v:imagedata r:id="rId35" o:title=""/>
                </v:shape>
                <v:shape id="Picture 9441"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">
                  <v:imagedata r:id="rId35" o:title=""/>
                </v:shape>
                <v:shape id="Picture 9443"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">
                  <v:imagedata r:id="rId35" o:title=""/>
                </v:shape>
                <v:shape id="Picture 9445"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">
                  <v:imagedata r:id="rId35" o:title=""/>
                </v:shape>
                <v:shape id="Picture 9447"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">
                  <v:imagedata r:id="rId35" o:title=""/>
                </v:shape>
                <v:shape id="Picture 9449"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">
                  <v:imagedata r:id="rId35" o:title=""/>
                </v:shape>
                <v:shape id="Picture 9451"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">
                  <v:imagedata r:id="rId35" o:title=""/>
                </v:shape>
                <v:shape id="Picture 9453"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">
                  <v:imagedata r:id="rId35" o:title=""/>
                </v:shape>
                <v:shape id="Picture 9455"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">
                  <v:imagedata r:id="rId35" o:title=""/>
                </v:shape>
                <v:shape id="Picture 9457"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">
                  <v:imagedata r:id="rId35" o:title=""/>
                </v:shape>
                <v:shape id="Picture 9459"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">
                  <v:imagedata r:id="rId35" o:title=""/>
                </v:shape>
                <v:shape id="Picture 9461"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">
                  <v:imagedata r:id="rId35" o:title=""/>
                </v:shape>
                <v:shape id="Picture 9463"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">
                  <v:imagedata r:id="rId35" o:title=""/>
                </v:shape>
                <v:shape id="Picture 9465" o:spid="_x0000_s1071" type="#_x0000_t75" style="position:absolute;left:13410;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">
                  <v:imagedata r:id="rId35" o:title=""/>
                </v:shape>
                <v:shape id="Picture 9467" o:spid="_x0000_s1072" type="#_x0000_t75" style="position:absolute;left:137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">
                  <v:imagedata r:id="rId35" o:title=""/>
                </v:shape>
                <v:shape id="Picture 9469"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">
                  <v:imagedata r:id="rId35" o:title=""/>
                </v:shape>
                <v:shape id="Picture 9471"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">
                  <v:imagedata r:id="rId35" o:title=""/>
                </v:shape>
                <v:shape id="Picture 9473"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">
                  <v:imagedata r:id="rId35" o:title=""/>
                </v:shape>
                <v:shape id="Picture 9475"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">
                  <v:imagedata r:id="rId35" o:title=""/>
                </v:shape>
                <v:shape id="Picture 9477"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">
                  <v:imagedata r:id="rId35" o:title=""/>
                </v:shape>
                <v:shape id="Picture 9479"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">
                  <v:imagedata r:id="rId35" o:title=""/>
                </v:shape>
                <v:shape id="Picture 9481"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">
                  <v:imagedata r:id="rId35" o:title=""/>
                </v:shape>
                <v:shape id="Picture 9483"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">
                  <v:imagedata r:id="rId35" o:title=""/>
                </v:shape>
                <v:shape id="Picture 9485"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">
                  <v:imagedata r:id="rId35" o:title=""/>
                </v:shape>
                <w10:anchorlock/>
              </v:group>
            </w:pict>
          </mc:Fallback>
        </mc:AlternateContent>
      </w:r>
    </w:p>
    <w:p w14:paraId="3A0C57E5" w14:textId="77777777" w:rsidR="0090432E" w:rsidRDefault="004A30B3">
      <w:pPr>
        <w:spacing w:after="4" w:line="260" w:lineRule="auto"/>
        <w:ind w:left="-5" w:right="0"/>
        <w:jc w:val="left"/>
      </w:pPr>
      <w:r>
        <w:rPr>
          <w:b/>
        </w:rPr>
        <w:t xml:space="preserve">Beispiel </w:t>
      </w:r>
    </w:p>
    <w:p w14:paraId="0694D253" w14:textId="77777777" w:rsidR="0090432E" w:rsidRDefault="004A30B3">
      <w:pPr>
        <w:spacing w:after="124" w:line="259" w:lineRule="auto"/>
        <w:ind w:left="19" w:right="0" w:firstLine="0"/>
        <w:jc w:val="left"/>
      </w:pPr>
      <w:r>
        <w:rPr>
          <w:rFonts w:ascii="Calibri" w:eastAsia="Calibri" w:hAnsi="Calibri" w:cs="Calibri"/>
          <w:noProof/>
        </w:rPr>
        <mc:AlternateContent>
          <mc:Choice Requires="wpg">
            <w:drawing>
              <wp:inline distT="0" distB="0" distL="0" distR="0" wp14:anchorId="103DFAC6" wp14:editId="34CA45DD">
                <wp:extent cx="1676730" cy="6096"/>
                <wp:effectExtent l="0" t="0" r="0" b="0"/>
                <wp:docPr id="75820" name="Group 75820"/>
                <wp:cNvGraphicFramePr/>
                <a:graphic xmlns:a="http://schemas.openxmlformats.org/drawingml/2006/main">
                  <a:graphicData uri="http://schemas.microsoft.com/office/word/2010/wordprocessingGroup">
                    <wpg:wgp>
                      <wpg:cNvGrpSpPr/>
                      <wpg:grpSpPr>
                        <a:xfrm>
                          <a:off x="0" y="0"/>
                          <a:ext cx="1676730" cy="6096"/>
                          <a:chOff x="0" y="0"/>
                          <a:chExt cx="1676730" cy="6096"/>
                        </a:xfrm>
                      </wpg:grpSpPr>
                      <pic:pic xmlns:pic="http://schemas.openxmlformats.org/drawingml/2006/picture">
                        <pic:nvPicPr>
                          <pic:cNvPr id="9759" name="Picture 9759"/>
                          <pic:cNvPicPr/>
                        </pic:nvPicPr>
                        <pic:blipFill>
                          <a:blip r:embed="rId33"/>
                          <a:stretch>
                            <a:fillRect/>
                          </a:stretch>
                        </pic:blipFill>
                        <pic:spPr>
                          <a:xfrm>
                            <a:off x="0" y="0"/>
                            <a:ext cx="30480" cy="6096"/>
                          </a:xfrm>
                          <a:prstGeom prst="rect">
                            <a:avLst/>
                          </a:prstGeom>
                        </pic:spPr>
                      </pic:pic>
                      <pic:pic xmlns:pic="http://schemas.openxmlformats.org/drawingml/2006/picture">
                        <pic:nvPicPr>
                          <pic:cNvPr id="9761" name="Picture 9761"/>
                          <pic:cNvPicPr/>
                        </pic:nvPicPr>
                        <pic:blipFill>
                          <a:blip r:embed="rId33"/>
                          <a:stretch>
                            <a:fillRect/>
                          </a:stretch>
                        </pic:blipFill>
                        <pic:spPr>
                          <a:xfrm>
                            <a:off x="30480" y="0"/>
                            <a:ext cx="30480" cy="6096"/>
                          </a:xfrm>
                          <a:prstGeom prst="rect">
                            <a:avLst/>
                          </a:prstGeom>
                        </pic:spPr>
                      </pic:pic>
                      <pic:pic xmlns:pic="http://schemas.openxmlformats.org/drawingml/2006/picture">
                        <pic:nvPicPr>
                          <pic:cNvPr id="9763" name="Picture 9763"/>
                          <pic:cNvPicPr/>
                        </pic:nvPicPr>
                        <pic:blipFill>
                          <a:blip r:embed="rId33"/>
                          <a:stretch>
                            <a:fillRect/>
                          </a:stretch>
                        </pic:blipFill>
                        <pic:spPr>
                          <a:xfrm>
                            <a:off x="60960" y="0"/>
                            <a:ext cx="30480" cy="6096"/>
                          </a:xfrm>
                          <a:prstGeom prst="rect">
                            <a:avLst/>
                          </a:prstGeom>
                        </pic:spPr>
                      </pic:pic>
                      <pic:pic xmlns:pic="http://schemas.openxmlformats.org/drawingml/2006/picture">
                        <pic:nvPicPr>
                          <pic:cNvPr id="9765" name="Picture 9765"/>
                          <pic:cNvPicPr/>
                        </pic:nvPicPr>
                        <pic:blipFill>
                          <a:blip r:embed="rId33"/>
                          <a:stretch>
                            <a:fillRect/>
                          </a:stretch>
                        </pic:blipFill>
                        <pic:spPr>
                          <a:xfrm>
                            <a:off x="91440" y="0"/>
                            <a:ext cx="30480" cy="6096"/>
                          </a:xfrm>
                          <a:prstGeom prst="rect">
                            <a:avLst/>
                          </a:prstGeom>
                        </pic:spPr>
                      </pic:pic>
                      <pic:pic xmlns:pic="http://schemas.openxmlformats.org/drawingml/2006/picture">
                        <pic:nvPicPr>
                          <pic:cNvPr id="9767" name="Picture 9767"/>
                          <pic:cNvPicPr/>
                        </pic:nvPicPr>
                        <pic:blipFill>
                          <a:blip r:embed="rId33"/>
                          <a:stretch>
                            <a:fillRect/>
                          </a:stretch>
                        </pic:blipFill>
                        <pic:spPr>
                          <a:xfrm>
                            <a:off x="121920" y="0"/>
                            <a:ext cx="30480" cy="6096"/>
                          </a:xfrm>
                          <a:prstGeom prst="rect">
                            <a:avLst/>
                          </a:prstGeom>
                        </pic:spPr>
                      </pic:pic>
                      <pic:pic xmlns:pic="http://schemas.openxmlformats.org/drawingml/2006/picture">
                        <pic:nvPicPr>
                          <pic:cNvPr id="9769" name="Picture 9769"/>
                          <pic:cNvPicPr/>
                        </pic:nvPicPr>
                        <pic:blipFill>
                          <a:blip r:embed="rId33"/>
                          <a:stretch>
                            <a:fillRect/>
                          </a:stretch>
                        </pic:blipFill>
                        <pic:spPr>
                          <a:xfrm>
                            <a:off x="152400" y="0"/>
                            <a:ext cx="30480" cy="6096"/>
                          </a:xfrm>
                          <a:prstGeom prst="rect">
                            <a:avLst/>
                          </a:prstGeom>
                        </pic:spPr>
                      </pic:pic>
                      <pic:pic xmlns:pic="http://schemas.openxmlformats.org/drawingml/2006/picture">
                        <pic:nvPicPr>
                          <pic:cNvPr id="9771" name="Picture 9771"/>
                          <pic:cNvPicPr/>
                        </pic:nvPicPr>
                        <pic:blipFill>
                          <a:blip r:embed="rId33"/>
                          <a:stretch>
                            <a:fillRect/>
                          </a:stretch>
                        </pic:blipFill>
                        <pic:spPr>
                          <a:xfrm>
                            <a:off x="182880" y="0"/>
                            <a:ext cx="30480" cy="6096"/>
                          </a:xfrm>
                          <a:prstGeom prst="rect">
                            <a:avLst/>
                          </a:prstGeom>
                        </pic:spPr>
                      </pic:pic>
                      <pic:pic xmlns:pic="http://schemas.openxmlformats.org/drawingml/2006/picture">
                        <pic:nvPicPr>
                          <pic:cNvPr id="9773" name="Picture 9773"/>
                          <pic:cNvPicPr/>
                        </pic:nvPicPr>
                        <pic:blipFill>
                          <a:blip r:embed="rId33"/>
                          <a:stretch>
                            <a:fillRect/>
                          </a:stretch>
                        </pic:blipFill>
                        <pic:spPr>
                          <a:xfrm>
                            <a:off x="213360" y="0"/>
                            <a:ext cx="30480" cy="6096"/>
                          </a:xfrm>
                          <a:prstGeom prst="rect">
                            <a:avLst/>
                          </a:prstGeom>
                        </pic:spPr>
                      </pic:pic>
                      <pic:pic xmlns:pic="http://schemas.openxmlformats.org/drawingml/2006/picture">
                        <pic:nvPicPr>
                          <pic:cNvPr id="9775" name="Picture 9775"/>
                          <pic:cNvPicPr/>
                        </pic:nvPicPr>
                        <pic:blipFill>
                          <a:blip r:embed="rId33"/>
                          <a:stretch>
                            <a:fillRect/>
                          </a:stretch>
                        </pic:blipFill>
                        <pic:spPr>
                          <a:xfrm>
                            <a:off x="243840" y="0"/>
                            <a:ext cx="30480" cy="6096"/>
                          </a:xfrm>
                          <a:prstGeom prst="rect">
                            <a:avLst/>
                          </a:prstGeom>
                        </pic:spPr>
                      </pic:pic>
                      <pic:pic xmlns:pic="http://schemas.openxmlformats.org/drawingml/2006/picture">
                        <pic:nvPicPr>
                          <pic:cNvPr id="9777" name="Picture 9777"/>
                          <pic:cNvPicPr/>
                        </pic:nvPicPr>
                        <pic:blipFill>
                          <a:blip r:embed="rId33"/>
                          <a:stretch>
                            <a:fillRect/>
                          </a:stretch>
                        </pic:blipFill>
                        <pic:spPr>
                          <a:xfrm>
                            <a:off x="274320" y="0"/>
                            <a:ext cx="30480" cy="6096"/>
                          </a:xfrm>
                          <a:prstGeom prst="rect">
                            <a:avLst/>
                          </a:prstGeom>
                        </pic:spPr>
                      </pic:pic>
                      <pic:pic xmlns:pic="http://schemas.openxmlformats.org/drawingml/2006/picture">
                        <pic:nvPicPr>
                          <pic:cNvPr id="9779" name="Picture 9779"/>
                          <pic:cNvPicPr/>
                        </pic:nvPicPr>
                        <pic:blipFill>
                          <a:blip r:embed="rId33"/>
                          <a:stretch>
                            <a:fillRect/>
                          </a:stretch>
                        </pic:blipFill>
                        <pic:spPr>
                          <a:xfrm>
                            <a:off x="304800" y="0"/>
                            <a:ext cx="30480" cy="6096"/>
                          </a:xfrm>
                          <a:prstGeom prst="rect">
                            <a:avLst/>
                          </a:prstGeom>
                        </pic:spPr>
                      </pic:pic>
                      <pic:pic xmlns:pic="http://schemas.openxmlformats.org/drawingml/2006/picture">
                        <pic:nvPicPr>
                          <pic:cNvPr id="9781" name="Picture 9781"/>
                          <pic:cNvPicPr/>
                        </pic:nvPicPr>
                        <pic:blipFill>
                          <a:blip r:embed="rId33"/>
                          <a:stretch>
                            <a:fillRect/>
                          </a:stretch>
                        </pic:blipFill>
                        <pic:spPr>
                          <a:xfrm>
                            <a:off x="335280" y="0"/>
                            <a:ext cx="30480" cy="6096"/>
                          </a:xfrm>
                          <a:prstGeom prst="rect">
                            <a:avLst/>
                          </a:prstGeom>
                        </pic:spPr>
                      </pic:pic>
                      <pic:pic xmlns:pic="http://schemas.openxmlformats.org/drawingml/2006/picture">
                        <pic:nvPicPr>
                          <pic:cNvPr id="9783" name="Picture 9783"/>
                          <pic:cNvPicPr/>
                        </pic:nvPicPr>
                        <pic:blipFill>
                          <a:blip r:embed="rId33"/>
                          <a:stretch>
                            <a:fillRect/>
                          </a:stretch>
                        </pic:blipFill>
                        <pic:spPr>
                          <a:xfrm>
                            <a:off x="365709" y="0"/>
                            <a:ext cx="30480" cy="6096"/>
                          </a:xfrm>
                          <a:prstGeom prst="rect">
                            <a:avLst/>
                          </a:prstGeom>
                        </pic:spPr>
                      </pic:pic>
                      <pic:pic xmlns:pic="http://schemas.openxmlformats.org/drawingml/2006/picture">
                        <pic:nvPicPr>
                          <pic:cNvPr id="9785" name="Picture 9785"/>
                          <pic:cNvPicPr/>
                        </pic:nvPicPr>
                        <pic:blipFill>
                          <a:blip r:embed="rId33"/>
                          <a:stretch>
                            <a:fillRect/>
                          </a:stretch>
                        </pic:blipFill>
                        <pic:spPr>
                          <a:xfrm>
                            <a:off x="396189" y="0"/>
                            <a:ext cx="30480" cy="6096"/>
                          </a:xfrm>
                          <a:prstGeom prst="rect">
                            <a:avLst/>
                          </a:prstGeom>
                        </pic:spPr>
                      </pic:pic>
                      <pic:pic xmlns:pic="http://schemas.openxmlformats.org/drawingml/2006/picture">
                        <pic:nvPicPr>
                          <pic:cNvPr id="9787" name="Picture 9787"/>
                          <pic:cNvPicPr/>
                        </pic:nvPicPr>
                        <pic:blipFill>
                          <a:blip r:embed="rId33"/>
                          <a:stretch>
                            <a:fillRect/>
                          </a:stretch>
                        </pic:blipFill>
                        <pic:spPr>
                          <a:xfrm>
                            <a:off x="426669" y="0"/>
                            <a:ext cx="30480" cy="6096"/>
                          </a:xfrm>
                          <a:prstGeom prst="rect">
                            <a:avLst/>
                          </a:prstGeom>
                        </pic:spPr>
                      </pic:pic>
                      <pic:pic xmlns:pic="http://schemas.openxmlformats.org/drawingml/2006/picture">
                        <pic:nvPicPr>
                          <pic:cNvPr id="9789" name="Picture 9789"/>
                          <pic:cNvPicPr/>
                        </pic:nvPicPr>
                        <pic:blipFill>
                          <a:blip r:embed="rId33"/>
                          <a:stretch>
                            <a:fillRect/>
                          </a:stretch>
                        </pic:blipFill>
                        <pic:spPr>
                          <a:xfrm>
                            <a:off x="457149" y="0"/>
                            <a:ext cx="30480" cy="6096"/>
                          </a:xfrm>
                          <a:prstGeom prst="rect">
                            <a:avLst/>
                          </a:prstGeom>
                        </pic:spPr>
                      </pic:pic>
                      <pic:pic xmlns:pic="http://schemas.openxmlformats.org/drawingml/2006/picture">
                        <pic:nvPicPr>
                          <pic:cNvPr id="9791" name="Picture 9791"/>
                          <pic:cNvPicPr/>
                        </pic:nvPicPr>
                        <pic:blipFill>
                          <a:blip r:embed="rId33"/>
                          <a:stretch>
                            <a:fillRect/>
                          </a:stretch>
                        </pic:blipFill>
                        <pic:spPr>
                          <a:xfrm>
                            <a:off x="487629" y="0"/>
                            <a:ext cx="30480" cy="6096"/>
                          </a:xfrm>
                          <a:prstGeom prst="rect">
                            <a:avLst/>
                          </a:prstGeom>
                        </pic:spPr>
                      </pic:pic>
                      <pic:pic xmlns:pic="http://schemas.openxmlformats.org/drawingml/2006/picture">
                        <pic:nvPicPr>
                          <pic:cNvPr id="9793" name="Picture 9793"/>
                          <pic:cNvPicPr/>
                        </pic:nvPicPr>
                        <pic:blipFill>
                          <a:blip r:embed="rId33"/>
                          <a:stretch>
                            <a:fillRect/>
                          </a:stretch>
                        </pic:blipFill>
                        <pic:spPr>
                          <a:xfrm>
                            <a:off x="518109" y="0"/>
                            <a:ext cx="30480" cy="6096"/>
                          </a:xfrm>
                          <a:prstGeom prst="rect">
                            <a:avLst/>
                          </a:prstGeom>
                        </pic:spPr>
                      </pic:pic>
                      <pic:pic xmlns:pic="http://schemas.openxmlformats.org/drawingml/2006/picture">
                        <pic:nvPicPr>
                          <pic:cNvPr id="9795" name="Picture 9795"/>
                          <pic:cNvPicPr/>
                        </pic:nvPicPr>
                        <pic:blipFill>
                          <a:blip r:embed="rId33"/>
                          <a:stretch>
                            <a:fillRect/>
                          </a:stretch>
                        </pic:blipFill>
                        <pic:spPr>
                          <a:xfrm>
                            <a:off x="548589" y="0"/>
                            <a:ext cx="30480" cy="6096"/>
                          </a:xfrm>
                          <a:prstGeom prst="rect">
                            <a:avLst/>
                          </a:prstGeom>
                        </pic:spPr>
                      </pic:pic>
                      <pic:pic xmlns:pic="http://schemas.openxmlformats.org/drawingml/2006/picture">
                        <pic:nvPicPr>
                          <pic:cNvPr id="9797" name="Picture 9797"/>
                          <pic:cNvPicPr/>
                        </pic:nvPicPr>
                        <pic:blipFill>
                          <a:blip r:embed="rId33"/>
                          <a:stretch>
                            <a:fillRect/>
                          </a:stretch>
                        </pic:blipFill>
                        <pic:spPr>
                          <a:xfrm>
                            <a:off x="579069" y="0"/>
                            <a:ext cx="30480" cy="6096"/>
                          </a:xfrm>
                          <a:prstGeom prst="rect">
                            <a:avLst/>
                          </a:prstGeom>
                        </pic:spPr>
                      </pic:pic>
                      <pic:pic xmlns:pic="http://schemas.openxmlformats.org/drawingml/2006/picture">
                        <pic:nvPicPr>
                          <pic:cNvPr id="9799" name="Picture 9799"/>
                          <pic:cNvPicPr/>
                        </pic:nvPicPr>
                        <pic:blipFill>
                          <a:blip r:embed="rId33"/>
                          <a:stretch>
                            <a:fillRect/>
                          </a:stretch>
                        </pic:blipFill>
                        <pic:spPr>
                          <a:xfrm>
                            <a:off x="609549" y="0"/>
                            <a:ext cx="30480" cy="6096"/>
                          </a:xfrm>
                          <a:prstGeom prst="rect">
                            <a:avLst/>
                          </a:prstGeom>
                        </pic:spPr>
                      </pic:pic>
                      <pic:pic xmlns:pic="http://schemas.openxmlformats.org/drawingml/2006/picture">
                        <pic:nvPicPr>
                          <pic:cNvPr id="9801" name="Picture 9801"/>
                          <pic:cNvPicPr/>
                        </pic:nvPicPr>
                        <pic:blipFill>
                          <a:blip r:embed="rId33"/>
                          <a:stretch>
                            <a:fillRect/>
                          </a:stretch>
                        </pic:blipFill>
                        <pic:spPr>
                          <a:xfrm>
                            <a:off x="640029" y="0"/>
                            <a:ext cx="30480" cy="6096"/>
                          </a:xfrm>
                          <a:prstGeom prst="rect">
                            <a:avLst/>
                          </a:prstGeom>
                        </pic:spPr>
                      </pic:pic>
                      <pic:pic xmlns:pic="http://schemas.openxmlformats.org/drawingml/2006/picture">
                        <pic:nvPicPr>
                          <pic:cNvPr id="9803" name="Picture 9803"/>
                          <pic:cNvPicPr/>
                        </pic:nvPicPr>
                        <pic:blipFill>
                          <a:blip r:embed="rId33"/>
                          <a:stretch>
                            <a:fillRect/>
                          </a:stretch>
                        </pic:blipFill>
                        <pic:spPr>
                          <a:xfrm>
                            <a:off x="670509" y="0"/>
                            <a:ext cx="30480" cy="6096"/>
                          </a:xfrm>
                          <a:prstGeom prst="rect">
                            <a:avLst/>
                          </a:prstGeom>
                        </pic:spPr>
                      </pic:pic>
                      <pic:pic xmlns:pic="http://schemas.openxmlformats.org/drawingml/2006/picture">
                        <pic:nvPicPr>
                          <pic:cNvPr id="9805" name="Picture 9805"/>
                          <pic:cNvPicPr/>
                        </pic:nvPicPr>
                        <pic:blipFill>
                          <a:blip r:embed="rId33"/>
                          <a:stretch>
                            <a:fillRect/>
                          </a:stretch>
                        </pic:blipFill>
                        <pic:spPr>
                          <a:xfrm>
                            <a:off x="700989" y="0"/>
                            <a:ext cx="30480" cy="6096"/>
                          </a:xfrm>
                          <a:prstGeom prst="rect">
                            <a:avLst/>
                          </a:prstGeom>
                        </pic:spPr>
                      </pic:pic>
                      <pic:pic xmlns:pic="http://schemas.openxmlformats.org/drawingml/2006/picture">
                        <pic:nvPicPr>
                          <pic:cNvPr id="9807" name="Picture 9807"/>
                          <pic:cNvPicPr/>
                        </pic:nvPicPr>
                        <pic:blipFill>
                          <a:blip r:embed="rId33"/>
                          <a:stretch>
                            <a:fillRect/>
                          </a:stretch>
                        </pic:blipFill>
                        <pic:spPr>
                          <a:xfrm>
                            <a:off x="731469" y="0"/>
                            <a:ext cx="30480" cy="6096"/>
                          </a:xfrm>
                          <a:prstGeom prst="rect">
                            <a:avLst/>
                          </a:prstGeom>
                        </pic:spPr>
                      </pic:pic>
                      <pic:pic xmlns:pic="http://schemas.openxmlformats.org/drawingml/2006/picture">
                        <pic:nvPicPr>
                          <pic:cNvPr id="9809" name="Picture 9809"/>
                          <pic:cNvPicPr/>
                        </pic:nvPicPr>
                        <pic:blipFill>
                          <a:blip r:embed="rId33"/>
                          <a:stretch>
                            <a:fillRect/>
                          </a:stretch>
                        </pic:blipFill>
                        <pic:spPr>
                          <a:xfrm>
                            <a:off x="761949" y="0"/>
                            <a:ext cx="30480" cy="6096"/>
                          </a:xfrm>
                          <a:prstGeom prst="rect">
                            <a:avLst/>
                          </a:prstGeom>
                        </pic:spPr>
                      </pic:pic>
                      <pic:pic xmlns:pic="http://schemas.openxmlformats.org/drawingml/2006/picture">
                        <pic:nvPicPr>
                          <pic:cNvPr id="9811" name="Picture 9811"/>
                          <pic:cNvPicPr/>
                        </pic:nvPicPr>
                        <pic:blipFill>
                          <a:blip r:embed="rId33"/>
                          <a:stretch>
                            <a:fillRect/>
                          </a:stretch>
                        </pic:blipFill>
                        <pic:spPr>
                          <a:xfrm>
                            <a:off x="792429" y="0"/>
                            <a:ext cx="30480" cy="6096"/>
                          </a:xfrm>
                          <a:prstGeom prst="rect">
                            <a:avLst/>
                          </a:prstGeom>
                        </pic:spPr>
                      </pic:pic>
                      <pic:pic xmlns:pic="http://schemas.openxmlformats.org/drawingml/2006/picture">
                        <pic:nvPicPr>
                          <pic:cNvPr id="9813" name="Picture 9813"/>
                          <pic:cNvPicPr/>
                        </pic:nvPicPr>
                        <pic:blipFill>
                          <a:blip r:embed="rId33"/>
                          <a:stretch>
                            <a:fillRect/>
                          </a:stretch>
                        </pic:blipFill>
                        <pic:spPr>
                          <a:xfrm>
                            <a:off x="822909" y="0"/>
                            <a:ext cx="30480" cy="6096"/>
                          </a:xfrm>
                          <a:prstGeom prst="rect">
                            <a:avLst/>
                          </a:prstGeom>
                        </pic:spPr>
                      </pic:pic>
                      <pic:pic xmlns:pic="http://schemas.openxmlformats.org/drawingml/2006/picture">
                        <pic:nvPicPr>
                          <pic:cNvPr id="9815" name="Picture 9815"/>
                          <pic:cNvPicPr/>
                        </pic:nvPicPr>
                        <pic:blipFill>
                          <a:blip r:embed="rId33"/>
                          <a:stretch>
                            <a:fillRect/>
                          </a:stretch>
                        </pic:blipFill>
                        <pic:spPr>
                          <a:xfrm>
                            <a:off x="853389" y="0"/>
                            <a:ext cx="30480" cy="6096"/>
                          </a:xfrm>
                          <a:prstGeom prst="rect">
                            <a:avLst/>
                          </a:prstGeom>
                        </pic:spPr>
                      </pic:pic>
                      <pic:pic xmlns:pic="http://schemas.openxmlformats.org/drawingml/2006/picture">
                        <pic:nvPicPr>
                          <pic:cNvPr id="9817" name="Picture 9817"/>
                          <pic:cNvPicPr/>
                        </pic:nvPicPr>
                        <pic:blipFill>
                          <a:blip r:embed="rId33"/>
                          <a:stretch>
                            <a:fillRect/>
                          </a:stretch>
                        </pic:blipFill>
                        <pic:spPr>
                          <a:xfrm>
                            <a:off x="883869" y="0"/>
                            <a:ext cx="30480" cy="6096"/>
                          </a:xfrm>
                          <a:prstGeom prst="rect">
                            <a:avLst/>
                          </a:prstGeom>
                        </pic:spPr>
                      </pic:pic>
                      <pic:pic xmlns:pic="http://schemas.openxmlformats.org/drawingml/2006/picture">
                        <pic:nvPicPr>
                          <pic:cNvPr id="9819" name="Picture 9819"/>
                          <pic:cNvPicPr/>
                        </pic:nvPicPr>
                        <pic:blipFill>
                          <a:blip r:embed="rId33"/>
                          <a:stretch>
                            <a:fillRect/>
                          </a:stretch>
                        </pic:blipFill>
                        <pic:spPr>
                          <a:xfrm>
                            <a:off x="914349" y="0"/>
                            <a:ext cx="30480" cy="6096"/>
                          </a:xfrm>
                          <a:prstGeom prst="rect">
                            <a:avLst/>
                          </a:prstGeom>
                        </pic:spPr>
                      </pic:pic>
                      <pic:pic xmlns:pic="http://schemas.openxmlformats.org/drawingml/2006/picture">
                        <pic:nvPicPr>
                          <pic:cNvPr id="9821" name="Picture 9821"/>
                          <pic:cNvPicPr/>
                        </pic:nvPicPr>
                        <pic:blipFill>
                          <a:blip r:embed="rId33"/>
                          <a:stretch>
                            <a:fillRect/>
                          </a:stretch>
                        </pic:blipFill>
                        <pic:spPr>
                          <a:xfrm>
                            <a:off x="944829" y="0"/>
                            <a:ext cx="30480" cy="6096"/>
                          </a:xfrm>
                          <a:prstGeom prst="rect">
                            <a:avLst/>
                          </a:prstGeom>
                        </pic:spPr>
                      </pic:pic>
                      <pic:pic xmlns:pic="http://schemas.openxmlformats.org/drawingml/2006/picture">
                        <pic:nvPicPr>
                          <pic:cNvPr id="9823" name="Picture 9823"/>
                          <pic:cNvPicPr/>
                        </pic:nvPicPr>
                        <pic:blipFill>
                          <a:blip r:embed="rId33"/>
                          <a:stretch>
                            <a:fillRect/>
                          </a:stretch>
                        </pic:blipFill>
                        <pic:spPr>
                          <a:xfrm>
                            <a:off x="975309" y="0"/>
                            <a:ext cx="30480" cy="6096"/>
                          </a:xfrm>
                          <a:prstGeom prst="rect">
                            <a:avLst/>
                          </a:prstGeom>
                        </pic:spPr>
                      </pic:pic>
                      <pic:pic xmlns:pic="http://schemas.openxmlformats.org/drawingml/2006/picture">
                        <pic:nvPicPr>
                          <pic:cNvPr id="9825" name="Picture 9825"/>
                          <pic:cNvPicPr/>
                        </pic:nvPicPr>
                        <pic:blipFill>
                          <a:blip r:embed="rId33"/>
                          <a:stretch>
                            <a:fillRect/>
                          </a:stretch>
                        </pic:blipFill>
                        <pic:spPr>
                          <a:xfrm>
                            <a:off x="1005789" y="0"/>
                            <a:ext cx="30480" cy="6096"/>
                          </a:xfrm>
                          <a:prstGeom prst="rect">
                            <a:avLst/>
                          </a:prstGeom>
                        </pic:spPr>
                      </pic:pic>
                      <pic:pic xmlns:pic="http://schemas.openxmlformats.org/drawingml/2006/picture">
                        <pic:nvPicPr>
                          <pic:cNvPr id="9827" name="Picture 9827"/>
                          <pic:cNvPicPr/>
                        </pic:nvPicPr>
                        <pic:blipFill>
                          <a:blip r:embed="rId33"/>
                          <a:stretch>
                            <a:fillRect/>
                          </a:stretch>
                        </pic:blipFill>
                        <pic:spPr>
                          <a:xfrm>
                            <a:off x="1036269" y="0"/>
                            <a:ext cx="30480" cy="6096"/>
                          </a:xfrm>
                          <a:prstGeom prst="rect">
                            <a:avLst/>
                          </a:prstGeom>
                        </pic:spPr>
                      </pic:pic>
                      <pic:pic xmlns:pic="http://schemas.openxmlformats.org/drawingml/2006/picture">
                        <pic:nvPicPr>
                          <pic:cNvPr id="9829" name="Picture 9829"/>
                          <pic:cNvPicPr/>
                        </pic:nvPicPr>
                        <pic:blipFill>
                          <a:blip r:embed="rId33"/>
                          <a:stretch>
                            <a:fillRect/>
                          </a:stretch>
                        </pic:blipFill>
                        <pic:spPr>
                          <a:xfrm>
                            <a:off x="1066749" y="0"/>
                            <a:ext cx="30480" cy="6096"/>
                          </a:xfrm>
                          <a:prstGeom prst="rect">
                            <a:avLst/>
                          </a:prstGeom>
                        </pic:spPr>
                      </pic:pic>
                      <pic:pic xmlns:pic="http://schemas.openxmlformats.org/drawingml/2006/picture">
                        <pic:nvPicPr>
                          <pic:cNvPr id="9831" name="Picture 9831"/>
                          <pic:cNvPicPr/>
                        </pic:nvPicPr>
                        <pic:blipFill>
                          <a:blip r:embed="rId33"/>
                          <a:stretch>
                            <a:fillRect/>
                          </a:stretch>
                        </pic:blipFill>
                        <pic:spPr>
                          <a:xfrm>
                            <a:off x="1097229" y="0"/>
                            <a:ext cx="30480" cy="6096"/>
                          </a:xfrm>
                          <a:prstGeom prst="rect">
                            <a:avLst/>
                          </a:prstGeom>
                        </pic:spPr>
                      </pic:pic>
                      <pic:pic xmlns:pic="http://schemas.openxmlformats.org/drawingml/2006/picture">
                        <pic:nvPicPr>
                          <pic:cNvPr id="9833" name="Picture 9833"/>
                          <pic:cNvPicPr/>
                        </pic:nvPicPr>
                        <pic:blipFill>
                          <a:blip r:embed="rId33"/>
                          <a:stretch>
                            <a:fillRect/>
                          </a:stretch>
                        </pic:blipFill>
                        <pic:spPr>
                          <a:xfrm>
                            <a:off x="1127709" y="0"/>
                            <a:ext cx="30480" cy="6096"/>
                          </a:xfrm>
                          <a:prstGeom prst="rect">
                            <a:avLst/>
                          </a:prstGeom>
                        </pic:spPr>
                      </pic:pic>
                      <pic:pic xmlns:pic="http://schemas.openxmlformats.org/drawingml/2006/picture">
                        <pic:nvPicPr>
                          <pic:cNvPr id="9835" name="Picture 9835"/>
                          <pic:cNvPicPr/>
                        </pic:nvPicPr>
                        <pic:blipFill>
                          <a:blip r:embed="rId33"/>
                          <a:stretch>
                            <a:fillRect/>
                          </a:stretch>
                        </pic:blipFill>
                        <pic:spPr>
                          <a:xfrm>
                            <a:off x="1158189" y="0"/>
                            <a:ext cx="30480" cy="6096"/>
                          </a:xfrm>
                          <a:prstGeom prst="rect">
                            <a:avLst/>
                          </a:prstGeom>
                        </pic:spPr>
                      </pic:pic>
                      <pic:pic xmlns:pic="http://schemas.openxmlformats.org/drawingml/2006/picture">
                        <pic:nvPicPr>
                          <pic:cNvPr id="9837" name="Picture 9837"/>
                          <pic:cNvPicPr/>
                        </pic:nvPicPr>
                        <pic:blipFill>
                          <a:blip r:embed="rId33"/>
                          <a:stretch>
                            <a:fillRect/>
                          </a:stretch>
                        </pic:blipFill>
                        <pic:spPr>
                          <a:xfrm>
                            <a:off x="1188669" y="0"/>
                            <a:ext cx="30480" cy="6096"/>
                          </a:xfrm>
                          <a:prstGeom prst="rect">
                            <a:avLst/>
                          </a:prstGeom>
                        </pic:spPr>
                      </pic:pic>
                      <pic:pic xmlns:pic="http://schemas.openxmlformats.org/drawingml/2006/picture">
                        <pic:nvPicPr>
                          <pic:cNvPr id="9839" name="Picture 9839"/>
                          <pic:cNvPicPr/>
                        </pic:nvPicPr>
                        <pic:blipFill>
                          <a:blip r:embed="rId33"/>
                          <a:stretch>
                            <a:fillRect/>
                          </a:stretch>
                        </pic:blipFill>
                        <pic:spPr>
                          <a:xfrm>
                            <a:off x="1219149" y="0"/>
                            <a:ext cx="30480" cy="6096"/>
                          </a:xfrm>
                          <a:prstGeom prst="rect">
                            <a:avLst/>
                          </a:prstGeom>
                        </pic:spPr>
                      </pic:pic>
                      <pic:pic xmlns:pic="http://schemas.openxmlformats.org/drawingml/2006/picture">
                        <pic:nvPicPr>
                          <pic:cNvPr id="9841" name="Picture 9841"/>
                          <pic:cNvPicPr/>
                        </pic:nvPicPr>
                        <pic:blipFill>
                          <a:blip r:embed="rId33"/>
                          <a:stretch>
                            <a:fillRect/>
                          </a:stretch>
                        </pic:blipFill>
                        <pic:spPr>
                          <a:xfrm>
                            <a:off x="1249629" y="0"/>
                            <a:ext cx="30480" cy="6096"/>
                          </a:xfrm>
                          <a:prstGeom prst="rect">
                            <a:avLst/>
                          </a:prstGeom>
                        </pic:spPr>
                      </pic:pic>
                      <pic:pic xmlns:pic="http://schemas.openxmlformats.org/drawingml/2006/picture">
                        <pic:nvPicPr>
                          <pic:cNvPr id="9843" name="Picture 9843"/>
                          <pic:cNvPicPr/>
                        </pic:nvPicPr>
                        <pic:blipFill>
                          <a:blip r:embed="rId33"/>
                          <a:stretch>
                            <a:fillRect/>
                          </a:stretch>
                        </pic:blipFill>
                        <pic:spPr>
                          <a:xfrm>
                            <a:off x="1280109" y="0"/>
                            <a:ext cx="30480" cy="6096"/>
                          </a:xfrm>
                          <a:prstGeom prst="rect">
                            <a:avLst/>
                          </a:prstGeom>
                        </pic:spPr>
                      </pic:pic>
                      <pic:pic xmlns:pic="http://schemas.openxmlformats.org/drawingml/2006/picture">
                        <pic:nvPicPr>
                          <pic:cNvPr id="9845" name="Picture 9845"/>
                          <pic:cNvPicPr/>
                        </pic:nvPicPr>
                        <pic:blipFill>
                          <a:blip r:embed="rId33"/>
                          <a:stretch>
                            <a:fillRect/>
                          </a:stretch>
                        </pic:blipFill>
                        <pic:spPr>
                          <a:xfrm>
                            <a:off x="1310589" y="0"/>
                            <a:ext cx="30480" cy="6096"/>
                          </a:xfrm>
                          <a:prstGeom prst="rect">
                            <a:avLst/>
                          </a:prstGeom>
                        </pic:spPr>
                      </pic:pic>
                      <pic:pic xmlns:pic="http://schemas.openxmlformats.org/drawingml/2006/picture">
                        <pic:nvPicPr>
                          <pic:cNvPr id="9847" name="Picture 9847"/>
                          <pic:cNvPicPr/>
                        </pic:nvPicPr>
                        <pic:blipFill>
                          <a:blip r:embed="rId33"/>
                          <a:stretch>
                            <a:fillRect/>
                          </a:stretch>
                        </pic:blipFill>
                        <pic:spPr>
                          <a:xfrm>
                            <a:off x="1341069" y="0"/>
                            <a:ext cx="30785" cy="6096"/>
                          </a:xfrm>
                          <a:prstGeom prst="rect">
                            <a:avLst/>
                          </a:prstGeom>
                        </pic:spPr>
                      </pic:pic>
                      <pic:pic xmlns:pic="http://schemas.openxmlformats.org/drawingml/2006/picture">
                        <pic:nvPicPr>
                          <pic:cNvPr id="9849" name="Picture 9849"/>
                          <pic:cNvPicPr/>
                        </pic:nvPicPr>
                        <pic:blipFill>
                          <a:blip r:embed="rId33"/>
                          <a:stretch>
                            <a:fillRect/>
                          </a:stretch>
                        </pic:blipFill>
                        <pic:spPr>
                          <a:xfrm>
                            <a:off x="1371930" y="0"/>
                            <a:ext cx="30480" cy="6096"/>
                          </a:xfrm>
                          <a:prstGeom prst="rect">
                            <a:avLst/>
                          </a:prstGeom>
                        </pic:spPr>
                      </pic:pic>
                      <pic:pic xmlns:pic="http://schemas.openxmlformats.org/drawingml/2006/picture">
                        <pic:nvPicPr>
                          <pic:cNvPr id="9851" name="Picture 9851"/>
                          <pic:cNvPicPr/>
                        </pic:nvPicPr>
                        <pic:blipFill>
                          <a:blip r:embed="rId33"/>
                          <a:stretch>
                            <a:fillRect/>
                          </a:stretch>
                        </pic:blipFill>
                        <pic:spPr>
                          <a:xfrm>
                            <a:off x="1402410" y="0"/>
                            <a:ext cx="30480" cy="6096"/>
                          </a:xfrm>
                          <a:prstGeom prst="rect">
                            <a:avLst/>
                          </a:prstGeom>
                        </pic:spPr>
                      </pic:pic>
                      <pic:pic xmlns:pic="http://schemas.openxmlformats.org/drawingml/2006/picture">
                        <pic:nvPicPr>
                          <pic:cNvPr id="9853" name="Picture 9853"/>
                          <pic:cNvPicPr/>
                        </pic:nvPicPr>
                        <pic:blipFill>
                          <a:blip r:embed="rId33"/>
                          <a:stretch>
                            <a:fillRect/>
                          </a:stretch>
                        </pic:blipFill>
                        <pic:spPr>
                          <a:xfrm>
                            <a:off x="1432890" y="0"/>
                            <a:ext cx="30480" cy="6096"/>
                          </a:xfrm>
                          <a:prstGeom prst="rect">
                            <a:avLst/>
                          </a:prstGeom>
                        </pic:spPr>
                      </pic:pic>
                      <pic:pic xmlns:pic="http://schemas.openxmlformats.org/drawingml/2006/picture">
                        <pic:nvPicPr>
                          <pic:cNvPr id="9855" name="Picture 9855"/>
                          <pic:cNvPicPr/>
                        </pic:nvPicPr>
                        <pic:blipFill>
                          <a:blip r:embed="rId33"/>
                          <a:stretch>
                            <a:fillRect/>
                          </a:stretch>
                        </pic:blipFill>
                        <pic:spPr>
                          <a:xfrm>
                            <a:off x="1463370" y="0"/>
                            <a:ext cx="30480" cy="6096"/>
                          </a:xfrm>
                          <a:prstGeom prst="rect">
                            <a:avLst/>
                          </a:prstGeom>
                        </pic:spPr>
                      </pic:pic>
                      <pic:pic xmlns:pic="http://schemas.openxmlformats.org/drawingml/2006/picture">
                        <pic:nvPicPr>
                          <pic:cNvPr id="9857" name="Picture 9857"/>
                          <pic:cNvPicPr/>
                        </pic:nvPicPr>
                        <pic:blipFill>
                          <a:blip r:embed="rId33"/>
                          <a:stretch>
                            <a:fillRect/>
                          </a:stretch>
                        </pic:blipFill>
                        <pic:spPr>
                          <a:xfrm>
                            <a:off x="1493850" y="0"/>
                            <a:ext cx="30480" cy="6096"/>
                          </a:xfrm>
                          <a:prstGeom prst="rect">
                            <a:avLst/>
                          </a:prstGeom>
                        </pic:spPr>
                      </pic:pic>
                      <pic:pic xmlns:pic="http://schemas.openxmlformats.org/drawingml/2006/picture">
                        <pic:nvPicPr>
                          <pic:cNvPr id="9859" name="Picture 9859"/>
                          <pic:cNvPicPr/>
                        </pic:nvPicPr>
                        <pic:blipFill>
                          <a:blip r:embed="rId33"/>
                          <a:stretch>
                            <a:fillRect/>
                          </a:stretch>
                        </pic:blipFill>
                        <pic:spPr>
                          <a:xfrm>
                            <a:off x="1524330" y="0"/>
                            <a:ext cx="30480" cy="6096"/>
                          </a:xfrm>
                          <a:prstGeom prst="rect">
                            <a:avLst/>
                          </a:prstGeom>
                        </pic:spPr>
                      </pic:pic>
                      <pic:pic xmlns:pic="http://schemas.openxmlformats.org/drawingml/2006/picture">
                        <pic:nvPicPr>
                          <pic:cNvPr id="9861" name="Picture 9861"/>
                          <pic:cNvPicPr/>
                        </pic:nvPicPr>
                        <pic:blipFill>
                          <a:blip r:embed="rId33"/>
                          <a:stretch>
                            <a:fillRect/>
                          </a:stretch>
                        </pic:blipFill>
                        <pic:spPr>
                          <a:xfrm>
                            <a:off x="1554810" y="0"/>
                            <a:ext cx="30480" cy="6096"/>
                          </a:xfrm>
                          <a:prstGeom prst="rect">
                            <a:avLst/>
                          </a:prstGeom>
                        </pic:spPr>
                      </pic:pic>
                      <pic:pic xmlns:pic="http://schemas.openxmlformats.org/drawingml/2006/picture">
                        <pic:nvPicPr>
                          <pic:cNvPr id="9863" name="Picture 9863"/>
                          <pic:cNvPicPr/>
                        </pic:nvPicPr>
                        <pic:blipFill>
                          <a:blip r:embed="rId33"/>
                          <a:stretch>
                            <a:fillRect/>
                          </a:stretch>
                        </pic:blipFill>
                        <pic:spPr>
                          <a:xfrm>
                            <a:off x="1585290" y="0"/>
                            <a:ext cx="30480" cy="6096"/>
                          </a:xfrm>
                          <a:prstGeom prst="rect">
                            <a:avLst/>
                          </a:prstGeom>
                        </pic:spPr>
                      </pic:pic>
                      <pic:pic xmlns:pic="http://schemas.openxmlformats.org/drawingml/2006/picture">
                        <pic:nvPicPr>
                          <pic:cNvPr id="9865" name="Picture 9865"/>
                          <pic:cNvPicPr/>
                        </pic:nvPicPr>
                        <pic:blipFill>
                          <a:blip r:embed="rId33"/>
                          <a:stretch>
                            <a:fillRect/>
                          </a:stretch>
                        </pic:blipFill>
                        <pic:spPr>
                          <a:xfrm>
                            <a:off x="1615770" y="0"/>
                            <a:ext cx="30480" cy="6096"/>
                          </a:xfrm>
                          <a:prstGeom prst="rect">
                            <a:avLst/>
                          </a:prstGeom>
                        </pic:spPr>
                      </pic:pic>
                      <pic:pic xmlns:pic="http://schemas.openxmlformats.org/drawingml/2006/picture">
                        <pic:nvPicPr>
                          <pic:cNvPr id="9867" name="Picture 9867"/>
                          <pic:cNvPicPr/>
                        </pic:nvPicPr>
                        <pic:blipFill>
                          <a:blip r:embed="rId33"/>
                          <a:stretch>
                            <a:fillRect/>
                          </a:stretch>
                        </pic:blipFill>
                        <pic:spPr>
                          <a:xfrm>
                            <a:off x="1646250" y="0"/>
                            <a:ext cx="30480" cy="6096"/>
                          </a:xfrm>
                          <a:prstGeom prst="rect">
                            <a:avLst/>
                          </a:prstGeom>
                        </pic:spPr>
                      </pic:pic>
                    </wpg:wgp>
                  </a:graphicData>
                </a:graphic>
              </wp:inline>
            </w:drawing>
          </mc:Choice>
          <mc:Fallback>
            <w:pict>
              <v:group w14:anchorId="2CDC706B" id="Group 75820" o:spid="_x0000_s1026" style="width:132.05pt;height:.5pt;mso-position-horizontal-relative:char;mso-position-vertical-relative:line" coordsize="167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">
                <v:shape id="Picture 9759"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">
                  <v:imagedata r:id="rId35" o:title=""/>
                </v:shape>
                <v:shape id="Picture 9761"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">
                  <v:imagedata r:id="rId35" o:title=""/>
                </v:shape>
                <v:shape id="Picture 9763"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">
                  <v:imagedata r:id="rId35" o:title=""/>
                </v:shape>
                <v:shape id="Picture 9765"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">
                  <v:imagedata r:id="rId35" o:title=""/>
                </v:shape>
                <v:shape id="Picture 9767"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">
                  <v:imagedata r:id="rId35" o:title=""/>
                </v:shape>
                <v:shape id="Picture 9769"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">
                  <v:imagedata r:id="rId35" o:title=""/>
                </v:shape>
                <v:shape id="Picture 9771"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">
                  <v:imagedata r:id="rId35" o:title=""/>
                </v:shape>
                <v:shape id="Picture 9773"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">
                  <v:imagedata r:id="rId35" o:title=""/>
                </v:shape>
                <v:shape id="Picture 9775"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">
                  <v:imagedata r:id="rId35" o:title=""/>
                </v:shape>
                <v:shape id="Picture 9777"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">
                  <v:imagedata r:id="rId35" o:title=""/>
                </v:shape>
                <v:shape id="Picture 9779"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">
                  <v:imagedata r:id="rId35" o:title=""/>
                </v:shape>
                <v:shape id="Picture 9781"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">
                  <v:imagedata r:id="rId35" o:title=""/>
                </v:shape>
                <v:shape id="Picture 9783" o:spid="_x0000_s1039" type="#_x0000_t75" style="position:absolute;left:365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">
                  <v:imagedata r:id="rId35" o:title=""/>
                </v:shape>
                <v:shape id="Picture 9785"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">
                  <v:imagedata r:id="rId35" o:title=""/>
                </v:shape>
                <v:shape id="Picture 9787"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">
                  <v:imagedata r:id="rId35" o:title=""/>
                </v:shape>
                <v:shape id="Picture 9789"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">
                  <v:imagedata r:id="rId35" o:title=""/>
                </v:shape>
                <v:shape id="Picture 9791"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">
                  <v:imagedata r:id="rId35" o:title=""/>
                </v:shape>
                <v:shape id="Picture 9793"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">
                  <v:imagedata r:id="rId35" o:title=""/>
                </v:shape>
                <v:shape id="Picture 9795"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">
                  <v:imagedata r:id="rId35" o:title=""/>
                </v:shape>
                <v:shape id="Picture 9797"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">
                  <v:imagedata r:id="rId35" o:title=""/>
                </v:shape>
                <v:shape id="Picture 9799"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">
                  <v:imagedata r:id="rId35" o:title=""/>
                </v:shape>
                <v:shape id="Picture 9801"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">
                  <v:imagedata r:id="rId35" o:title=""/>
                </v:shape>
                <v:shape id="Picture 9803"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">
                  <v:imagedata r:id="rId35" o:title=""/>
                </v:shape>
                <v:shape id="Picture 9805"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">
                  <v:imagedata r:id="rId35" o:title=""/>
                </v:shape>
                <v:shape id="Picture 9807"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">
                  <v:imagedata r:id="rId35" o:title=""/>
                </v:shape>
                <v:shape id="Picture 9809"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">
                  <v:imagedata r:id="rId35" o:title=""/>
                </v:shape>
                <v:shape id="Picture 9811"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">
                  <v:imagedata r:id="rId35" o:title=""/>
                </v:shape>
                <v:shape id="Picture 9813"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">
                  <v:imagedata r:id="rId35" o:title=""/>
                </v:shape>
                <v:shape id="Picture 9815"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">
                  <v:imagedata r:id="rId35" o:title=""/>
                </v:shape>
                <v:shape id="Picture 9817"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">
                  <v:imagedata r:id="rId35" o:title=""/>
                </v:shape>
                <v:shape id="Picture 9819"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">
                  <v:imagedata r:id="rId35" o:title=""/>
                </v:shape>
                <v:shape id="Picture 9821"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">
                  <v:imagedata r:id="rId35" o:title=""/>
                </v:shape>
                <v:shape id="Picture 9823"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">
                  <v:imagedata r:id="rId35" o:title=""/>
                </v:shape>
                <v:shape id="Picture 9825"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">
                  <v:imagedata r:id="rId35" o:title=""/>
                </v:shape>
                <v:shape id="Picture 9827"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">
                  <v:imagedata r:id="rId35" o:title=""/>
                </v:shape>
                <v:shape id="Picture 9829"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">
                  <v:imagedata r:id="rId35" o:title=""/>
                </v:shape>
                <v:shape id="Picture 9831"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">
                  <v:imagedata r:id="rId35" o:title=""/>
                </v:shape>
                <v:shape id="Picture 9833"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">
                  <v:imagedata r:id="rId35" o:title=""/>
                </v:shape>
                <v:shape id="Picture 9835"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">
                  <v:imagedata r:id="rId35" o:title=""/>
                </v:shape>
                <v:shape id="Picture 9837"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">
                  <v:imagedata r:id="rId35" o:title=""/>
                </v:shape>
                <v:shape id="Picture 9839"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">
                  <v:imagedata r:id="rId35" o:title=""/>
                </v:shape>
                <v:shape id="Picture 9841"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">
                  <v:imagedata r:id="rId35" o:title=""/>
                </v:shape>
                <v:shape id="Picture 9843"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">
                  <v:imagedata r:id="rId35" o:title=""/>
                </v:shape>
                <v:shape id="Picture 9845"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">
                  <v:imagedata r:id="rId35" o:title=""/>
                </v:shape>
                <v:shape id="Picture 9847" o:spid="_x0000_s1071" type="#_x0000_t75" style="position:absolute;left:13410;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">
                  <v:imagedata r:id="rId35" o:title=""/>
                </v:shape>
                <v:shape id="Picture 9849" o:spid="_x0000_s1072" type="#_x0000_t75" style="position:absolute;left:137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">
                  <v:imagedata r:id="rId35" o:title=""/>
                </v:shape>
                <v:shape id="Picture 9851"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">
                  <v:imagedata r:id="rId35" o:title=""/>
                </v:shape>
                <v:shape id="Picture 9853"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">
                  <v:imagedata r:id="rId35" o:title=""/>
                </v:shape>
                <v:shape id="Picture 9855"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">
                  <v:imagedata r:id="rId35" o:title=""/>
                </v:shape>
                <v:shape id="Picture 9857"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">
                  <v:imagedata r:id="rId35" o:title=""/>
                </v:shape>
                <v:shape id="Picture 9859"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">
                  <v:imagedata r:id="rId35" o:title=""/>
                </v:shape>
                <v:shape id="Picture 9861"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">
                  <v:imagedata r:id="rId35" o:title=""/>
                </v:shape>
                <v:shape id="Picture 9863"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">
                  <v:imagedata r:id="rId35" o:title=""/>
                </v:shape>
                <v:shape id="Picture 9865"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">
                  <v:imagedata r:id="rId35" o:title=""/>
                </v:shape>
                <v:shape id="Picture 9867"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">
                  <v:imagedata r:id="rId35" o:title=""/>
                </v:shape>
                <w10:anchorlock/>
              </v:group>
            </w:pict>
          </mc:Fallback>
        </mc:AlternateContent>
      </w:r>
    </w:p>
    <w:p w14:paraId="16555D5F" w14:textId="77777777" w:rsidR="0090432E" w:rsidRDefault="004A30B3">
      <w:pPr>
        <w:spacing w:after="152"/>
        <w:ind w:left="-5" w:right="0"/>
      </w:pPr>
      <w:r>
        <w:t xml:space="preserve">Ein Klassendiagramm, welches die Klassen der Anwendung und deren Beziehungen untereinander darstellt, kann im Anhang A12 eingesehen werden. </w:t>
      </w:r>
    </w:p>
    <w:p w14:paraId="63EBC739" w14:textId="77777777" w:rsidR="0090432E" w:rsidRDefault="004A30B3">
      <w:pPr>
        <w:spacing w:after="265"/>
        <w:ind w:left="-5" w:right="0"/>
      </w:pPr>
      <w:r>
        <w:lastRenderedPageBreak/>
        <w:t xml:space="preserve">Die EPK in Anhang A6 zeigt den grundsätzlichen Ablauf beim Einlesen eines Moduls. </w:t>
      </w:r>
    </w:p>
    <w:p w14:paraId="6746BB02" w14:textId="77777777" w:rsidR="0090432E" w:rsidRPr="00922E86" w:rsidRDefault="004A30B3" w:rsidP="00E65E51">
      <w:pPr>
        <w:pStyle w:val="Heading2"/>
        <w:ind w:left="0" w:firstLine="0"/>
      </w:pPr>
      <w:bookmarkStart w:id="133" w:name="_Toc129267897"/>
      <w:r w:rsidRPr="00922E86">
        <w:t xml:space="preserve">4.6 </w:t>
      </w:r>
      <w:r w:rsidRPr="00922E86">
        <w:tab/>
        <w:t>Maßnahmen zur Qualitätssicherung</w:t>
      </w:r>
      <w:bookmarkEnd w:id="133"/>
      <w:r w:rsidRPr="00922E86">
        <w:t xml:space="preserve"> </w:t>
      </w:r>
    </w:p>
    <w:p w14:paraId="1F812BBF" w14:textId="77777777" w:rsidR="0090432E" w:rsidRDefault="004A30B3">
      <w:pPr>
        <w:numPr>
          <w:ilvl w:val="0"/>
          <w:numId w:val="3"/>
        </w:numPr>
        <w:ind w:right="0" w:hanging="360"/>
      </w:pPr>
      <w:r>
        <w:t xml:space="preserve">Welche Maßnahmen werden ergriffen, um die Qualität des Projektergebnisses (siehe Kapitel 3.5) zu sichern (z.B. automatische Tests, Anwendertests)? </w:t>
      </w:r>
    </w:p>
    <w:p w14:paraId="39780711" w14:textId="77777777" w:rsidR="00E65E51" w:rsidRDefault="004A30B3">
      <w:pPr>
        <w:numPr>
          <w:ilvl w:val="0"/>
          <w:numId w:val="3"/>
        </w:numPr>
        <w:spacing w:line="433" w:lineRule="auto"/>
        <w:ind w:right="0" w:hanging="360"/>
      </w:pPr>
      <w:r>
        <w:t>Ggfs. Definition von Testfällen und deren Durchführ</w:t>
      </w:r>
      <w:r w:rsidR="00E65E51">
        <w:t>ung (durch Programme/Benutzer).</w:t>
      </w:r>
    </w:p>
    <w:p w14:paraId="4CB3F85B" w14:textId="77777777" w:rsidR="0090432E" w:rsidRPr="00E65E51" w:rsidRDefault="00E65E51" w:rsidP="00E65E51">
      <w:pPr>
        <w:pStyle w:val="Heading2"/>
        <w:tabs>
          <w:tab w:val="right" w:pos="3686"/>
        </w:tabs>
        <w:ind w:left="709" w:hanging="709"/>
      </w:pPr>
      <w:bookmarkStart w:id="134" w:name="_Toc129267898"/>
      <w:r>
        <w:t>4.7</w:t>
      </w:r>
      <w:r>
        <w:tab/>
      </w:r>
      <w:r w:rsidRPr="00E65E51">
        <w:t>P</w:t>
      </w:r>
      <w:r w:rsidR="004A30B3" w:rsidRPr="00E65E51">
        <w:t>flichtenheft/Datenverarbeitungskonzept</w:t>
      </w:r>
      <w:bookmarkEnd w:id="134"/>
      <w:r w:rsidR="004A30B3" w:rsidRPr="00E65E51">
        <w:t xml:space="preserve"> </w:t>
      </w:r>
    </w:p>
    <w:p w14:paraId="2F4BAB74" w14:textId="77777777" w:rsidR="0090432E" w:rsidRDefault="004A30B3">
      <w:pPr>
        <w:numPr>
          <w:ilvl w:val="0"/>
          <w:numId w:val="3"/>
        </w:numPr>
        <w:ind w:right="0" w:hanging="360"/>
      </w:pPr>
      <w:r>
        <w:t xml:space="preserve">Auszüge aus dem Pflichtenheft/Datenverarbeitungskonzept, wenn es im Rahmen des Projekts erstellt wurde. </w:t>
      </w:r>
    </w:p>
    <w:p w14:paraId="04FD464E" w14:textId="77777777" w:rsidR="0090432E" w:rsidRDefault="004A30B3">
      <w:pPr>
        <w:spacing w:after="23" w:line="259" w:lineRule="auto"/>
        <w:ind w:left="-29" w:right="-26" w:firstLine="0"/>
        <w:jc w:val="left"/>
      </w:pPr>
      <w:r>
        <w:rPr>
          <w:rFonts w:ascii="Calibri" w:eastAsia="Calibri" w:hAnsi="Calibri" w:cs="Calibri"/>
          <w:noProof/>
        </w:rPr>
        <mc:AlternateContent>
          <mc:Choice Requires="wpg">
            <w:drawing>
              <wp:inline distT="0" distB="0" distL="0" distR="0" wp14:anchorId="4EE6F126" wp14:editId="0CBE0BAF">
                <wp:extent cx="5796738" cy="6096"/>
                <wp:effectExtent l="0" t="0" r="0" b="0"/>
                <wp:docPr id="75830" name="Group 75830"/>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10189" name="Picture 10189"/>
                          <pic:cNvPicPr/>
                        </pic:nvPicPr>
                        <pic:blipFill>
                          <a:blip r:embed="rId33"/>
                          <a:stretch>
                            <a:fillRect/>
                          </a:stretch>
                        </pic:blipFill>
                        <pic:spPr>
                          <a:xfrm>
                            <a:off x="0" y="0"/>
                            <a:ext cx="30480" cy="6096"/>
                          </a:xfrm>
                          <a:prstGeom prst="rect">
                            <a:avLst/>
                          </a:prstGeom>
                        </pic:spPr>
                      </pic:pic>
                      <pic:pic xmlns:pic="http://schemas.openxmlformats.org/drawingml/2006/picture">
                        <pic:nvPicPr>
                          <pic:cNvPr id="10191" name="Picture 10191"/>
                          <pic:cNvPicPr/>
                        </pic:nvPicPr>
                        <pic:blipFill>
                          <a:blip r:embed="rId33"/>
                          <a:stretch>
                            <a:fillRect/>
                          </a:stretch>
                        </pic:blipFill>
                        <pic:spPr>
                          <a:xfrm>
                            <a:off x="30480" y="0"/>
                            <a:ext cx="30480" cy="6096"/>
                          </a:xfrm>
                          <a:prstGeom prst="rect">
                            <a:avLst/>
                          </a:prstGeom>
                        </pic:spPr>
                      </pic:pic>
                      <pic:pic xmlns:pic="http://schemas.openxmlformats.org/drawingml/2006/picture">
                        <pic:nvPicPr>
                          <pic:cNvPr id="10193" name="Picture 10193"/>
                          <pic:cNvPicPr/>
                        </pic:nvPicPr>
                        <pic:blipFill>
                          <a:blip r:embed="rId33"/>
                          <a:stretch>
                            <a:fillRect/>
                          </a:stretch>
                        </pic:blipFill>
                        <pic:spPr>
                          <a:xfrm>
                            <a:off x="60960" y="0"/>
                            <a:ext cx="30480" cy="6096"/>
                          </a:xfrm>
                          <a:prstGeom prst="rect">
                            <a:avLst/>
                          </a:prstGeom>
                        </pic:spPr>
                      </pic:pic>
                      <pic:pic xmlns:pic="http://schemas.openxmlformats.org/drawingml/2006/picture">
                        <pic:nvPicPr>
                          <pic:cNvPr id="10195" name="Picture 10195"/>
                          <pic:cNvPicPr/>
                        </pic:nvPicPr>
                        <pic:blipFill>
                          <a:blip r:embed="rId33"/>
                          <a:stretch>
                            <a:fillRect/>
                          </a:stretch>
                        </pic:blipFill>
                        <pic:spPr>
                          <a:xfrm>
                            <a:off x="91440" y="0"/>
                            <a:ext cx="30480" cy="6096"/>
                          </a:xfrm>
                          <a:prstGeom prst="rect">
                            <a:avLst/>
                          </a:prstGeom>
                        </pic:spPr>
                      </pic:pic>
                      <pic:pic xmlns:pic="http://schemas.openxmlformats.org/drawingml/2006/picture">
                        <pic:nvPicPr>
                          <pic:cNvPr id="10197" name="Picture 10197"/>
                          <pic:cNvPicPr/>
                        </pic:nvPicPr>
                        <pic:blipFill>
                          <a:blip r:embed="rId33"/>
                          <a:stretch>
                            <a:fillRect/>
                          </a:stretch>
                        </pic:blipFill>
                        <pic:spPr>
                          <a:xfrm>
                            <a:off x="121920" y="0"/>
                            <a:ext cx="30480" cy="6096"/>
                          </a:xfrm>
                          <a:prstGeom prst="rect">
                            <a:avLst/>
                          </a:prstGeom>
                        </pic:spPr>
                      </pic:pic>
                      <pic:pic xmlns:pic="http://schemas.openxmlformats.org/drawingml/2006/picture">
                        <pic:nvPicPr>
                          <pic:cNvPr id="10199" name="Picture 10199"/>
                          <pic:cNvPicPr/>
                        </pic:nvPicPr>
                        <pic:blipFill>
                          <a:blip r:embed="rId33"/>
                          <a:stretch>
                            <a:fillRect/>
                          </a:stretch>
                        </pic:blipFill>
                        <pic:spPr>
                          <a:xfrm>
                            <a:off x="152400" y="0"/>
                            <a:ext cx="30480" cy="6096"/>
                          </a:xfrm>
                          <a:prstGeom prst="rect">
                            <a:avLst/>
                          </a:prstGeom>
                        </pic:spPr>
                      </pic:pic>
                      <pic:pic xmlns:pic="http://schemas.openxmlformats.org/drawingml/2006/picture">
                        <pic:nvPicPr>
                          <pic:cNvPr id="10201" name="Picture 10201"/>
                          <pic:cNvPicPr/>
                        </pic:nvPicPr>
                        <pic:blipFill>
                          <a:blip r:embed="rId33"/>
                          <a:stretch>
                            <a:fillRect/>
                          </a:stretch>
                        </pic:blipFill>
                        <pic:spPr>
                          <a:xfrm>
                            <a:off x="182880" y="0"/>
                            <a:ext cx="30480" cy="6096"/>
                          </a:xfrm>
                          <a:prstGeom prst="rect">
                            <a:avLst/>
                          </a:prstGeom>
                        </pic:spPr>
                      </pic:pic>
                      <pic:pic xmlns:pic="http://schemas.openxmlformats.org/drawingml/2006/picture">
                        <pic:nvPicPr>
                          <pic:cNvPr id="10203" name="Picture 10203"/>
                          <pic:cNvPicPr/>
                        </pic:nvPicPr>
                        <pic:blipFill>
                          <a:blip r:embed="rId33"/>
                          <a:stretch>
                            <a:fillRect/>
                          </a:stretch>
                        </pic:blipFill>
                        <pic:spPr>
                          <a:xfrm>
                            <a:off x="213360" y="0"/>
                            <a:ext cx="30480" cy="6096"/>
                          </a:xfrm>
                          <a:prstGeom prst="rect">
                            <a:avLst/>
                          </a:prstGeom>
                        </pic:spPr>
                      </pic:pic>
                      <pic:pic xmlns:pic="http://schemas.openxmlformats.org/drawingml/2006/picture">
                        <pic:nvPicPr>
                          <pic:cNvPr id="10205" name="Picture 10205"/>
                          <pic:cNvPicPr/>
                        </pic:nvPicPr>
                        <pic:blipFill>
                          <a:blip r:embed="rId33"/>
                          <a:stretch>
                            <a:fillRect/>
                          </a:stretch>
                        </pic:blipFill>
                        <pic:spPr>
                          <a:xfrm>
                            <a:off x="243840" y="0"/>
                            <a:ext cx="30480" cy="6096"/>
                          </a:xfrm>
                          <a:prstGeom prst="rect">
                            <a:avLst/>
                          </a:prstGeom>
                        </pic:spPr>
                      </pic:pic>
                      <pic:pic xmlns:pic="http://schemas.openxmlformats.org/drawingml/2006/picture">
                        <pic:nvPicPr>
                          <pic:cNvPr id="10207" name="Picture 10207"/>
                          <pic:cNvPicPr/>
                        </pic:nvPicPr>
                        <pic:blipFill>
                          <a:blip r:embed="rId33"/>
                          <a:stretch>
                            <a:fillRect/>
                          </a:stretch>
                        </pic:blipFill>
                        <pic:spPr>
                          <a:xfrm>
                            <a:off x="274320" y="0"/>
                            <a:ext cx="30480" cy="6096"/>
                          </a:xfrm>
                          <a:prstGeom prst="rect">
                            <a:avLst/>
                          </a:prstGeom>
                        </pic:spPr>
                      </pic:pic>
                      <pic:pic xmlns:pic="http://schemas.openxmlformats.org/drawingml/2006/picture">
                        <pic:nvPicPr>
                          <pic:cNvPr id="10209" name="Picture 10209"/>
                          <pic:cNvPicPr/>
                        </pic:nvPicPr>
                        <pic:blipFill>
                          <a:blip r:embed="rId33"/>
                          <a:stretch>
                            <a:fillRect/>
                          </a:stretch>
                        </pic:blipFill>
                        <pic:spPr>
                          <a:xfrm>
                            <a:off x="304800" y="0"/>
                            <a:ext cx="30480" cy="6096"/>
                          </a:xfrm>
                          <a:prstGeom prst="rect">
                            <a:avLst/>
                          </a:prstGeom>
                        </pic:spPr>
                      </pic:pic>
                      <pic:pic xmlns:pic="http://schemas.openxmlformats.org/drawingml/2006/picture">
                        <pic:nvPicPr>
                          <pic:cNvPr id="10211" name="Picture 10211"/>
                          <pic:cNvPicPr/>
                        </pic:nvPicPr>
                        <pic:blipFill>
                          <a:blip r:embed="rId33"/>
                          <a:stretch>
                            <a:fillRect/>
                          </a:stretch>
                        </pic:blipFill>
                        <pic:spPr>
                          <a:xfrm>
                            <a:off x="335280" y="0"/>
                            <a:ext cx="30480" cy="6096"/>
                          </a:xfrm>
                          <a:prstGeom prst="rect">
                            <a:avLst/>
                          </a:prstGeom>
                        </pic:spPr>
                      </pic:pic>
                      <pic:pic xmlns:pic="http://schemas.openxmlformats.org/drawingml/2006/picture">
                        <pic:nvPicPr>
                          <pic:cNvPr id="10213" name="Picture 10213"/>
                          <pic:cNvPicPr/>
                        </pic:nvPicPr>
                        <pic:blipFill>
                          <a:blip r:embed="rId33"/>
                          <a:stretch>
                            <a:fillRect/>
                          </a:stretch>
                        </pic:blipFill>
                        <pic:spPr>
                          <a:xfrm>
                            <a:off x="365760" y="0"/>
                            <a:ext cx="30480" cy="6096"/>
                          </a:xfrm>
                          <a:prstGeom prst="rect">
                            <a:avLst/>
                          </a:prstGeom>
                        </pic:spPr>
                      </pic:pic>
                      <pic:pic xmlns:pic="http://schemas.openxmlformats.org/drawingml/2006/picture">
                        <pic:nvPicPr>
                          <pic:cNvPr id="10215" name="Picture 10215"/>
                          <pic:cNvPicPr/>
                        </pic:nvPicPr>
                        <pic:blipFill>
                          <a:blip r:embed="rId33"/>
                          <a:stretch>
                            <a:fillRect/>
                          </a:stretch>
                        </pic:blipFill>
                        <pic:spPr>
                          <a:xfrm>
                            <a:off x="396189" y="0"/>
                            <a:ext cx="30480" cy="6096"/>
                          </a:xfrm>
                          <a:prstGeom prst="rect">
                            <a:avLst/>
                          </a:prstGeom>
                        </pic:spPr>
                      </pic:pic>
                      <pic:pic xmlns:pic="http://schemas.openxmlformats.org/drawingml/2006/picture">
                        <pic:nvPicPr>
                          <pic:cNvPr id="10217" name="Picture 10217"/>
                          <pic:cNvPicPr/>
                        </pic:nvPicPr>
                        <pic:blipFill>
                          <a:blip r:embed="rId33"/>
                          <a:stretch>
                            <a:fillRect/>
                          </a:stretch>
                        </pic:blipFill>
                        <pic:spPr>
                          <a:xfrm>
                            <a:off x="426669" y="0"/>
                            <a:ext cx="30480" cy="6096"/>
                          </a:xfrm>
                          <a:prstGeom prst="rect">
                            <a:avLst/>
                          </a:prstGeom>
                        </pic:spPr>
                      </pic:pic>
                      <pic:pic xmlns:pic="http://schemas.openxmlformats.org/drawingml/2006/picture">
                        <pic:nvPicPr>
                          <pic:cNvPr id="10219" name="Picture 10219"/>
                          <pic:cNvPicPr/>
                        </pic:nvPicPr>
                        <pic:blipFill>
                          <a:blip r:embed="rId33"/>
                          <a:stretch>
                            <a:fillRect/>
                          </a:stretch>
                        </pic:blipFill>
                        <pic:spPr>
                          <a:xfrm>
                            <a:off x="457149" y="0"/>
                            <a:ext cx="30480" cy="6096"/>
                          </a:xfrm>
                          <a:prstGeom prst="rect">
                            <a:avLst/>
                          </a:prstGeom>
                        </pic:spPr>
                      </pic:pic>
                      <pic:pic xmlns:pic="http://schemas.openxmlformats.org/drawingml/2006/picture">
                        <pic:nvPicPr>
                          <pic:cNvPr id="10221" name="Picture 10221"/>
                          <pic:cNvPicPr/>
                        </pic:nvPicPr>
                        <pic:blipFill>
                          <a:blip r:embed="rId33"/>
                          <a:stretch>
                            <a:fillRect/>
                          </a:stretch>
                        </pic:blipFill>
                        <pic:spPr>
                          <a:xfrm>
                            <a:off x="487629" y="0"/>
                            <a:ext cx="30480" cy="6096"/>
                          </a:xfrm>
                          <a:prstGeom prst="rect">
                            <a:avLst/>
                          </a:prstGeom>
                        </pic:spPr>
                      </pic:pic>
                      <pic:pic xmlns:pic="http://schemas.openxmlformats.org/drawingml/2006/picture">
                        <pic:nvPicPr>
                          <pic:cNvPr id="10223" name="Picture 10223"/>
                          <pic:cNvPicPr/>
                        </pic:nvPicPr>
                        <pic:blipFill>
                          <a:blip r:embed="rId33"/>
                          <a:stretch>
                            <a:fillRect/>
                          </a:stretch>
                        </pic:blipFill>
                        <pic:spPr>
                          <a:xfrm>
                            <a:off x="518109" y="0"/>
                            <a:ext cx="30480" cy="6096"/>
                          </a:xfrm>
                          <a:prstGeom prst="rect">
                            <a:avLst/>
                          </a:prstGeom>
                        </pic:spPr>
                      </pic:pic>
                      <pic:pic xmlns:pic="http://schemas.openxmlformats.org/drawingml/2006/picture">
                        <pic:nvPicPr>
                          <pic:cNvPr id="10225" name="Picture 10225"/>
                          <pic:cNvPicPr/>
                        </pic:nvPicPr>
                        <pic:blipFill>
                          <a:blip r:embed="rId33"/>
                          <a:stretch>
                            <a:fillRect/>
                          </a:stretch>
                        </pic:blipFill>
                        <pic:spPr>
                          <a:xfrm>
                            <a:off x="548589" y="0"/>
                            <a:ext cx="30480" cy="6096"/>
                          </a:xfrm>
                          <a:prstGeom prst="rect">
                            <a:avLst/>
                          </a:prstGeom>
                        </pic:spPr>
                      </pic:pic>
                      <pic:pic xmlns:pic="http://schemas.openxmlformats.org/drawingml/2006/picture">
                        <pic:nvPicPr>
                          <pic:cNvPr id="10227" name="Picture 10227"/>
                          <pic:cNvPicPr/>
                        </pic:nvPicPr>
                        <pic:blipFill>
                          <a:blip r:embed="rId33"/>
                          <a:stretch>
                            <a:fillRect/>
                          </a:stretch>
                        </pic:blipFill>
                        <pic:spPr>
                          <a:xfrm>
                            <a:off x="579069" y="0"/>
                            <a:ext cx="30480" cy="6096"/>
                          </a:xfrm>
                          <a:prstGeom prst="rect">
                            <a:avLst/>
                          </a:prstGeom>
                        </pic:spPr>
                      </pic:pic>
                      <pic:pic xmlns:pic="http://schemas.openxmlformats.org/drawingml/2006/picture">
                        <pic:nvPicPr>
                          <pic:cNvPr id="10229" name="Picture 10229"/>
                          <pic:cNvPicPr/>
                        </pic:nvPicPr>
                        <pic:blipFill>
                          <a:blip r:embed="rId33"/>
                          <a:stretch>
                            <a:fillRect/>
                          </a:stretch>
                        </pic:blipFill>
                        <pic:spPr>
                          <a:xfrm>
                            <a:off x="609549" y="0"/>
                            <a:ext cx="30480" cy="6096"/>
                          </a:xfrm>
                          <a:prstGeom prst="rect">
                            <a:avLst/>
                          </a:prstGeom>
                        </pic:spPr>
                      </pic:pic>
                      <pic:pic xmlns:pic="http://schemas.openxmlformats.org/drawingml/2006/picture">
                        <pic:nvPicPr>
                          <pic:cNvPr id="10231" name="Picture 10231"/>
                          <pic:cNvPicPr/>
                        </pic:nvPicPr>
                        <pic:blipFill>
                          <a:blip r:embed="rId33"/>
                          <a:stretch>
                            <a:fillRect/>
                          </a:stretch>
                        </pic:blipFill>
                        <pic:spPr>
                          <a:xfrm>
                            <a:off x="640029" y="0"/>
                            <a:ext cx="30480" cy="6096"/>
                          </a:xfrm>
                          <a:prstGeom prst="rect">
                            <a:avLst/>
                          </a:prstGeom>
                        </pic:spPr>
                      </pic:pic>
                      <pic:pic xmlns:pic="http://schemas.openxmlformats.org/drawingml/2006/picture">
                        <pic:nvPicPr>
                          <pic:cNvPr id="10233" name="Picture 10233"/>
                          <pic:cNvPicPr/>
                        </pic:nvPicPr>
                        <pic:blipFill>
                          <a:blip r:embed="rId33"/>
                          <a:stretch>
                            <a:fillRect/>
                          </a:stretch>
                        </pic:blipFill>
                        <pic:spPr>
                          <a:xfrm>
                            <a:off x="670509" y="0"/>
                            <a:ext cx="30480" cy="6096"/>
                          </a:xfrm>
                          <a:prstGeom prst="rect">
                            <a:avLst/>
                          </a:prstGeom>
                        </pic:spPr>
                      </pic:pic>
                      <pic:pic xmlns:pic="http://schemas.openxmlformats.org/drawingml/2006/picture">
                        <pic:nvPicPr>
                          <pic:cNvPr id="10235" name="Picture 10235"/>
                          <pic:cNvPicPr/>
                        </pic:nvPicPr>
                        <pic:blipFill>
                          <a:blip r:embed="rId33"/>
                          <a:stretch>
                            <a:fillRect/>
                          </a:stretch>
                        </pic:blipFill>
                        <pic:spPr>
                          <a:xfrm>
                            <a:off x="700989" y="0"/>
                            <a:ext cx="30480" cy="6096"/>
                          </a:xfrm>
                          <a:prstGeom prst="rect">
                            <a:avLst/>
                          </a:prstGeom>
                        </pic:spPr>
                      </pic:pic>
                      <pic:pic xmlns:pic="http://schemas.openxmlformats.org/drawingml/2006/picture">
                        <pic:nvPicPr>
                          <pic:cNvPr id="10237" name="Picture 10237"/>
                          <pic:cNvPicPr/>
                        </pic:nvPicPr>
                        <pic:blipFill>
                          <a:blip r:embed="rId33"/>
                          <a:stretch>
                            <a:fillRect/>
                          </a:stretch>
                        </pic:blipFill>
                        <pic:spPr>
                          <a:xfrm>
                            <a:off x="731469" y="0"/>
                            <a:ext cx="30480" cy="6096"/>
                          </a:xfrm>
                          <a:prstGeom prst="rect">
                            <a:avLst/>
                          </a:prstGeom>
                        </pic:spPr>
                      </pic:pic>
                      <pic:pic xmlns:pic="http://schemas.openxmlformats.org/drawingml/2006/picture">
                        <pic:nvPicPr>
                          <pic:cNvPr id="10239" name="Picture 10239"/>
                          <pic:cNvPicPr/>
                        </pic:nvPicPr>
                        <pic:blipFill>
                          <a:blip r:embed="rId33"/>
                          <a:stretch>
                            <a:fillRect/>
                          </a:stretch>
                        </pic:blipFill>
                        <pic:spPr>
                          <a:xfrm>
                            <a:off x="761949" y="0"/>
                            <a:ext cx="30480" cy="6096"/>
                          </a:xfrm>
                          <a:prstGeom prst="rect">
                            <a:avLst/>
                          </a:prstGeom>
                        </pic:spPr>
                      </pic:pic>
                      <pic:pic xmlns:pic="http://schemas.openxmlformats.org/drawingml/2006/picture">
                        <pic:nvPicPr>
                          <pic:cNvPr id="10241" name="Picture 10241"/>
                          <pic:cNvPicPr/>
                        </pic:nvPicPr>
                        <pic:blipFill>
                          <a:blip r:embed="rId33"/>
                          <a:stretch>
                            <a:fillRect/>
                          </a:stretch>
                        </pic:blipFill>
                        <pic:spPr>
                          <a:xfrm>
                            <a:off x="792429" y="0"/>
                            <a:ext cx="30480" cy="6096"/>
                          </a:xfrm>
                          <a:prstGeom prst="rect">
                            <a:avLst/>
                          </a:prstGeom>
                        </pic:spPr>
                      </pic:pic>
                      <pic:pic xmlns:pic="http://schemas.openxmlformats.org/drawingml/2006/picture">
                        <pic:nvPicPr>
                          <pic:cNvPr id="10243" name="Picture 10243"/>
                          <pic:cNvPicPr/>
                        </pic:nvPicPr>
                        <pic:blipFill>
                          <a:blip r:embed="rId33"/>
                          <a:stretch>
                            <a:fillRect/>
                          </a:stretch>
                        </pic:blipFill>
                        <pic:spPr>
                          <a:xfrm>
                            <a:off x="822909" y="0"/>
                            <a:ext cx="30480" cy="6096"/>
                          </a:xfrm>
                          <a:prstGeom prst="rect">
                            <a:avLst/>
                          </a:prstGeom>
                        </pic:spPr>
                      </pic:pic>
                      <pic:pic xmlns:pic="http://schemas.openxmlformats.org/drawingml/2006/picture">
                        <pic:nvPicPr>
                          <pic:cNvPr id="10245" name="Picture 10245"/>
                          <pic:cNvPicPr/>
                        </pic:nvPicPr>
                        <pic:blipFill>
                          <a:blip r:embed="rId33"/>
                          <a:stretch>
                            <a:fillRect/>
                          </a:stretch>
                        </pic:blipFill>
                        <pic:spPr>
                          <a:xfrm>
                            <a:off x="853389" y="0"/>
                            <a:ext cx="30480" cy="6096"/>
                          </a:xfrm>
                          <a:prstGeom prst="rect">
                            <a:avLst/>
                          </a:prstGeom>
                        </pic:spPr>
                      </pic:pic>
                      <pic:pic xmlns:pic="http://schemas.openxmlformats.org/drawingml/2006/picture">
                        <pic:nvPicPr>
                          <pic:cNvPr id="10247" name="Picture 10247"/>
                          <pic:cNvPicPr/>
                        </pic:nvPicPr>
                        <pic:blipFill>
                          <a:blip r:embed="rId33"/>
                          <a:stretch>
                            <a:fillRect/>
                          </a:stretch>
                        </pic:blipFill>
                        <pic:spPr>
                          <a:xfrm>
                            <a:off x="883869" y="0"/>
                            <a:ext cx="30480" cy="6096"/>
                          </a:xfrm>
                          <a:prstGeom prst="rect">
                            <a:avLst/>
                          </a:prstGeom>
                        </pic:spPr>
                      </pic:pic>
                      <pic:pic xmlns:pic="http://schemas.openxmlformats.org/drawingml/2006/picture">
                        <pic:nvPicPr>
                          <pic:cNvPr id="10249" name="Picture 10249"/>
                          <pic:cNvPicPr/>
                        </pic:nvPicPr>
                        <pic:blipFill>
                          <a:blip r:embed="rId33"/>
                          <a:stretch>
                            <a:fillRect/>
                          </a:stretch>
                        </pic:blipFill>
                        <pic:spPr>
                          <a:xfrm>
                            <a:off x="914349" y="0"/>
                            <a:ext cx="30480" cy="6096"/>
                          </a:xfrm>
                          <a:prstGeom prst="rect">
                            <a:avLst/>
                          </a:prstGeom>
                        </pic:spPr>
                      </pic:pic>
                      <pic:pic xmlns:pic="http://schemas.openxmlformats.org/drawingml/2006/picture">
                        <pic:nvPicPr>
                          <pic:cNvPr id="10251" name="Picture 10251"/>
                          <pic:cNvPicPr/>
                        </pic:nvPicPr>
                        <pic:blipFill>
                          <a:blip r:embed="rId33"/>
                          <a:stretch>
                            <a:fillRect/>
                          </a:stretch>
                        </pic:blipFill>
                        <pic:spPr>
                          <a:xfrm>
                            <a:off x="944829" y="0"/>
                            <a:ext cx="30480" cy="6096"/>
                          </a:xfrm>
                          <a:prstGeom prst="rect">
                            <a:avLst/>
                          </a:prstGeom>
                        </pic:spPr>
                      </pic:pic>
                      <pic:pic xmlns:pic="http://schemas.openxmlformats.org/drawingml/2006/picture">
                        <pic:nvPicPr>
                          <pic:cNvPr id="10253" name="Picture 10253"/>
                          <pic:cNvPicPr/>
                        </pic:nvPicPr>
                        <pic:blipFill>
                          <a:blip r:embed="rId33"/>
                          <a:stretch>
                            <a:fillRect/>
                          </a:stretch>
                        </pic:blipFill>
                        <pic:spPr>
                          <a:xfrm>
                            <a:off x="975309" y="0"/>
                            <a:ext cx="30480" cy="6096"/>
                          </a:xfrm>
                          <a:prstGeom prst="rect">
                            <a:avLst/>
                          </a:prstGeom>
                        </pic:spPr>
                      </pic:pic>
                      <pic:pic xmlns:pic="http://schemas.openxmlformats.org/drawingml/2006/picture">
                        <pic:nvPicPr>
                          <pic:cNvPr id="10255" name="Picture 10255"/>
                          <pic:cNvPicPr/>
                        </pic:nvPicPr>
                        <pic:blipFill>
                          <a:blip r:embed="rId33"/>
                          <a:stretch>
                            <a:fillRect/>
                          </a:stretch>
                        </pic:blipFill>
                        <pic:spPr>
                          <a:xfrm>
                            <a:off x="1005789" y="0"/>
                            <a:ext cx="30480" cy="6096"/>
                          </a:xfrm>
                          <a:prstGeom prst="rect">
                            <a:avLst/>
                          </a:prstGeom>
                        </pic:spPr>
                      </pic:pic>
                      <pic:pic xmlns:pic="http://schemas.openxmlformats.org/drawingml/2006/picture">
                        <pic:nvPicPr>
                          <pic:cNvPr id="10257" name="Picture 10257"/>
                          <pic:cNvPicPr/>
                        </pic:nvPicPr>
                        <pic:blipFill>
                          <a:blip r:embed="rId33"/>
                          <a:stretch>
                            <a:fillRect/>
                          </a:stretch>
                        </pic:blipFill>
                        <pic:spPr>
                          <a:xfrm>
                            <a:off x="1036269" y="0"/>
                            <a:ext cx="30480" cy="6096"/>
                          </a:xfrm>
                          <a:prstGeom prst="rect">
                            <a:avLst/>
                          </a:prstGeom>
                        </pic:spPr>
                      </pic:pic>
                      <pic:pic xmlns:pic="http://schemas.openxmlformats.org/drawingml/2006/picture">
                        <pic:nvPicPr>
                          <pic:cNvPr id="10259" name="Picture 10259"/>
                          <pic:cNvPicPr/>
                        </pic:nvPicPr>
                        <pic:blipFill>
                          <a:blip r:embed="rId33"/>
                          <a:stretch>
                            <a:fillRect/>
                          </a:stretch>
                        </pic:blipFill>
                        <pic:spPr>
                          <a:xfrm>
                            <a:off x="1066749" y="0"/>
                            <a:ext cx="30480" cy="6096"/>
                          </a:xfrm>
                          <a:prstGeom prst="rect">
                            <a:avLst/>
                          </a:prstGeom>
                        </pic:spPr>
                      </pic:pic>
                      <pic:pic xmlns:pic="http://schemas.openxmlformats.org/drawingml/2006/picture">
                        <pic:nvPicPr>
                          <pic:cNvPr id="10261" name="Picture 10261"/>
                          <pic:cNvPicPr/>
                        </pic:nvPicPr>
                        <pic:blipFill>
                          <a:blip r:embed="rId33"/>
                          <a:stretch>
                            <a:fillRect/>
                          </a:stretch>
                        </pic:blipFill>
                        <pic:spPr>
                          <a:xfrm>
                            <a:off x="1097229" y="0"/>
                            <a:ext cx="30480" cy="6096"/>
                          </a:xfrm>
                          <a:prstGeom prst="rect">
                            <a:avLst/>
                          </a:prstGeom>
                        </pic:spPr>
                      </pic:pic>
                      <pic:pic xmlns:pic="http://schemas.openxmlformats.org/drawingml/2006/picture">
                        <pic:nvPicPr>
                          <pic:cNvPr id="10263" name="Picture 10263"/>
                          <pic:cNvPicPr/>
                        </pic:nvPicPr>
                        <pic:blipFill>
                          <a:blip r:embed="rId33"/>
                          <a:stretch>
                            <a:fillRect/>
                          </a:stretch>
                        </pic:blipFill>
                        <pic:spPr>
                          <a:xfrm>
                            <a:off x="1127709" y="0"/>
                            <a:ext cx="30480" cy="6096"/>
                          </a:xfrm>
                          <a:prstGeom prst="rect">
                            <a:avLst/>
                          </a:prstGeom>
                        </pic:spPr>
                      </pic:pic>
                      <pic:pic xmlns:pic="http://schemas.openxmlformats.org/drawingml/2006/picture">
                        <pic:nvPicPr>
                          <pic:cNvPr id="10265" name="Picture 10265"/>
                          <pic:cNvPicPr/>
                        </pic:nvPicPr>
                        <pic:blipFill>
                          <a:blip r:embed="rId33"/>
                          <a:stretch>
                            <a:fillRect/>
                          </a:stretch>
                        </pic:blipFill>
                        <pic:spPr>
                          <a:xfrm>
                            <a:off x="1158189" y="0"/>
                            <a:ext cx="30480" cy="6096"/>
                          </a:xfrm>
                          <a:prstGeom prst="rect">
                            <a:avLst/>
                          </a:prstGeom>
                        </pic:spPr>
                      </pic:pic>
                      <pic:pic xmlns:pic="http://schemas.openxmlformats.org/drawingml/2006/picture">
                        <pic:nvPicPr>
                          <pic:cNvPr id="10267" name="Picture 10267"/>
                          <pic:cNvPicPr/>
                        </pic:nvPicPr>
                        <pic:blipFill>
                          <a:blip r:embed="rId33"/>
                          <a:stretch>
                            <a:fillRect/>
                          </a:stretch>
                        </pic:blipFill>
                        <pic:spPr>
                          <a:xfrm>
                            <a:off x="1188669" y="0"/>
                            <a:ext cx="30480" cy="6096"/>
                          </a:xfrm>
                          <a:prstGeom prst="rect">
                            <a:avLst/>
                          </a:prstGeom>
                        </pic:spPr>
                      </pic:pic>
                      <pic:pic xmlns:pic="http://schemas.openxmlformats.org/drawingml/2006/picture">
                        <pic:nvPicPr>
                          <pic:cNvPr id="10269" name="Picture 10269"/>
                          <pic:cNvPicPr/>
                        </pic:nvPicPr>
                        <pic:blipFill>
                          <a:blip r:embed="rId33"/>
                          <a:stretch>
                            <a:fillRect/>
                          </a:stretch>
                        </pic:blipFill>
                        <pic:spPr>
                          <a:xfrm>
                            <a:off x="1219149" y="0"/>
                            <a:ext cx="30480" cy="6096"/>
                          </a:xfrm>
                          <a:prstGeom prst="rect">
                            <a:avLst/>
                          </a:prstGeom>
                        </pic:spPr>
                      </pic:pic>
                      <pic:pic xmlns:pic="http://schemas.openxmlformats.org/drawingml/2006/picture">
                        <pic:nvPicPr>
                          <pic:cNvPr id="10271" name="Picture 10271"/>
                          <pic:cNvPicPr/>
                        </pic:nvPicPr>
                        <pic:blipFill>
                          <a:blip r:embed="rId33"/>
                          <a:stretch>
                            <a:fillRect/>
                          </a:stretch>
                        </pic:blipFill>
                        <pic:spPr>
                          <a:xfrm>
                            <a:off x="1249629" y="0"/>
                            <a:ext cx="30480" cy="6096"/>
                          </a:xfrm>
                          <a:prstGeom prst="rect">
                            <a:avLst/>
                          </a:prstGeom>
                        </pic:spPr>
                      </pic:pic>
                      <pic:pic xmlns:pic="http://schemas.openxmlformats.org/drawingml/2006/picture">
                        <pic:nvPicPr>
                          <pic:cNvPr id="10273" name="Picture 10273"/>
                          <pic:cNvPicPr/>
                        </pic:nvPicPr>
                        <pic:blipFill>
                          <a:blip r:embed="rId33"/>
                          <a:stretch>
                            <a:fillRect/>
                          </a:stretch>
                        </pic:blipFill>
                        <pic:spPr>
                          <a:xfrm>
                            <a:off x="1280109" y="0"/>
                            <a:ext cx="30480" cy="6096"/>
                          </a:xfrm>
                          <a:prstGeom prst="rect">
                            <a:avLst/>
                          </a:prstGeom>
                        </pic:spPr>
                      </pic:pic>
                      <pic:pic xmlns:pic="http://schemas.openxmlformats.org/drawingml/2006/picture">
                        <pic:nvPicPr>
                          <pic:cNvPr id="10275" name="Picture 10275"/>
                          <pic:cNvPicPr/>
                        </pic:nvPicPr>
                        <pic:blipFill>
                          <a:blip r:embed="rId33"/>
                          <a:stretch>
                            <a:fillRect/>
                          </a:stretch>
                        </pic:blipFill>
                        <pic:spPr>
                          <a:xfrm>
                            <a:off x="1310589" y="0"/>
                            <a:ext cx="30480" cy="6096"/>
                          </a:xfrm>
                          <a:prstGeom prst="rect">
                            <a:avLst/>
                          </a:prstGeom>
                        </pic:spPr>
                      </pic:pic>
                      <pic:pic xmlns:pic="http://schemas.openxmlformats.org/drawingml/2006/picture">
                        <pic:nvPicPr>
                          <pic:cNvPr id="10277" name="Picture 10277"/>
                          <pic:cNvPicPr/>
                        </pic:nvPicPr>
                        <pic:blipFill>
                          <a:blip r:embed="rId33"/>
                          <a:stretch>
                            <a:fillRect/>
                          </a:stretch>
                        </pic:blipFill>
                        <pic:spPr>
                          <a:xfrm>
                            <a:off x="1341069" y="0"/>
                            <a:ext cx="30480" cy="6096"/>
                          </a:xfrm>
                          <a:prstGeom prst="rect">
                            <a:avLst/>
                          </a:prstGeom>
                        </pic:spPr>
                      </pic:pic>
                      <pic:pic xmlns:pic="http://schemas.openxmlformats.org/drawingml/2006/picture">
                        <pic:nvPicPr>
                          <pic:cNvPr id="10279" name="Picture 10279"/>
                          <pic:cNvPicPr/>
                        </pic:nvPicPr>
                        <pic:blipFill>
                          <a:blip r:embed="rId33"/>
                          <a:stretch>
                            <a:fillRect/>
                          </a:stretch>
                        </pic:blipFill>
                        <pic:spPr>
                          <a:xfrm>
                            <a:off x="1371549" y="0"/>
                            <a:ext cx="30785" cy="6096"/>
                          </a:xfrm>
                          <a:prstGeom prst="rect">
                            <a:avLst/>
                          </a:prstGeom>
                        </pic:spPr>
                      </pic:pic>
                      <pic:pic xmlns:pic="http://schemas.openxmlformats.org/drawingml/2006/picture">
                        <pic:nvPicPr>
                          <pic:cNvPr id="10281" name="Picture 10281"/>
                          <pic:cNvPicPr/>
                        </pic:nvPicPr>
                        <pic:blipFill>
                          <a:blip r:embed="rId33"/>
                          <a:stretch>
                            <a:fillRect/>
                          </a:stretch>
                        </pic:blipFill>
                        <pic:spPr>
                          <a:xfrm>
                            <a:off x="1402410" y="0"/>
                            <a:ext cx="30480" cy="6096"/>
                          </a:xfrm>
                          <a:prstGeom prst="rect">
                            <a:avLst/>
                          </a:prstGeom>
                        </pic:spPr>
                      </pic:pic>
                      <pic:pic xmlns:pic="http://schemas.openxmlformats.org/drawingml/2006/picture">
                        <pic:nvPicPr>
                          <pic:cNvPr id="10283" name="Picture 10283"/>
                          <pic:cNvPicPr/>
                        </pic:nvPicPr>
                        <pic:blipFill>
                          <a:blip r:embed="rId33"/>
                          <a:stretch>
                            <a:fillRect/>
                          </a:stretch>
                        </pic:blipFill>
                        <pic:spPr>
                          <a:xfrm>
                            <a:off x="1432890" y="0"/>
                            <a:ext cx="30480" cy="6096"/>
                          </a:xfrm>
                          <a:prstGeom prst="rect">
                            <a:avLst/>
                          </a:prstGeom>
                        </pic:spPr>
                      </pic:pic>
                      <pic:pic xmlns:pic="http://schemas.openxmlformats.org/drawingml/2006/picture">
                        <pic:nvPicPr>
                          <pic:cNvPr id="10285" name="Picture 10285"/>
                          <pic:cNvPicPr/>
                        </pic:nvPicPr>
                        <pic:blipFill>
                          <a:blip r:embed="rId33"/>
                          <a:stretch>
                            <a:fillRect/>
                          </a:stretch>
                        </pic:blipFill>
                        <pic:spPr>
                          <a:xfrm>
                            <a:off x="1463370" y="0"/>
                            <a:ext cx="30480" cy="6096"/>
                          </a:xfrm>
                          <a:prstGeom prst="rect">
                            <a:avLst/>
                          </a:prstGeom>
                        </pic:spPr>
                      </pic:pic>
                      <pic:pic xmlns:pic="http://schemas.openxmlformats.org/drawingml/2006/picture">
                        <pic:nvPicPr>
                          <pic:cNvPr id="10287" name="Picture 10287"/>
                          <pic:cNvPicPr/>
                        </pic:nvPicPr>
                        <pic:blipFill>
                          <a:blip r:embed="rId33"/>
                          <a:stretch>
                            <a:fillRect/>
                          </a:stretch>
                        </pic:blipFill>
                        <pic:spPr>
                          <a:xfrm>
                            <a:off x="1493850" y="0"/>
                            <a:ext cx="30480" cy="6096"/>
                          </a:xfrm>
                          <a:prstGeom prst="rect">
                            <a:avLst/>
                          </a:prstGeom>
                        </pic:spPr>
                      </pic:pic>
                      <pic:pic xmlns:pic="http://schemas.openxmlformats.org/drawingml/2006/picture">
                        <pic:nvPicPr>
                          <pic:cNvPr id="10289" name="Picture 10289"/>
                          <pic:cNvPicPr/>
                        </pic:nvPicPr>
                        <pic:blipFill>
                          <a:blip r:embed="rId33"/>
                          <a:stretch>
                            <a:fillRect/>
                          </a:stretch>
                        </pic:blipFill>
                        <pic:spPr>
                          <a:xfrm>
                            <a:off x="1524330" y="0"/>
                            <a:ext cx="30480" cy="6096"/>
                          </a:xfrm>
                          <a:prstGeom prst="rect">
                            <a:avLst/>
                          </a:prstGeom>
                        </pic:spPr>
                      </pic:pic>
                      <pic:pic xmlns:pic="http://schemas.openxmlformats.org/drawingml/2006/picture">
                        <pic:nvPicPr>
                          <pic:cNvPr id="10291" name="Picture 10291"/>
                          <pic:cNvPicPr/>
                        </pic:nvPicPr>
                        <pic:blipFill>
                          <a:blip r:embed="rId33"/>
                          <a:stretch>
                            <a:fillRect/>
                          </a:stretch>
                        </pic:blipFill>
                        <pic:spPr>
                          <a:xfrm>
                            <a:off x="1554810" y="0"/>
                            <a:ext cx="30480" cy="6096"/>
                          </a:xfrm>
                          <a:prstGeom prst="rect">
                            <a:avLst/>
                          </a:prstGeom>
                        </pic:spPr>
                      </pic:pic>
                      <pic:pic xmlns:pic="http://schemas.openxmlformats.org/drawingml/2006/picture">
                        <pic:nvPicPr>
                          <pic:cNvPr id="10293" name="Picture 10293"/>
                          <pic:cNvPicPr/>
                        </pic:nvPicPr>
                        <pic:blipFill>
                          <a:blip r:embed="rId33"/>
                          <a:stretch>
                            <a:fillRect/>
                          </a:stretch>
                        </pic:blipFill>
                        <pic:spPr>
                          <a:xfrm>
                            <a:off x="1585290" y="0"/>
                            <a:ext cx="30480" cy="6096"/>
                          </a:xfrm>
                          <a:prstGeom prst="rect">
                            <a:avLst/>
                          </a:prstGeom>
                        </pic:spPr>
                      </pic:pic>
                      <pic:pic xmlns:pic="http://schemas.openxmlformats.org/drawingml/2006/picture">
                        <pic:nvPicPr>
                          <pic:cNvPr id="10295" name="Picture 10295"/>
                          <pic:cNvPicPr/>
                        </pic:nvPicPr>
                        <pic:blipFill>
                          <a:blip r:embed="rId33"/>
                          <a:stretch>
                            <a:fillRect/>
                          </a:stretch>
                        </pic:blipFill>
                        <pic:spPr>
                          <a:xfrm>
                            <a:off x="1615770" y="0"/>
                            <a:ext cx="30480" cy="6096"/>
                          </a:xfrm>
                          <a:prstGeom prst="rect">
                            <a:avLst/>
                          </a:prstGeom>
                        </pic:spPr>
                      </pic:pic>
                      <pic:pic xmlns:pic="http://schemas.openxmlformats.org/drawingml/2006/picture">
                        <pic:nvPicPr>
                          <pic:cNvPr id="10297" name="Picture 10297"/>
                          <pic:cNvPicPr/>
                        </pic:nvPicPr>
                        <pic:blipFill>
                          <a:blip r:embed="rId33"/>
                          <a:stretch>
                            <a:fillRect/>
                          </a:stretch>
                        </pic:blipFill>
                        <pic:spPr>
                          <a:xfrm>
                            <a:off x="1646250" y="0"/>
                            <a:ext cx="30480" cy="6096"/>
                          </a:xfrm>
                          <a:prstGeom prst="rect">
                            <a:avLst/>
                          </a:prstGeom>
                        </pic:spPr>
                      </pic:pic>
                      <pic:pic xmlns:pic="http://schemas.openxmlformats.org/drawingml/2006/picture">
                        <pic:nvPicPr>
                          <pic:cNvPr id="10299" name="Picture 10299"/>
                          <pic:cNvPicPr/>
                        </pic:nvPicPr>
                        <pic:blipFill>
                          <a:blip r:embed="rId33"/>
                          <a:stretch>
                            <a:fillRect/>
                          </a:stretch>
                        </pic:blipFill>
                        <pic:spPr>
                          <a:xfrm>
                            <a:off x="1676730" y="0"/>
                            <a:ext cx="30480" cy="6096"/>
                          </a:xfrm>
                          <a:prstGeom prst="rect">
                            <a:avLst/>
                          </a:prstGeom>
                        </pic:spPr>
                      </pic:pic>
                      <pic:pic xmlns:pic="http://schemas.openxmlformats.org/drawingml/2006/picture">
                        <pic:nvPicPr>
                          <pic:cNvPr id="10301" name="Picture 10301"/>
                          <pic:cNvPicPr/>
                        </pic:nvPicPr>
                        <pic:blipFill>
                          <a:blip r:embed="rId33"/>
                          <a:stretch>
                            <a:fillRect/>
                          </a:stretch>
                        </pic:blipFill>
                        <pic:spPr>
                          <a:xfrm>
                            <a:off x="1707210" y="0"/>
                            <a:ext cx="30480" cy="6096"/>
                          </a:xfrm>
                          <a:prstGeom prst="rect">
                            <a:avLst/>
                          </a:prstGeom>
                        </pic:spPr>
                      </pic:pic>
                      <pic:pic xmlns:pic="http://schemas.openxmlformats.org/drawingml/2006/picture">
                        <pic:nvPicPr>
                          <pic:cNvPr id="10303" name="Picture 10303"/>
                          <pic:cNvPicPr/>
                        </pic:nvPicPr>
                        <pic:blipFill>
                          <a:blip r:embed="rId33"/>
                          <a:stretch>
                            <a:fillRect/>
                          </a:stretch>
                        </pic:blipFill>
                        <pic:spPr>
                          <a:xfrm>
                            <a:off x="1737690" y="0"/>
                            <a:ext cx="30480" cy="6096"/>
                          </a:xfrm>
                          <a:prstGeom prst="rect">
                            <a:avLst/>
                          </a:prstGeom>
                        </pic:spPr>
                      </pic:pic>
                      <pic:pic xmlns:pic="http://schemas.openxmlformats.org/drawingml/2006/picture">
                        <pic:nvPicPr>
                          <pic:cNvPr id="10305" name="Picture 10305"/>
                          <pic:cNvPicPr/>
                        </pic:nvPicPr>
                        <pic:blipFill>
                          <a:blip r:embed="rId33"/>
                          <a:stretch>
                            <a:fillRect/>
                          </a:stretch>
                        </pic:blipFill>
                        <pic:spPr>
                          <a:xfrm>
                            <a:off x="1768170" y="0"/>
                            <a:ext cx="30480" cy="6096"/>
                          </a:xfrm>
                          <a:prstGeom prst="rect">
                            <a:avLst/>
                          </a:prstGeom>
                        </pic:spPr>
                      </pic:pic>
                      <pic:pic xmlns:pic="http://schemas.openxmlformats.org/drawingml/2006/picture">
                        <pic:nvPicPr>
                          <pic:cNvPr id="10307" name="Picture 10307"/>
                          <pic:cNvPicPr/>
                        </pic:nvPicPr>
                        <pic:blipFill>
                          <a:blip r:embed="rId33"/>
                          <a:stretch>
                            <a:fillRect/>
                          </a:stretch>
                        </pic:blipFill>
                        <pic:spPr>
                          <a:xfrm>
                            <a:off x="1798650" y="0"/>
                            <a:ext cx="30480" cy="6096"/>
                          </a:xfrm>
                          <a:prstGeom prst="rect">
                            <a:avLst/>
                          </a:prstGeom>
                        </pic:spPr>
                      </pic:pic>
                      <pic:pic xmlns:pic="http://schemas.openxmlformats.org/drawingml/2006/picture">
                        <pic:nvPicPr>
                          <pic:cNvPr id="10309" name="Picture 10309"/>
                          <pic:cNvPicPr/>
                        </pic:nvPicPr>
                        <pic:blipFill>
                          <a:blip r:embed="rId33"/>
                          <a:stretch>
                            <a:fillRect/>
                          </a:stretch>
                        </pic:blipFill>
                        <pic:spPr>
                          <a:xfrm>
                            <a:off x="1829130" y="0"/>
                            <a:ext cx="30480" cy="6096"/>
                          </a:xfrm>
                          <a:prstGeom prst="rect">
                            <a:avLst/>
                          </a:prstGeom>
                        </pic:spPr>
                      </pic:pic>
                      <pic:pic xmlns:pic="http://schemas.openxmlformats.org/drawingml/2006/picture">
                        <pic:nvPicPr>
                          <pic:cNvPr id="10311" name="Picture 10311"/>
                          <pic:cNvPicPr/>
                        </pic:nvPicPr>
                        <pic:blipFill>
                          <a:blip r:embed="rId33"/>
                          <a:stretch>
                            <a:fillRect/>
                          </a:stretch>
                        </pic:blipFill>
                        <pic:spPr>
                          <a:xfrm>
                            <a:off x="1859610" y="0"/>
                            <a:ext cx="30480" cy="6096"/>
                          </a:xfrm>
                          <a:prstGeom prst="rect">
                            <a:avLst/>
                          </a:prstGeom>
                        </pic:spPr>
                      </pic:pic>
                      <pic:pic xmlns:pic="http://schemas.openxmlformats.org/drawingml/2006/picture">
                        <pic:nvPicPr>
                          <pic:cNvPr id="10313" name="Picture 10313"/>
                          <pic:cNvPicPr/>
                        </pic:nvPicPr>
                        <pic:blipFill>
                          <a:blip r:embed="rId33"/>
                          <a:stretch>
                            <a:fillRect/>
                          </a:stretch>
                        </pic:blipFill>
                        <pic:spPr>
                          <a:xfrm>
                            <a:off x="1890090" y="0"/>
                            <a:ext cx="30480" cy="6096"/>
                          </a:xfrm>
                          <a:prstGeom prst="rect">
                            <a:avLst/>
                          </a:prstGeom>
                        </pic:spPr>
                      </pic:pic>
                      <pic:pic xmlns:pic="http://schemas.openxmlformats.org/drawingml/2006/picture">
                        <pic:nvPicPr>
                          <pic:cNvPr id="10315" name="Picture 10315"/>
                          <pic:cNvPicPr/>
                        </pic:nvPicPr>
                        <pic:blipFill>
                          <a:blip r:embed="rId33"/>
                          <a:stretch>
                            <a:fillRect/>
                          </a:stretch>
                        </pic:blipFill>
                        <pic:spPr>
                          <a:xfrm>
                            <a:off x="1920570" y="0"/>
                            <a:ext cx="30480" cy="6096"/>
                          </a:xfrm>
                          <a:prstGeom prst="rect">
                            <a:avLst/>
                          </a:prstGeom>
                        </pic:spPr>
                      </pic:pic>
                      <pic:pic xmlns:pic="http://schemas.openxmlformats.org/drawingml/2006/picture">
                        <pic:nvPicPr>
                          <pic:cNvPr id="10317" name="Picture 10317"/>
                          <pic:cNvPicPr/>
                        </pic:nvPicPr>
                        <pic:blipFill>
                          <a:blip r:embed="rId33"/>
                          <a:stretch>
                            <a:fillRect/>
                          </a:stretch>
                        </pic:blipFill>
                        <pic:spPr>
                          <a:xfrm>
                            <a:off x="1951050" y="0"/>
                            <a:ext cx="30480" cy="6096"/>
                          </a:xfrm>
                          <a:prstGeom prst="rect">
                            <a:avLst/>
                          </a:prstGeom>
                        </pic:spPr>
                      </pic:pic>
                      <pic:pic xmlns:pic="http://schemas.openxmlformats.org/drawingml/2006/picture">
                        <pic:nvPicPr>
                          <pic:cNvPr id="10319" name="Picture 10319"/>
                          <pic:cNvPicPr/>
                        </pic:nvPicPr>
                        <pic:blipFill>
                          <a:blip r:embed="rId33"/>
                          <a:stretch>
                            <a:fillRect/>
                          </a:stretch>
                        </pic:blipFill>
                        <pic:spPr>
                          <a:xfrm>
                            <a:off x="1981530" y="0"/>
                            <a:ext cx="30480" cy="6096"/>
                          </a:xfrm>
                          <a:prstGeom prst="rect">
                            <a:avLst/>
                          </a:prstGeom>
                        </pic:spPr>
                      </pic:pic>
                      <pic:pic xmlns:pic="http://schemas.openxmlformats.org/drawingml/2006/picture">
                        <pic:nvPicPr>
                          <pic:cNvPr id="10321" name="Picture 10321"/>
                          <pic:cNvPicPr/>
                        </pic:nvPicPr>
                        <pic:blipFill>
                          <a:blip r:embed="rId33"/>
                          <a:stretch>
                            <a:fillRect/>
                          </a:stretch>
                        </pic:blipFill>
                        <pic:spPr>
                          <a:xfrm>
                            <a:off x="2012010" y="0"/>
                            <a:ext cx="30480" cy="6096"/>
                          </a:xfrm>
                          <a:prstGeom prst="rect">
                            <a:avLst/>
                          </a:prstGeom>
                        </pic:spPr>
                      </pic:pic>
                      <pic:pic xmlns:pic="http://schemas.openxmlformats.org/drawingml/2006/picture">
                        <pic:nvPicPr>
                          <pic:cNvPr id="10323" name="Picture 10323"/>
                          <pic:cNvPicPr/>
                        </pic:nvPicPr>
                        <pic:blipFill>
                          <a:blip r:embed="rId33"/>
                          <a:stretch>
                            <a:fillRect/>
                          </a:stretch>
                        </pic:blipFill>
                        <pic:spPr>
                          <a:xfrm>
                            <a:off x="2042490" y="0"/>
                            <a:ext cx="30480" cy="6096"/>
                          </a:xfrm>
                          <a:prstGeom prst="rect">
                            <a:avLst/>
                          </a:prstGeom>
                        </pic:spPr>
                      </pic:pic>
                      <pic:pic xmlns:pic="http://schemas.openxmlformats.org/drawingml/2006/picture">
                        <pic:nvPicPr>
                          <pic:cNvPr id="10325" name="Picture 10325"/>
                          <pic:cNvPicPr/>
                        </pic:nvPicPr>
                        <pic:blipFill>
                          <a:blip r:embed="rId33"/>
                          <a:stretch>
                            <a:fillRect/>
                          </a:stretch>
                        </pic:blipFill>
                        <pic:spPr>
                          <a:xfrm>
                            <a:off x="2072970" y="0"/>
                            <a:ext cx="30480" cy="6096"/>
                          </a:xfrm>
                          <a:prstGeom prst="rect">
                            <a:avLst/>
                          </a:prstGeom>
                        </pic:spPr>
                      </pic:pic>
                      <pic:pic xmlns:pic="http://schemas.openxmlformats.org/drawingml/2006/picture">
                        <pic:nvPicPr>
                          <pic:cNvPr id="10327" name="Picture 10327"/>
                          <pic:cNvPicPr/>
                        </pic:nvPicPr>
                        <pic:blipFill>
                          <a:blip r:embed="rId33"/>
                          <a:stretch>
                            <a:fillRect/>
                          </a:stretch>
                        </pic:blipFill>
                        <pic:spPr>
                          <a:xfrm>
                            <a:off x="2103450" y="0"/>
                            <a:ext cx="30480" cy="6096"/>
                          </a:xfrm>
                          <a:prstGeom prst="rect">
                            <a:avLst/>
                          </a:prstGeom>
                        </pic:spPr>
                      </pic:pic>
                      <pic:pic xmlns:pic="http://schemas.openxmlformats.org/drawingml/2006/picture">
                        <pic:nvPicPr>
                          <pic:cNvPr id="10329" name="Picture 10329"/>
                          <pic:cNvPicPr/>
                        </pic:nvPicPr>
                        <pic:blipFill>
                          <a:blip r:embed="rId33"/>
                          <a:stretch>
                            <a:fillRect/>
                          </a:stretch>
                        </pic:blipFill>
                        <pic:spPr>
                          <a:xfrm>
                            <a:off x="2133930" y="0"/>
                            <a:ext cx="30480" cy="6096"/>
                          </a:xfrm>
                          <a:prstGeom prst="rect">
                            <a:avLst/>
                          </a:prstGeom>
                        </pic:spPr>
                      </pic:pic>
                      <pic:pic xmlns:pic="http://schemas.openxmlformats.org/drawingml/2006/picture">
                        <pic:nvPicPr>
                          <pic:cNvPr id="10331" name="Picture 10331"/>
                          <pic:cNvPicPr/>
                        </pic:nvPicPr>
                        <pic:blipFill>
                          <a:blip r:embed="rId33"/>
                          <a:stretch>
                            <a:fillRect/>
                          </a:stretch>
                        </pic:blipFill>
                        <pic:spPr>
                          <a:xfrm>
                            <a:off x="2164410" y="0"/>
                            <a:ext cx="30480" cy="6096"/>
                          </a:xfrm>
                          <a:prstGeom prst="rect">
                            <a:avLst/>
                          </a:prstGeom>
                        </pic:spPr>
                      </pic:pic>
                      <pic:pic xmlns:pic="http://schemas.openxmlformats.org/drawingml/2006/picture">
                        <pic:nvPicPr>
                          <pic:cNvPr id="10333" name="Picture 10333"/>
                          <pic:cNvPicPr/>
                        </pic:nvPicPr>
                        <pic:blipFill>
                          <a:blip r:embed="rId33"/>
                          <a:stretch>
                            <a:fillRect/>
                          </a:stretch>
                        </pic:blipFill>
                        <pic:spPr>
                          <a:xfrm>
                            <a:off x="2194890" y="0"/>
                            <a:ext cx="30480" cy="6096"/>
                          </a:xfrm>
                          <a:prstGeom prst="rect">
                            <a:avLst/>
                          </a:prstGeom>
                        </pic:spPr>
                      </pic:pic>
                      <pic:pic xmlns:pic="http://schemas.openxmlformats.org/drawingml/2006/picture">
                        <pic:nvPicPr>
                          <pic:cNvPr id="10335" name="Picture 10335"/>
                          <pic:cNvPicPr/>
                        </pic:nvPicPr>
                        <pic:blipFill>
                          <a:blip r:embed="rId33"/>
                          <a:stretch>
                            <a:fillRect/>
                          </a:stretch>
                        </pic:blipFill>
                        <pic:spPr>
                          <a:xfrm>
                            <a:off x="2225370" y="0"/>
                            <a:ext cx="30480" cy="6096"/>
                          </a:xfrm>
                          <a:prstGeom prst="rect">
                            <a:avLst/>
                          </a:prstGeom>
                        </pic:spPr>
                      </pic:pic>
                      <pic:pic xmlns:pic="http://schemas.openxmlformats.org/drawingml/2006/picture">
                        <pic:nvPicPr>
                          <pic:cNvPr id="10337" name="Picture 10337"/>
                          <pic:cNvPicPr/>
                        </pic:nvPicPr>
                        <pic:blipFill>
                          <a:blip r:embed="rId33"/>
                          <a:stretch>
                            <a:fillRect/>
                          </a:stretch>
                        </pic:blipFill>
                        <pic:spPr>
                          <a:xfrm>
                            <a:off x="2255850" y="0"/>
                            <a:ext cx="30480" cy="6096"/>
                          </a:xfrm>
                          <a:prstGeom prst="rect">
                            <a:avLst/>
                          </a:prstGeom>
                        </pic:spPr>
                      </pic:pic>
                      <pic:pic xmlns:pic="http://schemas.openxmlformats.org/drawingml/2006/picture">
                        <pic:nvPicPr>
                          <pic:cNvPr id="10339" name="Picture 10339"/>
                          <pic:cNvPicPr/>
                        </pic:nvPicPr>
                        <pic:blipFill>
                          <a:blip r:embed="rId33"/>
                          <a:stretch>
                            <a:fillRect/>
                          </a:stretch>
                        </pic:blipFill>
                        <pic:spPr>
                          <a:xfrm>
                            <a:off x="2286330" y="0"/>
                            <a:ext cx="30480" cy="6096"/>
                          </a:xfrm>
                          <a:prstGeom prst="rect">
                            <a:avLst/>
                          </a:prstGeom>
                        </pic:spPr>
                      </pic:pic>
                      <pic:pic xmlns:pic="http://schemas.openxmlformats.org/drawingml/2006/picture">
                        <pic:nvPicPr>
                          <pic:cNvPr id="10341" name="Picture 10341"/>
                          <pic:cNvPicPr/>
                        </pic:nvPicPr>
                        <pic:blipFill>
                          <a:blip r:embed="rId33"/>
                          <a:stretch>
                            <a:fillRect/>
                          </a:stretch>
                        </pic:blipFill>
                        <pic:spPr>
                          <a:xfrm>
                            <a:off x="2316810" y="0"/>
                            <a:ext cx="30480" cy="6096"/>
                          </a:xfrm>
                          <a:prstGeom prst="rect">
                            <a:avLst/>
                          </a:prstGeom>
                        </pic:spPr>
                      </pic:pic>
                      <pic:pic xmlns:pic="http://schemas.openxmlformats.org/drawingml/2006/picture">
                        <pic:nvPicPr>
                          <pic:cNvPr id="10343" name="Picture 10343"/>
                          <pic:cNvPicPr/>
                        </pic:nvPicPr>
                        <pic:blipFill>
                          <a:blip r:embed="rId33"/>
                          <a:stretch>
                            <a:fillRect/>
                          </a:stretch>
                        </pic:blipFill>
                        <pic:spPr>
                          <a:xfrm>
                            <a:off x="2347290" y="0"/>
                            <a:ext cx="30480" cy="6096"/>
                          </a:xfrm>
                          <a:prstGeom prst="rect">
                            <a:avLst/>
                          </a:prstGeom>
                        </pic:spPr>
                      </pic:pic>
                      <pic:pic xmlns:pic="http://schemas.openxmlformats.org/drawingml/2006/picture">
                        <pic:nvPicPr>
                          <pic:cNvPr id="10345" name="Picture 10345"/>
                          <pic:cNvPicPr/>
                        </pic:nvPicPr>
                        <pic:blipFill>
                          <a:blip r:embed="rId33"/>
                          <a:stretch>
                            <a:fillRect/>
                          </a:stretch>
                        </pic:blipFill>
                        <pic:spPr>
                          <a:xfrm>
                            <a:off x="2377770" y="0"/>
                            <a:ext cx="30480" cy="6096"/>
                          </a:xfrm>
                          <a:prstGeom prst="rect">
                            <a:avLst/>
                          </a:prstGeom>
                        </pic:spPr>
                      </pic:pic>
                      <pic:pic xmlns:pic="http://schemas.openxmlformats.org/drawingml/2006/picture">
                        <pic:nvPicPr>
                          <pic:cNvPr id="10347" name="Picture 10347"/>
                          <pic:cNvPicPr/>
                        </pic:nvPicPr>
                        <pic:blipFill>
                          <a:blip r:embed="rId33"/>
                          <a:stretch>
                            <a:fillRect/>
                          </a:stretch>
                        </pic:blipFill>
                        <pic:spPr>
                          <a:xfrm>
                            <a:off x="2408250" y="0"/>
                            <a:ext cx="30480" cy="6096"/>
                          </a:xfrm>
                          <a:prstGeom prst="rect">
                            <a:avLst/>
                          </a:prstGeom>
                        </pic:spPr>
                      </pic:pic>
                      <pic:pic xmlns:pic="http://schemas.openxmlformats.org/drawingml/2006/picture">
                        <pic:nvPicPr>
                          <pic:cNvPr id="10349" name="Picture 10349"/>
                          <pic:cNvPicPr/>
                        </pic:nvPicPr>
                        <pic:blipFill>
                          <a:blip r:embed="rId33"/>
                          <a:stretch>
                            <a:fillRect/>
                          </a:stretch>
                        </pic:blipFill>
                        <pic:spPr>
                          <a:xfrm>
                            <a:off x="2438730" y="0"/>
                            <a:ext cx="30480" cy="6096"/>
                          </a:xfrm>
                          <a:prstGeom prst="rect">
                            <a:avLst/>
                          </a:prstGeom>
                        </pic:spPr>
                      </pic:pic>
                      <pic:pic xmlns:pic="http://schemas.openxmlformats.org/drawingml/2006/picture">
                        <pic:nvPicPr>
                          <pic:cNvPr id="10351" name="Picture 10351"/>
                          <pic:cNvPicPr/>
                        </pic:nvPicPr>
                        <pic:blipFill>
                          <a:blip r:embed="rId33"/>
                          <a:stretch>
                            <a:fillRect/>
                          </a:stretch>
                        </pic:blipFill>
                        <pic:spPr>
                          <a:xfrm>
                            <a:off x="2469210" y="0"/>
                            <a:ext cx="30480" cy="6096"/>
                          </a:xfrm>
                          <a:prstGeom prst="rect">
                            <a:avLst/>
                          </a:prstGeom>
                        </pic:spPr>
                      </pic:pic>
                      <pic:pic xmlns:pic="http://schemas.openxmlformats.org/drawingml/2006/picture">
                        <pic:nvPicPr>
                          <pic:cNvPr id="10353" name="Picture 10353"/>
                          <pic:cNvPicPr/>
                        </pic:nvPicPr>
                        <pic:blipFill>
                          <a:blip r:embed="rId33"/>
                          <a:stretch>
                            <a:fillRect/>
                          </a:stretch>
                        </pic:blipFill>
                        <pic:spPr>
                          <a:xfrm>
                            <a:off x="2499690" y="0"/>
                            <a:ext cx="30480" cy="6096"/>
                          </a:xfrm>
                          <a:prstGeom prst="rect">
                            <a:avLst/>
                          </a:prstGeom>
                        </pic:spPr>
                      </pic:pic>
                      <pic:pic xmlns:pic="http://schemas.openxmlformats.org/drawingml/2006/picture">
                        <pic:nvPicPr>
                          <pic:cNvPr id="10355" name="Picture 10355"/>
                          <pic:cNvPicPr/>
                        </pic:nvPicPr>
                        <pic:blipFill>
                          <a:blip r:embed="rId33"/>
                          <a:stretch>
                            <a:fillRect/>
                          </a:stretch>
                        </pic:blipFill>
                        <pic:spPr>
                          <a:xfrm>
                            <a:off x="2530170" y="0"/>
                            <a:ext cx="30480" cy="6096"/>
                          </a:xfrm>
                          <a:prstGeom prst="rect">
                            <a:avLst/>
                          </a:prstGeom>
                        </pic:spPr>
                      </pic:pic>
                      <pic:pic xmlns:pic="http://schemas.openxmlformats.org/drawingml/2006/picture">
                        <pic:nvPicPr>
                          <pic:cNvPr id="10357" name="Picture 10357"/>
                          <pic:cNvPicPr/>
                        </pic:nvPicPr>
                        <pic:blipFill>
                          <a:blip r:embed="rId33"/>
                          <a:stretch>
                            <a:fillRect/>
                          </a:stretch>
                        </pic:blipFill>
                        <pic:spPr>
                          <a:xfrm>
                            <a:off x="2560650" y="0"/>
                            <a:ext cx="30480" cy="6096"/>
                          </a:xfrm>
                          <a:prstGeom prst="rect">
                            <a:avLst/>
                          </a:prstGeom>
                        </pic:spPr>
                      </pic:pic>
                      <pic:pic xmlns:pic="http://schemas.openxmlformats.org/drawingml/2006/picture">
                        <pic:nvPicPr>
                          <pic:cNvPr id="10359" name="Picture 10359"/>
                          <pic:cNvPicPr/>
                        </pic:nvPicPr>
                        <pic:blipFill>
                          <a:blip r:embed="rId33"/>
                          <a:stretch>
                            <a:fillRect/>
                          </a:stretch>
                        </pic:blipFill>
                        <pic:spPr>
                          <a:xfrm>
                            <a:off x="2591130" y="0"/>
                            <a:ext cx="30480" cy="6096"/>
                          </a:xfrm>
                          <a:prstGeom prst="rect">
                            <a:avLst/>
                          </a:prstGeom>
                        </pic:spPr>
                      </pic:pic>
                      <pic:pic xmlns:pic="http://schemas.openxmlformats.org/drawingml/2006/picture">
                        <pic:nvPicPr>
                          <pic:cNvPr id="10361" name="Picture 10361"/>
                          <pic:cNvPicPr/>
                        </pic:nvPicPr>
                        <pic:blipFill>
                          <a:blip r:embed="rId33"/>
                          <a:stretch>
                            <a:fillRect/>
                          </a:stretch>
                        </pic:blipFill>
                        <pic:spPr>
                          <a:xfrm>
                            <a:off x="2621610" y="0"/>
                            <a:ext cx="30480" cy="6096"/>
                          </a:xfrm>
                          <a:prstGeom prst="rect">
                            <a:avLst/>
                          </a:prstGeom>
                        </pic:spPr>
                      </pic:pic>
                      <pic:pic xmlns:pic="http://schemas.openxmlformats.org/drawingml/2006/picture">
                        <pic:nvPicPr>
                          <pic:cNvPr id="10363" name="Picture 10363"/>
                          <pic:cNvPicPr/>
                        </pic:nvPicPr>
                        <pic:blipFill>
                          <a:blip r:embed="rId33"/>
                          <a:stretch>
                            <a:fillRect/>
                          </a:stretch>
                        </pic:blipFill>
                        <pic:spPr>
                          <a:xfrm>
                            <a:off x="2652090" y="0"/>
                            <a:ext cx="30480" cy="6096"/>
                          </a:xfrm>
                          <a:prstGeom prst="rect">
                            <a:avLst/>
                          </a:prstGeom>
                        </pic:spPr>
                      </pic:pic>
                      <pic:pic xmlns:pic="http://schemas.openxmlformats.org/drawingml/2006/picture">
                        <pic:nvPicPr>
                          <pic:cNvPr id="10365" name="Picture 10365"/>
                          <pic:cNvPicPr/>
                        </pic:nvPicPr>
                        <pic:blipFill>
                          <a:blip r:embed="rId33"/>
                          <a:stretch>
                            <a:fillRect/>
                          </a:stretch>
                        </pic:blipFill>
                        <pic:spPr>
                          <a:xfrm>
                            <a:off x="2682570" y="0"/>
                            <a:ext cx="30480" cy="6096"/>
                          </a:xfrm>
                          <a:prstGeom prst="rect">
                            <a:avLst/>
                          </a:prstGeom>
                        </pic:spPr>
                      </pic:pic>
                      <pic:pic xmlns:pic="http://schemas.openxmlformats.org/drawingml/2006/picture">
                        <pic:nvPicPr>
                          <pic:cNvPr id="10367" name="Picture 10367"/>
                          <pic:cNvPicPr/>
                        </pic:nvPicPr>
                        <pic:blipFill>
                          <a:blip r:embed="rId33"/>
                          <a:stretch>
                            <a:fillRect/>
                          </a:stretch>
                        </pic:blipFill>
                        <pic:spPr>
                          <a:xfrm>
                            <a:off x="2713050" y="0"/>
                            <a:ext cx="30480" cy="6096"/>
                          </a:xfrm>
                          <a:prstGeom prst="rect">
                            <a:avLst/>
                          </a:prstGeom>
                        </pic:spPr>
                      </pic:pic>
                      <pic:pic xmlns:pic="http://schemas.openxmlformats.org/drawingml/2006/picture">
                        <pic:nvPicPr>
                          <pic:cNvPr id="10369" name="Picture 10369"/>
                          <pic:cNvPicPr/>
                        </pic:nvPicPr>
                        <pic:blipFill>
                          <a:blip r:embed="rId33"/>
                          <a:stretch>
                            <a:fillRect/>
                          </a:stretch>
                        </pic:blipFill>
                        <pic:spPr>
                          <a:xfrm>
                            <a:off x="2743530" y="0"/>
                            <a:ext cx="30480" cy="6096"/>
                          </a:xfrm>
                          <a:prstGeom prst="rect">
                            <a:avLst/>
                          </a:prstGeom>
                        </pic:spPr>
                      </pic:pic>
                      <pic:pic xmlns:pic="http://schemas.openxmlformats.org/drawingml/2006/picture">
                        <pic:nvPicPr>
                          <pic:cNvPr id="10371" name="Picture 10371"/>
                          <pic:cNvPicPr/>
                        </pic:nvPicPr>
                        <pic:blipFill>
                          <a:blip r:embed="rId33"/>
                          <a:stretch>
                            <a:fillRect/>
                          </a:stretch>
                        </pic:blipFill>
                        <pic:spPr>
                          <a:xfrm>
                            <a:off x="2774010" y="0"/>
                            <a:ext cx="30480" cy="6096"/>
                          </a:xfrm>
                          <a:prstGeom prst="rect">
                            <a:avLst/>
                          </a:prstGeom>
                        </pic:spPr>
                      </pic:pic>
                      <pic:pic xmlns:pic="http://schemas.openxmlformats.org/drawingml/2006/picture">
                        <pic:nvPicPr>
                          <pic:cNvPr id="10373" name="Picture 10373"/>
                          <pic:cNvPicPr/>
                        </pic:nvPicPr>
                        <pic:blipFill>
                          <a:blip r:embed="rId33"/>
                          <a:stretch>
                            <a:fillRect/>
                          </a:stretch>
                        </pic:blipFill>
                        <pic:spPr>
                          <a:xfrm>
                            <a:off x="2804490" y="0"/>
                            <a:ext cx="30480" cy="6096"/>
                          </a:xfrm>
                          <a:prstGeom prst="rect">
                            <a:avLst/>
                          </a:prstGeom>
                        </pic:spPr>
                      </pic:pic>
                      <pic:pic xmlns:pic="http://schemas.openxmlformats.org/drawingml/2006/picture">
                        <pic:nvPicPr>
                          <pic:cNvPr id="10375" name="Picture 10375"/>
                          <pic:cNvPicPr/>
                        </pic:nvPicPr>
                        <pic:blipFill>
                          <a:blip r:embed="rId33"/>
                          <a:stretch>
                            <a:fillRect/>
                          </a:stretch>
                        </pic:blipFill>
                        <pic:spPr>
                          <a:xfrm>
                            <a:off x="2834970" y="0"/>
                            <a:ext cx="30480" cy="6096"/>
                          </a:xfrm>
                          <a:prstGeom prst="rect">
                            <a:avLst/>
                          </a:prstGeom>
                        </pic:spPr>
                      </pic:pic>
                      <pic:pic xmlns:pic="http://schemas.openxmlformats.org/drawingml/2006/picture">
                        <pic:nvPicPr>
                          <pic:cNvPr id="10377" name="Picture 10377"/>
                          <pic:cNvPicPr/>
                        </pic:nvPicPr>
                        <pic:blipFill>
                          <a:blip r:embed="rId33"/>
                          <a:stretch>
                            <a:fillRect/>
                          </a:stretch>
                        </pic:blipFill>
                        <pic:spPr>
                          <a:xfrm>
                            <a:off x="2865450" y="0"/>
                            <a:ext cx="30480" cy="6096"/>
                          </a:xfrm>
                          <a:prstGeom prst="rect">
                            <a:avLst/>
                          </a:prstGeom>
                        </pic:spPr>
                      </pic:pic>
                      <pic:pic xmlns:pic="http://schemas.openxmlformats.org/drawingml/2006/picture">
                        <pic:nvPicPr>
                          <pic:cNvPr id="10379" name="Picture 10379"/>
                          <pic:cNvPicPr/>
                        </pic:nvPicPr>
                        <pic:blipFill>
                          <a:blip r:embed="rId33"/>
                          <a:stretch>
                            <a:fillRect/>
                          </a:stretch>
                        </pic:blipFill>
                        <pic:spPr>
                          <a:xfrm>
                            <a:off x="2895930" y="0"/>
                            <a:ext cx="30785" cy="6096"/>
                          </a:xfrm>
                          <a:prstGeom prst="rect">
                            <a:avLst/>
                          </a:prstGeom>
                        </pic:spPr>
                      </pic:pic>
                      <pic:pic xmlns:pic="http://schemas.openxmlformats.org/drawingml/2006/picture">
                        <pic:nvPicPr>
                          <pic:cNvPr id="10381" name="Picture 10381"/>
                          <pic:cNvPicPr/>
                        </pic:nvPicPr>
                        <pic:blipFill>
                          <a:blip r:embed="rId33"/>
                          <a:stretch>
                            <a:fillRect/>
                          </a:stretch>
                        </pic:blipFill>
                        <pic:spPr>
                          <a:xfrm>
                            <a:off x="2926665" y="0"/>
                            <a:ext cx="30480" cy="6096"/>
                          </a:xfrm>
                          <a:prstGeom prst="rect">
                            <a:avLst/>
                          </a:prstGeom>
                        </pic:spPr>
                      </pic:pic>
                      <pic:pic xmlns:pic="http://schemas.openxmlformats.org/drawingml/2006/picture">
                        <pic:nvPicPr>
                          <pic:cNvPr id="10383" name="Picture 10383"/>
                          <pic:cNvPicPr/>
                        </pic:nvPicPr>
                        <pic:blipFill>
                          <a:blip r:embed="rId33"/>
                          <a:stretch>
                            <a:fillRect/>
                          </a:stretch>
                        </pic:blipFill>
                        <pic:spPr>
                          <a:xfrm>
                            <a:off x="2957144" y="0"/>
                            <a:ext cx="30480" cy="6096"/>
                          </a:xfrm>
                          <a:prstGeom prst="rect">
                            <a:avLst/>
                          </a:prstGeom>
                        </pic:spPr>
                      </pic:pic>
                      <pic:pic xmlns:pic="http://schemas.openxmlformats.org/drawingml/2006/picture">
                        <pic:nvPicPr>
                          <pic:cNvPr id="10385" name="Picture 10385"/>
                          <pic:cNvPicPr/>
                        </pic:nvPicPr>
                        <pic:blipFill>
                          <a:blip r:embed="rId33"/>
                          <a:stretch>
                            <a:fillRect/>
                          </a:stretch>
                        </pic:blipFill>
                        <pic:spPr>
                          <a:xfrm>
                            <a:off x="2987624" y="0"/>
                            <a:ext cx="30480" cy="6096"/>
                          </a:xfrm>
                          <a:prstGeom prst="rect">
                            <a:avLst/>
                          </a:prstGeom>
                        </pic:spPr>
                      </pic:pic>
                      <pic:pic xmlns:pic="http://schemas.openxmlformats.org/drawingml/2006/picture">
                        <pic:nvPicPr>
                          <pic:cNvPr id="10387" name="Picture 10387"/>
                          <pic:cNvPicPr/>
                        </pic:nvPicPr>
                        <pic:blipFill>
                          <a:blip r:embed="rId33"/>
                          <a:stretch>
                            <a:fillRect/>
                          </a:stretch>
                        </pic:blipFill>
                        <pic:spPr>
                          <a:xfrm>
                            <a:off x="3018104" y="0"/>
                            <a:ext cx="30480" cy="6096"/>
                          </a:xfrm>
                          <a:prstGeom prst="rect">
                            <a:avLst/>
                          </a:prstGeom>
                        </pic:spPr>
                      </pic:pic>
                      <pic:pic xmlns:pic="http://schemas.openxmlformats.org/drawingml/2006/picture">
                        <pic:nvPicPr>
                          <pic:cNvPr id="10389" name="Picture 10389"/>
                          <pic:cNvPicPr/>
                        </pic:nvPicPr>
                        <pic:blipFill>
                          <a:blip r:embed="rId33"/>
                          <a:stretch>
                            <a:fillRect/>
                          </a:stretch>
                        </pic:blipFill>
                        <pic:spPr>
                          <a:xfrm>
                            <a:off x="3048584" y="0"/>
                            <a:ext cx="30481" cy="6096"/>
                          </a:xfrm>
                          <a:prstGeom prst="rect">
                            <a:avLst/>
                          </a:prstGeom>
                        </pic:spPr>
                      </pic:pic>
                      <pic:pic xmlns:pic="http://schemas.openxmlformats.org/drawingml/2006/picture">
                        <pic:nvPicPr>
                          <pic:cNvPr id="10391" name="Picture 10391"/>
                          <pic:cNvPicPr/>
                        </pic:nvPicPr>
                        <pic:blipFill>
                          <a:blip r:embed="rId33"/>
                          <a:stretch>
                            <a:fillRect/>
                          </a:stretch>
                        </pic:blipFill>
                        <pic:spPr>
                          <a:xfrm>
                            <a:off x="3079065" y="0"/>
                            <a:ext cx="30480" cy="6096"/>
                          </a:xfrm>
                          <a:prstGeom prst="rect">
                            <a:avLst/>
                          </a:prstGeom>
                        </pic:spPr>
                      </pic:pic>
                      <pic:pic xmlns:pic="http://schemas.openxmlformats.org/drawingml/2006/picture">
                        <pic:nvPicPr>
                          <pic:cNvPr id="10393" name="Picture 10393"/>
                          <pic:cNvPicPr/>
                        </pic:nvPicPr>
                        <pic:blipFill>
                          <a:blip r:embed="rId33"/>
                          <a:stretch>
                            <a:fillRect/>
                          </a:stretch>
                        </pic:blipFill>
                        <pic:spPr>
                          <a:xfrm>
                            <a:off x="3109544" y="0"/>
                            <a:ext cx="30480" cy="6096"/>
                          </a:xfrm>
                          <a:prstGeom prst="rect">
                            <a:avLst/>
                          </a:prstGeom>
                        </pic:spPr>
                      </pic:pic>
                      <pic:pic xmlns:pic="http://schemas.openxmlformats.org/drawingml/2006/picture">
                        <pic:nvPicPr>
                          <pic:cNvPr id="10395" name="Picture 10395"/>
                          <pic:cNvPicPr/>
                        </pic:nvPicPr>
                        <pic:blipFill>
                          <a:blip r:embed="rId33"/>
                          <a:stretch>
                            <a:fillRect/>
                          </a:stretch>
                        </pic:blipFill>
                        <pic:spPr>
                          <a:xfrm>
                            <a:off x="3140024" y="0"/>
                            <a:ext cx="30480" cy="6096"/>
                          </a:xfrm>
                          <a:prstGeom prst="rect">
                            <a:avLst/>
                          </a:prstGeom>
                        </pic:spPr>
                      </pic:pic>
                      <pic:pic xmlns:pic="http://schemas.openxmlformats.org/drawingml/2006/picture">
                        <pic:nvPicPr>
                          <pic:cNvPr id="10397" name="Picture 10397"/>
                          <pic:cNvPicPr/>
                        </pic:nvPicPr>
                        <pic:blipFill>
                          <a:blip r:embed="rId33"/>
                          <a:stretch>
                            <a:fillRect/>
                          </a:stretch>
                        </pic:blipFill>
                        <pic:spPr>
                          <a:xfrm>
                            <a:off x="3170504" y="0"/>
                            <a:ext cx="30480" cy="6096"/>
                          </a:xfrm>
                          <a:prstGeom prst="rect">
                            <a:avLst/>
                          </a:prstGeom>
                        </pic:spPr>
                      </pic:pic>
                      <pic:pic xmlns:pic="http://schemas.openxmlformats.org/drawingml/2006/picture">
                        <pic:nvPicPr>
                          <pic:cNvPr id="10399" name="Picture 10399"/>
                          <pic:cNvPicPr/>
                        </pic:nvPicPr>
                        <pic:blipFill>
                          <a:blip r:embed="rId33"/>
                          <a:stretch>
                            <a:fillRect/>
                          </a:stretch>
                        </pic:blipFill>
                        <pic:spPr>
                          <a:xfrm>
                            <a:off x="3200984" y="0"/>
                            <a:ext cx="30480" cy="6096"/>
                          </a:xfrm>
                          <a:prstGeom prst="rect">
                            <a:avLst/>
                          </a:prstGeom>
                        </pic:spPr>
                      </pic:pic>
                      <pic:pic xmlns:pic="http://schemas.openxmlformats.org/drawingml/2006/picture">
                        <pic:nvPicPr>
                          <pic:cNvPr id="10401" name="Picture 10401"/>
                          <pic:cNvPicPr/>
                        </pic:nvPicPr>
                        <pic:blipFill>
                          <a:blip r:embed="rId33"/>
                          <a:stretch>
                            <a:fillRect/>
                          </a:stretch>
                        </pic:blipFill>
                        <pic:spPr>
                          <a:xfrm>
                            <a:off x="3231465" y="0"/>
                            <a:ext cx="30480" cy="6096"/>
                          </a:xfrm>
                          <a:prstGeom prst="rect">
                            <a:avLst/>
                          </a:prstGeom>
                        </pic:spPr>
                      </pic:pic>
                      <pic:pic xmlns:pic="http://schemas.openxmlformats.org/drawingml/2006/picture">
                        <pic:nvPicPr>
                          <pic:cNvPr id="10403" name="Picture 10403"/>
                          <pic:cNvPicPr/>
                        </pic:nvPicPr>
                        <pic:blipFill>
                          <a:blip r:embed="rId33"/>
                          <a:stretch>
                            <a:fillRect/>
                          </a:stretch>
                        </pic:blipFill>
                        <pic:spPr>
                          <a:xfrm>
                            <a:off x="3261944" y="0"/>
                            <a:ext cx="30480" cy="6096"/>
                          </a:xfrm>
                          <a:prstGeom prst="rect">
                            <a:avLst/>
                          </a:prstGeom>
                        </pic:spPr>
                      </pic:pic>
                      <pic:pic xmlns:pic="http://schemas.openxmlformats.org/drawingml/2006/picture">
                        <pic:nvPicPr>
                          <pic:cNvPr id="10405" name="Picture 10405"/>
                          <pic:cNvPicPr/>
                        </pic:nvPicPr>
                        <pic:blipFill>
                          <a:blip r:embed="rId33"/>
                          <a:stretch>
                            <a:fillRect/>
                          </a:stretch>
                        </pic:blipFill>
                        <pic:spPr>
                          <a:xfrm>
                            <a:off x="3292424" y="0"/>
                            <a:ext cx="30480" cy="6096"/>
                          </a:xfrm>
                          <a:prstGeom prst="rect">
                            <a:avLst/>
                          </a:prstGeom>
                        </pic:spPr>
                      </pic:pic>
                      <pic:pic xmlns:pic="http://schemas.openxmlformats.org/drawingml/2006/picture">
                        <pic:nvPicPr>
                          <pic:cNvPr id="10407" name="Picture 10407"/>
                          <pic:cNvPicPr/>
                        </pic:nvPicPr>
                        <pic:blipFill>
                          <a:blip r:embed="rId33"/>
                          <a:stretch>
                            <a:fillRect/>
                          </a:stretch>
                        </pic:blipFill>
                        <pic:spPr>
                          <a:xfrm>
                            <a:off x="3322904" y="0"/>
                            <a:ext cx="30480" cy="6096"/>
                          </a:xfrm>
                          <a:prstGeom prst="rect">
                            <a:avLst/>
                          </a:prstGeom>
                        </pic:spPr>
                      </pic:pic>
                      <pic:pic xmlns:pic="http://schemas.openxmlformats.org/drawingml/2006/picture">
                        <pic:nvPicPr>
                          <pic:cNvPr id="10409" name="Picture 10409"/>
                          <pic:cNvPicPr/>
                        </pic:nvPicPr>
                        <pic:blipFill>
                          <a:blip r:embed="rId33"/>
                          <a:stretch>
                            <a:fillRect/>
                          </a:stretch>
                        </pic:blipFill>
                        <pic:spPr>
                          <a:xfrm>
                            <a:off x="3353384" y="0"/>
                            <a:ext cx="30480" cy="6096"/>
                          </a:xfrm>
                          <a:prstGeom prst="rect">
                            <a:avLst/>
                          </a:prstGeom>
                        </pic:spPr>
                      </pic:pic>
                      <pic:pic xmlns:pic="http://schemas.openxmlformats.org/drawingml/2006/picture">
                        <pic:nvPicPr>
                          <pic:cNvPr id="10411" name="Picture 10411"/>
                          <pic:cNvPicPr/>
                        </pic:nvPicPr>
                        <pic:blipFill>
                          <a:blip r:embed="rId33"/>
                          <a:stretch>
                            <a:fillRect/>
                          </a:stretch>
                        </pic:blipFill>
                        <pic:spPr>
                          <a:xfrm>
                            <a:off x="3383865" y="0"/>
                            <a:ext cx="30480" cy="6096"/>
                          </a:xfrm>
                          <a:prstGeom prst="rect">
                            <a:avLst/>
                          </a:prstGeom>
                        </pic:spPr>
                      </pic:pic>
                      <pic:pic xmlns:pic="http://schemas.openxmlformats.org/drawingml/2006/picture">
                        <pic:nvPicPr>
                          <pic:cNvPr id="10413" name="Picture 10413"/>
                          <pic:cNvPicPr/>
                        </pic:nvPicPr>
                        <pic:blipFill>
                          <a:blip r:embed="rId33"/>
                          <a:stretch>
                            <a:fillRect/>
                          </a:stretch>
                        </pic:blipFill>
                        <pic:spPr>
                          <a:xfrm>
                            <a:off x="3414344" y="0"/>
                            <a:ext cx="30480" cy="6096"/>
                          </a:xfrm>
                          <a:prstGeom prst="rect">
                            <a:avLst/>
                          </a:prstGeom>
                        </pic:spPr>
                      </pic:pic>
                      <pic:pic xmlns:pic="http://schemas.openxmlformats.org/drawingml/2006/picture">
                        <pic:nvPicPr>
                          <pic:cNvPr id="10415" name="Picture 10415"/>
                          <pic:cNvPicPr/>
                        </pic:nvPicPr>
                        <pic:blipFill>
                          <a:blip r:embed="rId33"/>
                          <a:stretch>
                            <a:fillRect/>
                          </a:stretch>
                        </pic:blipFill>
                        <pic:spPr>
                          <a:xfrm>
                            <a:off x="3444824" y="0"/>
                            <a:ext cx="30480" cy="6096"/>
                          </a:xfrm>
                          <a:prstGeom prst="rect">
                            <a:avLst/>
                          </a:prstGeom>
                        </pic:spPr>
                      </pic:pic>
                      <pic:pic xmlns:pic="http://schemas.openxmlformats.org/drawingml/2006/picture">
                        <pic:nvPicPr>
                          <pic:cNvPr id="10417" name="Picture 10417"/>
                          <pic:cNvPicPr/>
                        </pic:nvPicPr>
                        <pic:blipFill>
                          <a:blip r:embed="rId33"/>
                          <a:stretch>
                            <a:fillRect/>
                          </a:stretch>
                        </pic:blipFill>
                        <pic:spPr>
                          <a:xfrm>
                            <a:off x="3475304" y="0"/>
                            <a:ext cx="30480" cy="6096"/>
                          </a:xfrm>
                          <a:prstGeom prst="rect">
                            <a:avLst/>
                          </a:prstGeom>
                        </pic:spPr>
                      </pic:pic>
                      <pic:pic xmlns:pic="http://schemas.openxmlformats.org/drawingml/2006/picture">
                        <pic:nvPicPr>
                          <pic:cNvPr id="10419" name="Picture 10419"/>
                          <pic:cNvPicPr/>
                        </pic:nvPicPr>
                        <pic:blipFill>
                          <a:blip r:embed="rId33"/>
                          <a:stretch>
                            <a:fillRect/>
                          </a:stretch>
                        </pic:blipFill>
                        <pic:spPr>
                          <a:xfrm>
                            <a:off x="3505784" y="0"/>
                            <a:ext cx="30481" cy="6096"/>
                          </a:xfrm>
                          <a:prstGeom prst="rect">
                            <a:avLst/>
                          </a:prstGeom>
                        </pic:spPr>
                      </pic:pic>
                      <pic:pic xmlns:pic="http://schemas.openxmlformats.org/drawingml/2006/picture">
                        <pic:nvPicPr>
                          <pic:cNvPr id="10421" name="Picture 10421"/>
                          <pic:cNvPicPr/>
                        </pic:nvPicPr>
                        <pic:blipFill>
                          <a:blip r:embed="rId33"/>
                          <a:stretch>
                            <a:fillRect/>
                          </a:stretch>
                        </pic:blipFill>
                        <pic:spPr>
                          <a:xfrm>
                            <a:off x="3536265" y="0"/>
                            <a:ext cx="30480" cy="6096"/>
                          </a:xfrm>
                          <a:prstGeom prst="rect">
                            <a:avLst/>
                          </a:prstGeom>
                        </pic:spPr>
                      </pic:pic>
                      <pic:pic xmlns:pic="http://schemas.openxmlformats.org/drawingml/2006/picture">
                        <pic:nvPicPr>
                          <pic:cNvPr id="10423" name="Picture 10423"/>
                          <pic:cNvPicPr/>
                        </pic:nvPicPr>
                        <pic:blipFill>
                          <a:blip r:embed="rId33"/>
                          <a:stretch>
                            <a:fillRect/>
                          </a:stretch>
                        </pic:blipFill>
                        <pic:spPr>
                          <a:xfrm>
                            <a:off x="3566744" y="0"/>
                            <a:ext cx="30480" cy="6096"/>
                          </a:xfrm>
                          <a:prstGeom prst="rect">
                            <a:avLst/>
                          </a:prstGeom>
                        </pic:spPr>
                      </pic:pic>
                      <pic:pic xmlns:pic="http://schemas.openxmlformats.org/drawingml/2006/picture">
                        <pic:nvPicPr>
                          <pic:cNvPr id="10425" name="Picture 10425"/>
                          <pic:cNvPicPr/>
                        </pic:nvPicPr>
                        <pic:blipFill>
                          <a:blip r:embed="rId33"/>
                          <a:stretch>
                            <a:fillRect/>
                          </a:stretch>
                        </pic:blipFill>
                        <pic:spPr>
                          <a:xfrm>
                            <a:off x="3597224" y="0"/>
                            <a:ext cx="30480" cy="6096"/>
                          </a:xfrm>
                          <a:prstGeom prst="rect">
                            <a:avLst/>
                          </a:prstGeom>
                        </pic:spPr>
                      </pic:pic>
                      <pic:pic xmlns:pic="http://schemas.openxmlformats.org/drawingml/2006/picture">
                        <pic:nvPicPr>
                          <pic:cNvPr id="10427" name="Picture 10427"/>
                          <pic:cNvPicPr/>
                        </pic:nvPicPr>
                        <pic:blipFill>
                          <a:blip r:embed="rId33"/>
                          <a:stretch>
                            <a:fillRect/>
                          </a:stretch>
                        </pic:blipFill>
                        <pic:spPr>
                          <a:xfrm>
                            <a:off x="3627704" y="0"/>
                            <a:ext cx="30480" cy="6096"/>
                          </a:xfrm>
                          <a:prstGeom prst="rect">
                            <a:avLst/>
                          </a:prstGeom>
                        </pic:spPr>
                      </pic:pic>
                      <pic:pic xmlns:pic="http://schemas.openxmlformats.org/drawingml/2006/picture">
                        <pic:nvPicPr>
                          <pic:cNvPr id="10429" name="Picture 10429"/>
                          <pic:cNvPicPr/>
                        </pic:nvPicPr>
                        <pic:blipFill>
                          <a:blip r:embed="rId33"/>
                          <a:stretch>
                            <a:fillRect/>
                          </a:stretch>
                        </pic:blipFill>
                        <pic:spPr>
                          <a:xfrm>
                            <a:off x="3658184" y="0"/>
                            <a:ext cx="30480" cy="6096"/>
                          </a:xfrm>
                          <a:prstGeom prst="rect">
                            <a:avLst/>
                          </a:prstGeom>
                        </pic:spPr>
                      </pic:pic>
                      <pic:pic xmlns:pic="http://schemas.openxmlformats.org/drawingml/2006/picture">
                        <pic:nvPicPr>
                          <pic:cNvPr id="10431" name="Picture 10431"/>
                          <pic:cNvPicPr/>
                        </pic:nvPicPr>
                        <pic:blipFill>
                          <a:blip r:embed="rId33"/>
                          <a:stretch>
                            <a:fillRect/>
                          </a:stretch>
                        </pic:blipFill>
                        <pic:spPr>
                          <a:xfrm>
                            <a:off x="3688665" y="0"/>
                            <a:ext cx="30480" cy="6096"/>
                          </a:xfrm>
                          <a:prstGeom prst="rect">
                            <a:avLst/>
                          </a:prstGeom>
                        </pic:spPr>
                      </pic:pic>
                      <pic:pic xmlns:pic="http://schemas.openxmlformats.org/drawingml/2006/picture">
                        <pic:nvPicPr>
                          <pic:cNvPr id="10433" name="Picture 10433"/>
                          <pic:cNvPicPr/>
                        </pic:nvPicPr>
                        <pic:blipFill>
                          <a:blip r:embed="rId33"/>
                          <a:stretch>
                            <a:fillRect/>
                          </a:stretch>
                        </pic:blipFill>
                        <pic:spPr>
                          <a:xfrm>
                            <a:off x="3719144" y="0"/>
                            <a:ext cx="30480" cy="6096"/>
                          </a:xfrm>
                          <a:prstGeom prst="rect">
                            <a:avLst/>
                          </a:prstGeom>
                        </pic:spPr>
                      </pic:pic>
                      <pic:pic xmlns:pic="http://schemas.openxmlformats.org/drawingml/2006/picture">
                        <pic:nvPicPr>
                          <pic:cNvPr id="10435" name="Picture 10435"/>
                          <pic:cNvPicPr/>
                        </pic:nvPicPr>
                        <pic:blipFill>
                          <a:blip r:embed="rId33"/>
                          <a:stretch>
                            <a:fillRect/>
                          </a:stretch>
                        </pic:blipFill>
                        <pic:spPr>
                          <a:xfrm>
                            <a:off x="3749624" y="0"/>
                            <a:ext cx="30480" cy="6096"/>
                          </a:xfrm>
                          <a:prstGeom prst="rect">
                            <a:avLst/>
                          </a:prstGeom>
                        </pic:spPr>
                      </pic:pic>
                      <pic:pic xmlns:pic="http://schemas.openxmlformats.org/drawingml/2006/picture">
                        <pic:nvPicPr>
                          <pic:cNvPr id="10437" name="Picture 10437"/>
                          <pic:cNvPicPr/>
                        </pic:nvPicPr>
                        <pic:blipFill>
                          <a:blip r:embed="rId33"/>
                          <a:stretch>
                            <a:fillRect/>
                          </a:stretch>
                        </pic:blipFill>
                        <pic:spPr>
                          <a:xfrm>
                            <a:off x="3780104" y="0"/>
                            <a:ext cx="30480" cy="6096"/>
                          </a:xfrm>
                          <a:prstGeom prst="rect">
                            <a:avLst/>
                          </a:prstGeom>
                        </pic:spPr>
                      </pic:pic>
                      <pic:pic xmlns:pic="http://schemas.openxmlformats.org/drawingml/2006/picture">
                        <pic:nvPicPr>
                          <pic:cNvPr id="10439" name="Picture 10439"/>
                          <pic:cNvPicPr/>
                        </pic:nvPicPr>
                        <pic:blipFill>
                          <a:blip r:embed="rId33"/>
                          <a:stretch>
                            <a:fillRect/>
                          </a:stretch>
                        </pic:blipFill>
                        <pic:spPr>
                          <a:xfrm>
                            <a:off x="3810584" y="0"/>
                            <a:ext cx="30480" cy="6096"/>
                          </a:xfrm>
                          <a:prstGeom prst="rect">
                            <a:avLst/>
                          </a:prstGeom>
                        </pic:spPr>
                      </pic:pic>
                      <pic:pic xmlns:pic="http://schemas.openxmlformats.org/drawingml/2006/picture">
                        <pic:nvPicPr>
                          <pic:cNvPr id="10441" name="Picture 10441"/>
                          <pic:cNvPicPr/>
                        </pic:nvPicPr>
                        <pic:blipFill>
                          <a:blip r:embed="rId33"/>
                          <a:stretch>
                            <a:fillRect/>
                          </a:stretch>
                        </pic:blipFill>
                        <pic:spPr>
                          <a:xfrm>
                            <a:off x="3841065" y="0"/>
                            <a:ext cx="30480" cy="6096"/>
                          </a:xfrm>
                          <a:prstGeom prst="rect">
                            <a:avLst/>
                          </a:prstGeom>
                        </pic:spPr>
                      </pic:pic>
                      <pic:pic xmlns:pic="http://schemas.openxmlformats.org/drawingml/2006/picture">
                        <pic:nvPicPr>
                          <pic:cNvPr id="10443" name="Picture 10443"/>
                          <pic:cNvPicPr/>
                        </pic:nvPicPr>
                        <pic:blipFill>
                          <a:blip r:embed="rId33"/>
                          <a:stretch>
                            <a:fillRect/>
                          </a:stretch>
                        </pic:blipFill>
                        <pic:spPr>
                          <a:xfrm>
                            <a:off x="3871544" y="0"/>
                            <a:ext cx="30480" cy="6096"/>
                          </a:xfrm>
                          <a:prstGeom prst="rect">
                            <a:avLst/>
                          </a:prstGeom>
                        </pic:spPr>
                      </pic:pic>
                      <pic:pic xmlns:pic="http://schemas.openxmlformats.org/drawingml/2006/picture">
                        <pic:nvPicPr>
                          <pic:cNvPr id="10445" name="Picture 10445"/>
                          <pic:cNvPicPr/>
                        </pic:nvPicPr>
                        <pic:blipFill>
                          <a:blip r:embed="rId33"/>
                          <a:stretch>
                            <a:fillRect/>
                          </a:stretch>
                        </pic:blipFill>
                        <pic:spPr>
                          <a:xfrm>
                            <a:off x="3902024" y="0"/>
                            <a:ext cx="30480" cy="6096"/>
                          </a:xfrm>
                          <a:prstGeom prst="rect">
                            <a:avLst/>
                          </a:prstGeom>
                        </pic:spPr>
                      </pic:pic>
                      <pic:pic xmlns:pic="http://schemas.openxmlformats.org/drawingml/2006/picture">
                        <pic:nvPicPr>
                          <pic:cNvPr id="10447" name="Picture 10447"/>
                          <pic:cNvPicPr/>
                        </pic:nvPicPr>
                        <pic:blipFill>
                          <a:blip r:embed="rId33"/>
                          <a:stretch>
                            <a:fillRect/>
                          </a:stretch>
                        </pic:blipFill>
                        <pic:spPr>
                          <a:xfrm>
                            <a:off x="3932504" y="0"/>
                            <a:ext cx="30480" cy="6096"/>
                          </a:xfrm>
                          <a:prstGeom prst="rect">
                            <a:avLst/>
                          </a:prstGeom>
                        </pic:spPr>
                      </pic:pic>
                      <pic:pic xmlns:pic="http://schemas.openxmlformats.org/drawingml/2006/picture">
                        <pic:nvPicPr>
                          <pic:cNvPr id="10449" name="Picture 10449"/>
                          <pic:cNvPicPr/>
                        </pic:nvPicPr>
                        <pic:blipFill>
                          <a:blip r:embed="rId33"/>
                          <a:stretch>
                            <a:fillRect/>
                          </a:stretch>
                        </pic:blipFill>
                        <pic:spPr>
                          <a:xfrm>
                            <a:off x="3962984" y="0"/>
                            <a:ext cx="30481" cy="6096"/>
                          </a:xfrm>
                          <a:prstGeom prst="rect">
                            <a:avLst/>
                          </a:prstGeom>
                        </pic:spPr>
                      </pic:pic>
                      <pic:pic xmlns:pic="http://schemas.openxmlformats.org/drawingml/2006/picture">
                        <pic:nvPicPr>
                          <pic:cNvPr id="10451" name="Picture 10451"/>
                          <pic:cNvPicPr/>
                        </pic:nvPicPr>
                        <pic:blipFill>
                          <a:blip r:embed="rId33"/>
                          <a:stretch>
                            <a:fillRect/>
                          </a:stretch>
                        </pic:blipFill>
                        <pic:spPr>
                          <a:xfrm>
                            <a:off x="3993465" y="0"/>
                            <a:ext cx="30480" cy="6096"/>
                          </a:xfrm>
                          <a:prstGeom prst="rect">
                            <a:avLst/>
                          </a:prstGeom>
                        </pic:spPr>
                      </pic:pic>
                      <pic:pic xmlns:pic="http://schemas.openxmlformats.org/drawingml/2006/picture">
                        <pic:nvPicPr>
                          <pic:cNvPr id="10453" name="Picture 10453"/>
                          <pic:cNvPicPr/>
                        </pic:nvPicPr>
                        <pic:blipFill>
                          <a:blip r:embed="rId33"/>
                          <a:stretch>
                            <a:fillRect/>
                          </a:stretch>
                        </pic:blipFill>
                        <pic:spPr>
                          <a:xfrm>
                            <a:off x="4023944" y="0"/>
                            <a:ext cx="30480" cy="6096"/>
                          </a:xfrm>
                          <a:prstGeom prst="rect">
                            <a:avLst/>
                          </a:prstGeom>
                        </pic:spPr>
                      </pic:pic>
                      <pic:pic xmlns:pic="http://schemas.openxmlformats.org/drawingml/2006/picture">
                        <pic:nvPicPr>
                          <pic:cNvPr id="10455" name="Picture 10455"/>
                          <pic:cNvPicPr/>
                        </pic:nvPicPr>
                        <pic:blipFill>
                          <a:blip r:embed="rId33"/>
                          <a:stretch>
                            <a:fillRect/>
                          </a:stretch>
                        </pic:blipFill>
                        <pic:spPr>
                          <a:xfrm>
                            <a:off x="4054424" y="0"/>
                            <a:ext cx="30480" cy="6096"/>
                          </a:xfrm>
                          <a:prstGeom prst="rect">
                            <a:avLst/>
                          </a:prstGeom>
                        </pic:spPr>
                      </pic:pic>
                      <pic:pic xmlns:pic="http://schemas.openxmlformats.org/drawingml/2006/picture">
                        <pic:nvPicPr>
                          <pic:cNvPr id="10457" name="Picture 10457"/>
                          <pic:cNvPicPr/>
                        </pic:nvPicPr>
                        <pic:blipFill>
                          <a:blip r:embed="rId33"/>
                          <a:stretch>
                            <a:fillRect/>
                          </a:stretch>
                        </pic:blipFill>
                        <pic:spPr>
                          <a:xfrm>
                            <a:off x="4084904" y="0"/>
                            <a:ext cx="30480" cy="6096"/>
                          </a:xfrm>
                          <a:prstGeom prst="rect">
                            <a:avLst/>
                          </a:prstGeom>
                        </pic:spPr>
                      </pic:pic>
                      <pic:pic xmlns:pic="http://schemas.openxmlformats.org/drawingml/2006/picture">
                        <pic:nvPicPr>
                          <pic:cNvPr id="10459" name="Picture 10459"/>
                          <pic:cNvPicPr/>
                        </pic:nvPicPr>
                        <pic:blipFill>
                          <a:blip r:embed="rId33"/>
                          <a:stretch>
                            <a:fillRect/>
                          </a:stretch>
                        </pic:blipFill>
                        <pic:spPr>
                          <a:xfrm>
                            <a:off x="4115384" y="0"/>
                            <a:ext cx="30480" cy="6096"/>
                          </a:xfrm>
                          <a:prstGeom prst="rect">
                            <a:avLst/>
                          </a:prstGeom>
                        </pic:spPr>
                      </pic:pic>
                      <pic:pic xmlns:pic="http://schemas.openxmlformats.org/drawingml/2006/picture">
                        <pic:nvPicPr>
                          <pic:cNvPr id="10461" name="Picture 10461"/>
                          <pic:cNvPicPr/>
                        </pic:nvPicPr>
                        <pic:blipFill>
                          <a:blip r:embed="rId33"/>
                          <a:stretch>
                            <a:fillRect/>
                          </a:stretch>
                        </pic:blipFill>
                        <pic:spPr>
                          <a:xfrm>
                            <a:off x="4145865" y="0"/>
                            <a:ext cx="30480" cy="6096"/>
                          </a:xfrm>
                          <a:prstGeom prst="rect">
                            <a:avLst/>
                          </a:prstGeom>
                        </pic:spPr>
                      </pic:pic>
                      <pic:pic xmlns:pic="http://schemas.openxmlformats.org/drawingml/2006/picture">
                        <pic:nvPicPr>
                          <pic:cNvPr id="10463" name="Picture 10463"/>
                          <pic:cNvPicPr/>
                        </pic:nvPicPr>
                        <pic:blipFill>
                          <a:blip r:embed="rId33"/>
                          <a:stretch>
                            <a:fillRect/>
                          </a:stretch>
                        </pic:blipFill>
                        <pic:spPr>
                          <a:xfrm>
                            <a:off x="4176344" y="0"/>
                            <a:ext cx="30480" cy="6096"/>
                          </a:xfrm>
                          <a:prstGeom prst="rect">
                            <a:avLst/>
                          </a:prstGeom>
                        </pic:spPr>
                      </pic:pic>
                      <pic:pic xmlns:pic="http://schemas.openxmlformats.org/drawingml/2006/picture">
                        <pic:nvPicPr>
                          <pic:cNvPr id="10465" name="Picture 10465"/>
                          <pic:cNvPicPr/>
                        </pic:nvPicPr>
                        <pic:blipFill>
                          <a:blip r:embed="rId33"/>
                          <a:stretch>
                            <a:fillRect/>
                          </a:stretch>
                        </pic:blipFill>
                        <pic:spPr>
                          <a:xfrm>
                            <a:off x="4206824" y="0"/>
                            <a:ext cx="30480" cy="6096"/>
                          </a:xfrm>
                          <a:prstGeom prst="rect">
                            <a:avLst/>
                          </a:prstGeom>
                        </pic:spPr>
                      </pic:pic>
                      <pic:pic xmlns:pic="http://schemas.openxmlformats.org/drawingml/2006/picture">
                        <pic:nvPicPr>
                          <pic:cNvPr id="10467" name="Picture 10467"/>
                          <pic:cNvPicPr/>
                        </pic:nvPicPr>
                        <pic:blipFill>
                          <a:blip r:embed="rId33"/>
                          <a:stretch>
                            <a:fillRect/>
                          </a:stretch>
                        </pic:blipFill>
                        <pic:spPr>
                          <a:xfrm>
                            <a:off x="4237304" y="0"/>
                            <a:ext cx="30480" cy="6096"/>
                          </a:xfrm>
                          <a:prstGeom prst="rect">
                            <a:avLst/>
                          </a:prstGeom>
                        </pic:spPr>
                      </pic:pic>
                      <pic:pic xmlns:pic="http://schemas.openxmlformats.org/drawingml/2006/picture">
                        <pic:nvPicPr>
                          <pic:cNvPr id="10469" name="Picture 10469"/>
                          <pic:cNvPicPr/>
                        </pic:nvPicPr>
                        <pic:blipFill>
                          <a:blip r:embed="rId33"/>
                          <a:stretch>
                            <a:fillRect/>
                          </a:stretch>
                        </pic:blipFill>
                        <pic:spPr>
                          <a:xfrm>
                            <a:off x="4267784" y="0"/>
                            <a:ext cx="30480" cy="6096"/>
                          </a:xfrm>
                          <a:prstGeom prst="rect">
                            <a:avLst/>
                          </a:prstGeom>
                        </pic:spPr>
                      </pic:pic>
                      <pic:pic xmlns:pic="http://schemas.openxmlformats.org/drawingml/2006/picture">
                        <pic:nvPicPr>
                          <pic:cNvPr id="10471" name="Picture 10471"/>
                          <pic:cNvPicPr/>
                        </pic:nvPicPr>
                        <pic:blipFill>
                          <a:blip r:embed="rId33"/>
                          <a:stretch>
                            <a:fillRect/>
                          </a:stretch>
                        </pic:blipFill>
                        <pic:spPr>
                          <a:xfrm>
                            <a:off x="4298265" y="0"/>
                            <a:ext cx="30480" cy="6096"/>
                          </a:xfrm>
                          <a:prstGeom prst="rect">
                            <a:avLst/>
                          </a:prstGeom>
                        </pic:spPr>
                      </pic:pic>
                      <pic:pic xmlns:pic="http://schemas.openxmlformats.org/drawingml/2006/picture">
                        <pic:nvPicPr>
                          <pic:cNvPr id="10473" name="Picture 10473"/>
                          <pic:cNvPicPr/>
                        </pic:nvPicPr>
                        <pic:blipFill>
                          <a:blip r:embed="rId33"/>
                          <a:stretch>
                            <a:fillRect/>
                          </a:stretch>
                        </pic:blipFill>
                        <pic:spPr>
                          <a:xfrm>
                            <a:off x="4328745" y="0"/>
                            <a:ext cx="30480" cy="6096"/>
                          </a:xfrm>
                          <a:prstGeom prst="rect">
                            <a:avLst/>
                          </a:prstGeom>
                        </pic:spPr>
                      </pic:pic>
                      <pic:pic xmlns:pic="http://schemas.openxmlformats.org/drawingml/2006/picture">
                        <pic:nvPicPr>
                          <pic:cNvPr id="10475" name="Picture 10475"/>
                          <pic:cNvPicPr/>
                        </pic:nvPicPr>
                        <pic:blipFill>
                          <a:blip r:embed="rId33"/>
                          <a:stretch>
                            <a:fillRect/>
                          </a:stretch>
                        </pic:blipFill>
                        <pic:spPr>
                          <a:xfrm>
                            <a:off x="4359224" y="0"/>
                            <a:ext cx="30480" cy="6096"/>
                          </a:xfrm>
                          <a:prstGeom prst="rect">
                            <a:avLst/>
                          </a:prstGeom>
                        </pic:spPr>
                      </pic:pic>
                      <pic:pic xmlns:pic="http://schemas.openxmlformats.org/drawingml/2006/picture">
                        <pic:nvPicPr>
                          <pic:cNvPr id="10477" name="Picture 10477"/>
                          <pic:cNvPicPr/>
                        </pic:nvPicPr>
                        <pic:blipFill>
                          <a:blip r:embed="rId33"/>
                          <a:stretch>
                            <a:fillRect/>
                          </a:stretch>
                        </pic:blipFill>
                        <pic:spPr>
                          <a:xfrm>
                            <a:off x="4389704" y="0"/>
                            <a:ext cx="30785" cy="6096"/>
                          </a:xfrm>
                          <a:prstGeom prst="rect">
                            <a:avLst/>
                          </a:prstGeom>
                        </pic:spPr>
                      </pic:pic>
                      <pic:pic xmlns:pic="http://schemas.openxmlformats.org/drawingml/2006/picture">
                        <pic:nvPicPr>
                          <pic:cNvPr id="10479" name="Picture 10479"/>
                          <pic:cNvPicPr/>
                        </pic:nvPicPr>
                        <pic:blipFill>
                          <a:blip r:embed="rId33"/>
                          <a:stretch>
                            <a:fillRect/>
                          </a:stretch>
                        </pic:blipFill>
                        <pic:spPr>
                          <a:xfrm>
                            <a:off x="4420565" y="0"/>
                            <a:ext cx="30480" cy="6096"/>
                          </a:xfrm>
                          <a:prstGeom prst="rect">
                            <a:avLst/>
                          </a:prstGeom>
                        </pic:spPr>
                      </pic:pic>
                      <pic:pic xmlns:pic="http://schemas.openxmlformats.org/drawingml/2006/picture">
                        <pic:nvPicPr>
                          <pic:cNvPr id="10481" name="Picture 10481"/>
                          <pic:cNvPicPr/>
                        </pic:nvPicPr>
                        <pic:blipFill>
                          <a:blip r:embed="rId33"/>
                          <a:stretch>
                            <a:fillRect/>
                          </a:stretch>
                        </pic:blipFill>
                        <pic:spPr>
                          <a:xfrm>
                            <a:off x="4451046" y="0"/>
                            <a:ext cx="30480" cy="6096"/>
                          </a:xfrm>
                          <a:prstGeom prst="rect">
                            <a:avLst/>
                          </a:prstGeom>
                        </pic:spPr>
                      </pic:pic>
                      <pic:pic xmlns:pic="http://schemas.openxmlformats.org/drawingml/2006/picture">
                        <pic:nvPicPr>
                          <pic:cNvPr id="10483" name="Picture 10483"/>
                          <pic:cNvPicPr/>
                        </pic:nvPicPr>
                        <pic:blipFill>
                          <a:blip r:embed="rId33"/>
                          <a:stretch>
                            <a:fillRect/>
                          </a:stretch>
                        </pic:blipFill>
                        <pic:spPr>
                          <a:xfrm>
                            <a:off x="4481526" y="0"/>
                            <a:ext cx="30480" cy="6096"/>
                          </a:xfrm>
                          <a:prstGeom prst="rect">
                            <a:avLst/>
                          </a:prstGeom>
                        </pic:spPr>
                      </pic:pic>
                      <pic:pic xmlns:pic="http://schemas.openxmlformats.org/drawingml/2006/picture">
                        <pic:nvPicPr>
                          <pic:cNvPr id="10485" name="Picture 10485"/>
                          <pic:cNvPicPr/>
                        </pic:nvPicPr>
                        <pic:blipFill>
                          <a:blip r:embed="rId33"/>
                          <a:stretch>
                            <a:fillRect/>
                          </a:stretch>
                        </pic:blipFill>
                        <pic:spPr>
                          <a:xfrm>
                            <a:off x="4512005" y="0"/>
                            <a:ext cx="30480" cy="6096"/>
                          </a:xfrm>
                          <a:prstGeom prst="rect">
                            <a:avLst/>
                          </a:prstGeom>
                        </pic:spPr>
                      </pic:pic>
                      <pic:pic xmlns:pic="http://schemas.openxmlformats.org/drawingml/2006/picture">
                        <pic:nvPicPr>
                          <pic:cNvPr id="10487" name="Picture 10487"/>
                          <pic:cNvPicPr/>
                        </pic:nvPicPr>
                        <pic:blipFill>
                          <a:blip r:embed="rId33"/>
                          <a:stretch>
                            <a:fillRect/>
                          </a:stretch>
                        </pic:blipFill>
                        <pic:spPr>
                          <a:xfrm>
                            <a:off x="4542485" y="0"/>
                            <a:ext cx="30480" cy="6096"/>
                          </a:xfrm>
                          <a:prstGeom prst="rect">
                            <a:avLst/>
                          </a:prstGeom>
                        </pic:spPr>
                      </pic:pic>
                      <pic:pic xmlns:pic="http://schemas.openxmlformats.org/drawingml/2006/picture">
                        <pic:nvPicPr>
                          <pic:cNvPr id="10489" name="Picture 10489"/>
                          <pic:cNvPicPr/>
                        </pic:nvPicPr>
                        <pic:blipFill>
                          <a:blip r:embed="rId33"/>
                          <a:stretch>
                            <a:fillRect/>
                          </a:stretch>
                        </pic:blipFill>
                        <pic:spPr>
                          <a:xfrm>
                            <a:off x="4572965" y="0"/>
                            <a:ext cx="30480" cy="6096"/>
                          </a:xfrm>
                          <a:prstGeom prst="rect">
                            <a:avLst/>
                          </a:prstGeom>
                        </pic:spPr>
                      </pic:pic>
                      <pic:pic xmlns:pic="http://schemas.openxmlformats.org/drawingml/2006/picture">
                        <pic:nvPicPr>
                          <pic:cNvPr id="10491" name="Picture 10491"/>
                          <pic:cNvPicPr/>
                        </pic:nvPicPr>
                        <pic:blipFill>
                          <a:blip r:embed="rId33"/>
                          <a:stretch>
                            <a:fillRect/>
                          </a:stretch>
                        </pic:blipFill>
                        <pic:spPr>
                          <a:xfrm>
                            <a:off x="4603446" y="0"/>
                            <a:ext cx="30480" cy="6096"/>
                          </a:xfrm>
                          <a:prstGeom prst="rect">
                            <a:avLst/>
                          </a:prstGeom>
                        </pic:spPr>
                      </pic:pic>
                      <pic:pic xmlns:pic="http://schemas.openxmlformats.org/drawingml/2006/picture">
                        <pic:nvPicPr>
                          <pic:cNvPr id="10493" name="Picture 10493"/>
                          <pic:cNvPicPr/>
                        </pic:nvPicPr>
                        <pic:blipFill>
                          <a:blip r:embed="rId33"/>
                          <a:stretch>
                            <a:fillRect/>
                          </a:stretch>
                        </pic:blipFill>
                        <pic:spPr>
                          <a:xfrm>
                            <a:off x="4633926" y="0"/>
                            <a:ext cx="30480" cy="6096"/>
                          </a:xfrm>
                          <a:prstGeom prst="rect">
                            <a:avLst/>
                          </a:prstGeom>
                        </pic:spPr>
                      </pic:pic>
                      <pic:pic xmlns:pic="http://schemas.openxmlformats.org/drawingml/2006/picture">
                        <pic:nvPicPr>
                          <pic:cNvPr id="10495" name="Picture 10495"/>
                          <pic:cNvPicPr/>
                        </pic:nvPicPr>
                        <pic:blipFill>
                          <a:blip r:embed="rId33"/>
                          <a:stretch>
                            <a:fillRect/>
                          </a:stretch>
                        </pic:blipFill>
                        <pic:spPr>
                          <a:xfrm>
                            <a:off x="4664405" y="0"/>
                            <a:ext cx="30480" cy="6096"/>
                          </a:xfrm>
                          <a:prstGeom prst="rect">
                            <a:avLst/>
                          </a:prstGeom>
                        </pic:spPr>
                      </pic:pic>
                      <pic:pic xmlns:pic="http://schemas.openxmlformats.org/drawingml/2006/picture">
                        <pic:nvPicPr>
                          <pic:cNvPr id="10497" name="Picture 10497"/>
                          <pic:cNvPicPr/>
                        </pic:nvPicPr>
                        <pic:blipFill>
                          <a:blip r:embed="rId33"/>
                          <a:stretch>
                            <a:fillRect/>
                          </a:stretch>
                        </pic:blipFill>
                        <pic:spPr>
                          <a:xfrm>
                            <a:off x="4694885" y="0"/>
                            <a:ext cx="30480" cy="6096"/>
                          </a:xfrm>
                          <a:prstGeom prst="rect">
                            <a:avLst/>
                          </a:prstGeom>
                        </pic:spPr>
                      </pic:pic>
                      <pic:pic xmlns:pic="http://schemas.openxmlformats.org/drawingml/2006/picture">
                        <pic:nvPicPr>
                          <pic:cNvPr id="10499" name="Picture 10499"/>
                          <pic:cNvPicPr/>
                        </pic:nvPicPr>
                        <pic:blipFill>
                          <a:blip r:embed="rId33"/>
                          <a:stretch>
                            <a:fillRect/>
                          </a:stretch>
                        </pic:blipFill>
                        <pic:spPr>
                          <a:xfrm>
                            <a:off x="4725365" y="0"/>
                            <a:ext cx="30480" cy="6096"/>
                          </a:xfrm>
                          <a:prstGeom prst="rect">
                            <a:avLst/>
                          </a:prstGeom>
                        </pic:spPr>
                      </pic:pic>
                      <pic:pic xmlns:pic="http://schemas.openxmlformats.org/drawingml/2006/picture">
                        <pic:nvPicPr>
                          <pic:cNvPr id="10501" name="Picture 10501"/>
                          <pic:cNvPicPr/>
                        </pic:nvPicPr>
                        <pic:blipFill>
                          <a:blip r:embed="rId33"/>
                          <a:stretch>
                            <a:fillRect/>
                          </a:stretch>
                        </pic:blipFill>
                        <pic:spPr>
                          <a:xfrm>
                            <a:off x="4755846" y="0"/>
                            <a:ext cx="30480" cy="6096"/>
                          </a:xfrm>
                          <a:prstGeom prst="rect">
                            <a:avLst/>
                          </a:prstGeom>
                        </pic:spPr>
                      </pic:pic>
                      <pic:pic xmlns:pic="http://schemas.openxmlformats.org/drawingml/2006/picture">
                        <pic:nvPicPr>
                          <pic:cNvPr id="10503" name="Picture 10503"/>
                          <pic:cNvPicPr/>
                        </pic:nvPicPr>
                        <pic:blipFill>
                          <a:blip r:embed="rId33"/>
                          <a:stretch>
                            <a:fillRect/>
                          </a:stretch>
                        </pic:blipFill>
                        <pic:spPr>
                          <a:xfrm>
                            <a:off x="4786326" y="0"/>
                            <a:ext cx="30480" cy="6096"/>
                          </a:xfrm>
                          <a:prstGeom prst="rect">
                            <a:avLst/>
                          </a:prstGeom>
                        </pic:spPr>
                      </pic:pic>
                      <pic:pic xmlns:pic="http://schemas.openxmlformats.org/drawingml/2006/picture">
                        <pic:nvPicPr>
                          <pic:cNvPr id="10505" name="Picture 10505"/>
                          <pic:cNvPicPr/>
                        </pic:nvPicPr>
                        <pic:blipFill>
                          <a:blip r:embed="rId33"/>
                          <a:stretch>
                            <a:fillRect/>
                          </a:stretch>
                        </pic:blipFill>
                        <pic:spPr>
                          <a:xfrm>
                            <a:off x="4816805" y="0"/>
                            <a:ext cx="30480" cy="6096"/>
                          </a:xfrm>
                          <a:prstGeom prst="rect">
                            <a:avLst/>
                          </a:prstGeom>
                        </pic:spPr>
                      </pic:pic>
                      <pic:pic xmlns:pic="http://schemas.openxmlformats.org/drawingml/2006/picture">
                        <pic:nvPicPr>
                          <pic:cNvPr id="10507" name="Picture 10507"/>
                          <pic:cNvPicPr/>
                        </pic:nvPicPr>
                        <pic:blipFill>
                          <a:blip r:embed="rId33"/>
                          <a:stretch>
                            <a:fillRect/>
                          </a:stretch>
                        </pic:blipFill>
                        <pic:spPr>
                          <a:xfrm>
                            <a:off x="4847285" y="0"/>
                            <a:ext cx="30480" cy="6096"/>
                          </a:xfrm>
                          <a:prstGeom prst="rect">
                            <a:avLst/>
                          </a:prstGeom>
                        </pic:spPr>
                      </pic:pic>
                      <pic:pic xmlns:pic="http://schemas.openxmlformats.org/drawingml/2006/picture">
                        <pic:nvPicPr>
                          <pic:cNvPr id="10509" name="Picture 10509"/>
                          <pic:cNvPicPr/>
                        </pic:nvPicPr>
                        <pic:blipFill>
                          <a:blip r:embed="rId33"/>
                          <a:stretch>
                            <a:fillRect/>
                          </a:stretch>
                        </pic:blipFill>
                        <pic:spPr>
                          <a:xfrm>
                            <a:off x="4877765" y="0"/>
                            <a:ext cx="30480" cy="6096"/>
                          </a:xfrm>
                          <a:prstGeom prst="rect">
                            <a:avLst/>
                          </a:prstGeom>
                        </pic:spPr>
                      </pic:pic>
                      <pic:pic xmlns:pic="http://schemas.openxmlformats.org/drawingml/2006/picture">
                        <pic:nvPicPr>
                          <pic:cNvPr id="10511" name="Picture 10511"/>
                          <pic:cNvPicPr/>
                        </pic:nvPicPr>
                        <pic:blipFill>
                          <a:blip r:embed="rId33"/>
                          <a:stretch>
                            <a:fillRect/>
                          </a:stretch>
                        </pic:blipFill>
                        <pic:spPr>
                          <a:xfrm>
                            <a:off x="4908246" y="0"/>
                            <a:ext cx="30480" cy="6096"/>
                          </a:xfrm>
                          <a:prstGeom prst="rect">
                            <a:avLst/>
                          </a:prstGeom>
                        </pic:spPr>
                      </pic:pic>
                      <pic:pic xmlns:pic="http://schemas.openxmlformats.org/drawingml/2006/picture">
                        <pic:nvPicPr>
                          <pic:cNvPr id="10513" name="Picture 10513"/>
                          <pic:cNvPicPr/>
                        </pic:nvPicPr>
                        <pic:blipFill>
                          <a:blip r:embed="rId33"/>
                          <a:stretch>
                            <a:fillRect/>
                          </a:stretch>
                        </pic:blipFill>
                        <pic:spPr>
                          <a:xfrm>
                            <a:off x="4938726" y="0"/>
                            <a:ext cx="30480" cy="6096"/>
                          </a:xfrm>
                          <a:prstGeom prst="rect">
                            <a:avLst/>
                          </a:prstGeom>
                        </pic:spPr>
                      </pic:pic>
                      <pic:pic xmlns:pic="http://schemas.openxmlformats.org/drawingml/2006/picture">
                        <pic:nvPicPr>
                          <pic:cNvPr id="10515" name="Picture 10515"/>
                          <pic:cNvPicPr/>
                        </pic:nvPicPr>
                        <pic:blipFill>
                          <a:blip r:embed="rId33"/>
                          <a:stretch>
                            <a:fillRect/>
                          </a:stretch>
                        </pic:blipFill>
                        <pic:spPr>
                          <a:xfrm>
                            <a:off x="4969205" y="0"/>
                            <a:ext cx="30480" cy="6096"/>
                          </a:xfrm>
                          <a:prstGeom prst="rect">
                            <a:avLst/>
                          </a:prstGeom>
                        </pic:spPr>
                      </pic:pic>
                      <pic:pic xmlns:pic="http://schemas.openxmlformats.org/drawingml/2006/picture">
                        <pic:nvPicPr>
                          <pic:cNvPr id="10517" name="Picture 10517"/>
                          <pic:cNvPicPr/>
                        </pic:nvPicPr>
                        <pic:blipFill>
                          <a:blip r:embed="rId33"/>
                          <a:stretch>
                            <a:fillRect/>
                          </a:stretch>
                        </pic:blipFill>
                        <pic:spPr>
                          <a:xfrm>
                            <a:off x="4999685" y="0"/>
                            <a:ext cx="30480" cy="6096"/>
                          </a:xfrm>
                          <a:prstGeom prst="rect">
                            <a:avLst/>
                          </a:prstGeom>
                        </pic:spPr>
                      </pic:pic>
                      <pic:pic xmlns:pic="http://schemas.openxmlformats.org/drawingml/2006/picture">
                        <pic:nvPicPr>
                          <pic:cNvPr id="10519" name="Picture 10519"/>
                          <pic:cNvPicPr/>
                        </pic:nvPicPr>
                        <pic:blipFill>
                          <a:blip r:embed="rId33"/>
                          <a:stretch>
                            <a:fillRect/>
                          </a:stretch>
                        </pic:blipFill>
                        <pic:spPr>
                          <a:xfrm>
                            <a:off x="5030165" y="0"/>
                            <a:ext cx="30480" cy="6096"/>
                          </a:xfrm>
                          <a:prstGeom prst="rect">
                            <a:avLst/>
                          </a:prstGeom>
                        </pic:spPr>
                      </pic:pic>
                      <pic:pic xmlns:pic="http://schemas.openxmlformats.org/drawingml/2006/picture">
                        <pic:nvPicPr>
                          <pic:cNvPr id="10521" name="Picture 10521"/>
                          <pic:cNvPicPr/>
                        </pic:nvPicPr>
                        <pic:blipFill>
                          <a:blip r:embed="rId33"/>
                          <a:stretch>
                            <a:fillRect/>
                          </a:stretch>
                        </pic:blipFill>
                        <pic:spPr>
                          <a:xfrm>
                            <a:off x="5060646" y="0"/>
                            <a:ext cx="30480" cy="6096"/>
                          </a:xfrm>
                          <a:prstGeom prst="rect">
                            <a:avLst/>
                          </a:prstGeom>
                        </pic:spPr>
                      </pic:pic>
                      <pic:pic xmlns:pic="http://schemas.openxmlformats.org/drawingml/2006/picture">
                        <pic:nvPicPr>
                          <pic:cNvPr id="10523" name="Picture 10523"/>
                          <pic:cNvPicPr/>
                        </pic:nvPicPr>
                        <pic:blipFill>
                          <a:blip r:embed="rId33"/>
                          <a:stretch>
                            <a:fillRect/>
                          </a:stretch>
                        </pic:blipFill>
                        <pic:spPr>
                          <a:xfrm>
                            <a:off x="5091126" y="0"/>
                            <a:ext cx="30480" cy="6096"/>
                          </a:xfrm>
                          <a:prstGeom prst="rect">
                            <a:avLst/>
                          </a:prstGeom>
                        </pic:spPr>
                      </pic:pic>
                      <pic:pic xmlns:pic="http://schemas.openxmlformats.org/drawingml/2006/picture">
                        <pic:nvPicPr>
                          <pic:cNvPr id="10525" name="Picture 10525"/>
                          <pic:cNvPicPr/>
                        </pic:nvPicPr>
                        <pic:blipFill>
                          <a:blip r:embed="rId33"/>
                          <a:stretch>
                            <a:fillRect/>
                          </a:stretch>
                        </pic:blipFill>
                        <pic:spPr>
                          <a:xfrm>
                            <a:off x="5121605" y="0"/>
                            <a:ext cx="30480" cy="6096"/>
                          </a:xfrm>
                          <a:prstGeom prst="rect">
                            <a:avLst/>
                          </a:prstGeom>
                        </pic:spPr>
                      </pic:pic>
                      <pic:pic xmlns:pic="http://schemas.openxmlformats.org/drawingml/2006/picture">
                        <pic:nvPicPr>
                          <pic:cNvPr id="10527" name="Picture 10527"/>
                          <pic:cNvPicPr/>
                        </pic:nvPicPr>
                        <pic:blipFill>
                          <a:blip r:embed="rId33"/>
                          <a:stretch>
                            <a:fillRect/>
                          </a:stretch>
                        </pic:blipFill>
                        <pic:spPr>
                          <a:xfrm>
                            <a:off x="5152085" y="0"/>
                            <a:ext cx="30480" cy="6096"/>
                          </a:xfrm>
                          <a:prstGeom prst="rect">
                            <a:avLst/>
                          </a:prstGeom>
                        </pic:spPr>
                      </pic:pic>
                      <pic:pic xmlns:pic="http://schemas.openxmlformats.org/drawingml/2006/picture">
                        <pic:nvPicPr>
                          <pic:cNvPr id="10529" name="Picture 10529"/>
                          <pic:cNvPicPr/>
                        </pic:nvPicPr>
                        <pic:blipFill>
                          <a:blip r:embed="rId33"/>
                          <a:stretch>
                            <a:fillRect/>
                          </a:stretch>
                        </pic:blipFill>
                        <pic:spPr>
                          <a:xfrm>
                            <a:off x="5182565" y="0"/>
                            <a:ext cx="30480" cy="6096"/>
                          </a:xfrm>
                          <a:prstGeom prst="rect">
                            <a:avLst/>
                          </a:prstGeom>
                        </pic:spPr>
                      </pic:pic>
                      <pic:pic xmlns:pic="http://schemas.openxmlformats.org/drawingml/2006/picture">
                        <pic:nvPicPr>
                          <pic:cNvPr id="10531" name="Picture 10531"/>
                          <pic:cNvPicPr/>
                        </pic:nvPicPr>
                        <pic:blipFill>
                          <a:blip r:embed="rId33"/>
                          <a:stretch>
                            <a:fillRect/>
                          </a:stretch>
                        </pic:blipFill>
                        <pic:spPr>
                          <a:xfrm>
                            <a:off x="5213046" y="0"/>
                            <a:ext cx="30480" cy="6096"/>
                          </a:xfrm>
                          <a:prstGeom prst="rect">
                            <a:avLst/>
                          </a:prstGeom>
                        </pic:spPr>
                      </pic:pic>
                      <pic:pic xmlns:pic="http://schemas.openxmlformats.org/drawingml/2006/picture">
                        <pic:nvPicPr>
                          <pic:cNvPr id="10533" name="Picture 10533"/>
                          <pic:cNvPicPr/>
                        </pic:nvPicPr>
                        <pic:blipFill>
                          <a:blip r:embed="rId33"/>
                          <a:stretch>
                            <a:fillRect/>
                          </a:stretch>
                        </pic:blipFill>
                        <pic:spPr>
                          <a:xfrm>
                            <a:off x="5243526" y="0"/>
                            <a:ext cx="30480" cy="6096"/>
                          </a:xfrm>
                          <a:prstGeom prst="rect">
                            <a:avLst/>
                          </a:prstGeom>
                        </pic:spPr>
                      </pic:pic>
                      <pic:pic xmlns:pic="http://schemas.openxmlformats.org/drawingml/2006/picture">
                        <pic:nvPicPr>
                          <pic:cNvPr id="10535" name="Picture 10535"/>
                          <pic:cNvPicPr/>
                        </pic:nvPicPr>
                        <pic:blipFill>
                          <a:blip r:embed="rId33"/>
                          <a:stretch>
                            <a:fillRect/>
                          </a:stretch>
                        </pic:blipFill>
                        <pic:spPr>
                          <a:xfrm>
                            <a:off x="5274005" y="0"/>
                            <a:ext cx="30480" cy="6096"/>
                          </a:xfrm>
                          <a:prstGeom prst="rect">
                            <a:avLst/>
                          </a:prstGeom>
                        </pic:spPr>
                      </pic:pic>
                      <pic:pic xmlns:pic="http://schemas.openxmlformats.org/drawingml/2006/picture">
                        <pic:nvPicPr>
                          <pic:cNvPr id="10537" name="Picture 10537"/>
                          <pic:cNvPicPr/>
                        </pic:nvPicPr>
                        <pic:blipFill>
                          <a:blip r:embed="rId33"/>
                          <a:stretch>
                            <a:fillRect/>
                          </a:stretch>
                        </pic:blipFill>
                        <pic:spPr>
                          <a:xfrm>
                            <a:off x="5304485" y="0"/>
                            <a:ext cx="30480" cy="6096"/>
                          </a:xfrm>
                          <a:prstGeom prst="rect">
                            <a:avLst/>
                          </a:prstGeom>
                        </pic:spPr>
                      </pic:pic>
                      <pic:pic xmlns:pic="http://schemas.openxmlformats.org/drawingml/2006/picture">
                        <pic:nvPicPr>
                          <pic:cNvPr id="10539" name="Picture 10539"/>
                          <pic:cNvPicPr/>
                        </pic:nvPicPr>
                        <pic:blipFill>
                          <a:blip r:embed="rId33"/>
                          <a:stretch>
                            <a:fillRect/>
                          </a:stretch>
                        </pic:blipFill>
                        <pic:spPr>
                          <a:xfrm>
                            <a:off x="5334965" y="0"/>
                            <a:ext cx="30480" cy="6096"/>
                          </a:xfrm>
                          <a:prstGeom prst="rect">
                            <a:avLst/>
                          </a:prstGeom>
                        </pic:spPr>
                      </pic:pic>
                      <pic:pic xmlns:pic="http://schemas.openxmlformats.org/drawingml/2006/picture">
                        <pic:nvPicPr>
                          <pic:cNvPr id="10541" name="Picture 10541"/>
                          <pic:cNvPicPr/>
                        </pic:nvPicPr>
                        <pic:blipFill>
                          <a:blip r:embed="rId33"/>
                          <a:stretch>
                            <a:fillRect/>
                          </a:stretch>
                        </pic:blipFill>
                        <pic:spPr>
                          <a:xfrm>
                            <a:off x="5365446" y="0"/>
                            <a:ext cx="30480" cy="6096"/>
                          </a:xfrm>
                          <a:prstGeom prst="rect">
                            <a:avLst/>
                          </a:prstGeom>
                        </pic:spPr>
                      </pic:pic>
                      <pic:pic xmlns:pic="http://schemas.openxmlformats.org/drawingml/2006/picture">
                        <pic:nvPicPr>
                          <pic:cNvPr id="10543" name="Picture 10543"/>
                          <pic:cNvPicPr/>
                        </pic:nvPicPr>
                        <pic:blipFill>
                          <a:blip r:embed="rId33"/>
                          <a:stretch>
                            <a:fillRect/>
                          </a:stretch>
                        </pic:blipFill>
                        <pic:spPr>
                          <a:xfrm>
                            <a:off x="5395926" y="0"/>
                            <a:ext cx="30480" cy="6096"/>
                          </a:xfrm>
                          <a:prstGeom prst="rect">
                            <a:avLst/>
                          </a:prstGeom>
                        </pic:spPr>
                      </pic:pic>
                      <pic:pic xmlns:pic="http://schemas.openxmlformats.org/drawingml/2006/picture">
                        <pic:nvPicPr>
                          <pic:cNvPr id="10545" name="Picture 10545"/>
                          <pic:cNvPicPr/>
                        </pic:nvPicPr>
                        <pic:blipFill>
                          <a:blip r:embed="rId33"/>
                          <a:stretch>
                            <a:fillRect/>
                          </a:stretch>
                        </pic:blipFill>
                        <pic:spPr>
                          <a:xfrm>
                            <a:off x="5426405" y="0"/>
                            <a:ext cx="30480" cy="6096"/>
                          </a:xfrm>
                          <a:prstGeom prst="rect">
                            <a:avLst/>
                          </a:prstGeom>
                        </pic:spPr>
                      </pic:pic>
                      <pic:pic xmlns:pic="http://schemas.openxmlformats.org/drawingml/2006/picture">
                        <pic:nvPicPr>
                          <pic:cNvPr id="10547" name="Picture 10547"/>
                          <pic:cNvPicPr/>
                        </pic:nvPicPr>
                        <pic:blipFill>
                          <a:blip r:embed="rId33"/>
                          <a:stretch>
                            <a:fillRect/>
                          </a:stretch>
                        </pic:blipFill>
                        <pic:spPr>
                          <a:xfrm>
                            <a:off x="5456885" y="0"/>
                            <a:ext cx="30480" cy="6096"/>
                          </a:xfrm>
                          <a:prstGeom prst="rect">
                            <a:avLst/>
                          </a:prstGeom>
                        </pic:spPr>
                      </pic:pic>
                      <pic:pic xmlns:pic="http://schemas.openxmlformats.org/drawingml/2006/picture">
                        <pic:nvPicPr>
                          <pic:cNvPr id="10549" name="Picture 10549"/>
                          <pic:cNvPicPr/>
                        </pic:nvPicPr>
                        <pic:blipFill>
                          <a:blip r:embed="rId33"/>
                          <a:stretch>
                            <a:fillRect/>
                          </a:stretch>
                        </pic:blipFill>
                        <pic:spPr>
                          <a:xfrm>
                            <a:off x="5487365" y="0"/>
                            <a:ext cx="30480" cy="6096"/>
                          </a:xfrm>
                          <a:prstGeom prst="rect">
                            <a:avLst/>
                          </a:prstGeom>
                        </pic:spPr>
                      </pic:pic>
                      <pic:pic xmlns:pic="http://schemas.openxmlformats.org/drawingml/2006/picture">
                        <pic:nvPicPr>
                          <pic:cNvPr id="10551" name="Picture 10551"/>
                          <pic:cNvPicPr/>
                        </pic:nvPicPr>
                        <pic:blipFill>
                          <a:blip r:embed="rId33"/>
                          <a:stretch>
                            <a:fillRect/>
                          </a:stretch>
                        </pic:blipFill>
                        <pic:spPr>
                          <a:xfrm>
                            <a:off x="5517846" y="0"/>
                            <a:ext cx="30480" cy="6096"/>
                          </a:xfrm>
                          <a:prstGeom prst="rect">
                            <a:avLst/>
                          </a:prstGeom>
                        </pic:spPr>
                      </pic:pic>
                      <pic:pic xmlns:pic="http://schemas.openxmlformats.org/drawingml/2006/picture">
                        <pic:nvPicPr>
                          <pic:cNvPr id="10553" name="Picture 10553"/>
                          <pic:cNvPicPr/>
                        </pic:nvPicPr>
                        <pic:blipFill>
                          <a:blip r:embed="rId33"/>
                          <a:stretch>
                            <a:fillRect/>
                          </a:stretch>
                        </pic:blipFill>
                        <pic:spPr>
                          <a:xfrm>
                            <a:off x="5548326" y="0"/>
                            <a:ext cx="30480" cy="6096"/>
                          </a:xfrm>
                          <a:prstGeom prst="rect">
                            <a:avLst/>
                          </a:prstGeom>
                        </pic:spPr>
                      </pic:pic>
                      <pic:pic xmlns:pic="http://schemas.openxmlformats.org/drawingml/2006/picture">
                        <pic:nvPicPr>
                          <pic:cNvPr id="10555" name="Picture 10555"/>
                          <pic:cNvPicPr/>
                        </pic:nvPicPr>
                        <pic:blipFill>
                          <a:blip r:embed="rId33"/>
                          <a:stretch>
                            <a:fillRect/>
                          </a:stretch>
                        </pic:blipFill>
                        <pic:spPr>
                          <a:xfrm>
                            <a:off x="5578805" y="0"/>
                            <a:ext cx="30480" cy="6096"/>
                          </a:xfrm>
                          <a:prstGeom prst="rect">
                            <a:avLst/>
                          </a:prstGeom>
                        </pic:spPr>
                      </pic:pic>
                      <pic:pic xmlns:pic="http://schemas.openxmlformats.org/drawingml/2006/picture">
                        <pic:nvPicPr>
                          <pic:cNvPr id="10557" name="Picture 10557"/>
                          <pic:cNvPicPr/>
                        </pic:nvPicPr>
                        <pic:blipFill>
                          <a:blip r:embed="rId33"/>
                          <a:stretch>
                            <a:fillRect/>
                          </a:stretch>
                        </pic:blipFill>
                        <pic:spPr>
                          <a:xfrm>
                            <a:off x="5609285" y="0"/>
                            <a:ext cx="30480" cy="6096"/>
                          </a:xfrm>
                          <a:prstGeom prst="rect">
                            <a:avLst/>
                          </a:prstGeom>
                        </pic:spPr>
                      </pic:pic>
                      <pic:pic xmlns:pic="http://schemas.openxmlformats.org/drawingml/2006/picture">
                        <pic:nvPicPr>
                          <pic:cNvPr id="10559" name="Picture 10559"/>
                          <pic:cNvPicPr/>
                        </pic:nvPicPr>
                        <pic:blipFill>
                          <a:blip r:embed="rId33"/>
                          <a:stretch>
                            <a:fillRect/>
                          </a:stretch>
                        </pic:blipFill>
                        <pic:spPr>
                          <a:xfrm>
                            <a:off x="5639766" y="0"/>
                            <a:ext cx="30480" cy="6096"/>
                          </a:xfrm>
                          <a:prstGeom prst="rect">
                            <a:avLst/>
                          </a:prstGeom>
                        </pic:spPr>
                      </pic:pic>
                      <pic:pic xmlns:pic="http://schemas.openxmlformats.org/drawingml/2006/picture">
                        <pic:nvPicPr>
                          <pic:cNvPr id="10561" name="Picture 10561"/>
                          <pic:cNvPicPr/>
                        </pic:nvPicPr>
                        <pic:blipFill>
                          <a:blip r:embed="rId33"/>
                          <a:stretch>
                            <a:fillRect/>
                          </a:stretch>
                        </pic:blipFill>
                        <pic:spPr>
                          <a:xfrm>
                            <a:off x="5670245" y="0"/>
                            <a:ext cx="30480" cy="6096"/>
                          </a:xfrm>
                          <a:prstGeom prst="rect">
                            <a:avLst/>
                          </a:prstGeom>
                        </pic:spPr>
                      </pic:pic>
                      <pic:pic xmlns:pic="http://schemas.openxmlformats.org/drawingml/2006/picture">
                        <pic:nvPicPr>
                          <pic:cNvPr id="10563" name="Picture 10563"/>
                          <pic:cNvPicPr/>
                        </pic:nvPicPr>
                        <pic:blipFill>
                          <a:blip r:embed="rId33"/>
                          <a:stretch>
                            <a:fillRect/>
                          </a:stretch>
                        </pic:blipFill>
                        <pic:spPr>
                          <a:xfrm>
                            <a:off x="5700726" y="0"/>
                            <a:ext cx="30480" cy="6096"/>
                          </a:xfrm>
                          <a:prstGeom prst="rect">
                            <a:avLst/>
                          </a:prstGeom>
                        </pic:spPr>
                      </pic:pic>
                      <pic:pic xmlns:pic="http://schemas.openxmlformats.org/drawingml/2006/picture">
                        <pic:nvPicPr>
                          <pic:cNvPr id="10565" name="Picture 10565"/>
                          <pic:cNvPicPr/>
                        </pic:nvPicPr>
                        <pic:blipFill>
                          <a:blip r:embed="rId33"/>
                          <a:stretch>
                            <a:fillRect/>
                          </a:stretch>
                        </pic:blipFill>
                        <pic:spPr>
                          <a:xfrm>
                            <a:off x="5731206" y="0"/>
                            <a:ext cx="30480" cy="6096"/>
                          </a:xfrm>
                          <a:prstGeom prst="rect">
                            <a:avLst/>
                          </a:prstGeom>
                        </pic:spPr>
                      </pic:pic>
                      <pic:pic xmlns:pic="http://schemas.openxmlformats.org/drawingml/2006/picture">
                        <pic:nvPicPr>
                          <pic:cNvPr id="10567" name="Picture 10567"/>
                          <pic:cNvPicPr/>
                        </pic:nvPicPr>
                        <pic:blipFill>
                          <a:blip r:embed="rId33"/>
                          <a:stretch>
                            <a:fillRect/>
                          </a:stretch>
                        </pic:blipFill>
                        <pic:spPr>
                          <a:xfrm>
                            <a:off x="5761685" y="0"/>
                            <a:ext cx="30480" cy="6096"/>
                          </a:xfrm>
                          <a:prstGeom prst="rect">
                            <a:avLst/>
                          </a:prstGeom>
                        </pic:spPr>
                      </pic:pic>
                      <pic:pic xmlns:pic="http://schemas.openxmlformats.org/drawingml/2006/picture">
                        <pic:nvPicPr>
                          <pic:cNvPr id="10569" name="Picture 10569"/>
                          <pic:cNvPicPr/>
                        </pic:nvPicPr>
                        <pic:blipFill>
                          <a:blip r:embed="rId34"/>
                          <a:stretch>
                            <a:fillRect/>
                          </a:stretch>
                        </pic:blipFill>
                        <pic:spPr>
                          <a:xfrm>
                            <a:off x="5792166" y="0"/>
                            <a:ext cx="4572" cy="6096"/>
                          </a:xfrm>
                          <a:prstGeom prst="rect">
                            <a:avLst/>
                          </a:prstGeom>
                        </pic:spPr>
                      </pic:pic>
                    </wpg:wgp>
                  </a:graphicData>
                </a:graphic>
              </wp:inline>
            </w:drawing>
          </mc:Choice>
          <mc:Fallback>
            <w:pict>
              <v:group w14:anchorId="662FF4A0" id="Group 75830"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">
                <v:shape id="Picture 10189"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">
                  <v:imagedata r:id="rId35" o:title=""/>
                </v:shape>
                <v:shape id="Picture 10191"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">
                  <v:imagedata r:id="rId35" o:title=""/>
                </v:shape>
                <v:shape id="Picture 10193"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">
                  <v:imagedata r:id="rId35" o:title=""/>
                </v:shape>
                <v:shape id="Picture 10195"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">
                  <v:imagedata r:id="rId35" o:title=""/>
                </v:shape>
                <v:shape id="Picture 10197"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">
                  <v:imagedata r:id="rId35" o:title=""/>
                </v:shape>
                <v:shape id="Picture 10199"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">
                  <v:imagedata r:id="rId35" o:title=""/>
                </v:shape>
                <v:shape id="Picture 10201"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">
                  <v:imagedata r:id="rId35" o:title=""/>
                </v:shape>
                <v:shape id="Picture 10203"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">
                  <v:imagedata r:id="rId35" o:title=""/>
                </v:shape>
                <v:shape id="Picture 10205"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">
                  <v:imagedata r:id="rId35" o:title=""/>
                </v:shape>
                <v:shape id="Picture 10207"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">
                  <v:imagedata r:id="rId35" o:title=""/>
                </v:shape>
                <v:shape id="Picture 10209"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">
                  <v:imagedata r:id="rId35" o:title=""/>
                </v:shape>
                <v:shape id="Picture 10211"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">
                  <v:imagedata r:id="rId35" o:title=""/>
                </v:shape>
                <v:shape id="Picture 10213"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">
                  <v:imagedata r:id="rId35" o:title=""/>
                </v:shape>
                <v:shape id="Picture 10215"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">
                  <v:imagedata r:id="rId35" o:title=""/>
                </v:shape>
                <v:shape id="Picture 10217"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">
                  <v:imagedata r:id="rId35" o:title=""/>
                </v:shape>
                <v:shape id="Picture 10219"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">
                  <v:imagedata r:id="rId35" o:title=""/>
                </v:shape>
                <v:shape id="Picture 10221"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">
                  <v:imagedata r:id="rId35" o:title=""/>
                </v:shape>
                <v:shape id="Picture 10223"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">
                  <v:imagedata r:id="rId35" o:title=""/>
                </v:shape>
                <v:shape id="Picture 10225"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">
                  <v:imagedata r:id="rId35" o:title=""/>
                </v:shape>
                <v:shape id="Picture 10227"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">
                  <v:imagedata r:id="rId35" o:title=""/>
                </v:shape>
                <v:shape id="Picture 10229"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">
                  <v:imagedata r:id="rId35" o:title=""/>
                </v:shape>
                <v:shape id="Picture 10231"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">
                  <v:imagedata r:id="rId35" o:title=""/>
                </v:shape>
                <v:shape id="Picture 10233"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">
                  <v:imagedata r:id="rId35" o:title=""/>
                </v:shape>
                <v:shape id="Picture 10235"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">
                  <v:imagedata r:id="rId35" o:title=""/>
                </v:shape>
                <v:shape id="Picture 10237"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">
                  <v:imagedata r:id="rId35" o:title=""/>
                </v:shape>
                <v:shape id="Picture 10239"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">
                  <v:imagedata r:id="rId35" o:title=""/>
                </v:shape>
                <v:shape id="Picture 10241"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">
                  <v:imagedata r:id="rId35" o:title=""/>
                </v:shape>
                <v:shape id="Picture 10243"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">
                  <v:imagedata r:id="rId35" o:title=""/>
                </v:shape>
                <v:shape id="Picture 10245"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">
                  <v:imagedata r:id="rId35" o:title=""/>
                </v:shape>
                <v:shape id="Picture 10247"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">
                  <v:imagedata r:id="rId35" o:title=""/>
                </v:shape>
                <v:shape id="Picture 10249"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">
                  <v:imagedata r:id="rId35" o:title=""/>
                </v:shape>
                <v:shape id="Picture 10251"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">
                  <v:imagedata r:id="rId35" o:title=""/>
                </v:shape>
                <v:shape id="Picture 10253"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">
                  <v:imagedata r:id="rId35" o:title=""/>
                </v:shape>
                <v:shape id="Picture 10255"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">
                  <v:imagedata r:id="rId35" o:title=""/>
                </v:shape>
                <v:shape id="Picture 10257"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">
                  <v:imagedata r:id="rId35" o:title=""/>
                </v:shape>
                <v:shape id="Picture 10259"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">
                  <v:imagedata r:id="rId35" o:title=""/>
                </v:shape>
                <v:shape id="Picture 10261"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">
                  <v:imagedata r:id="rId35" o:title=""/>
                </v:shape>
                <v:shape id="Picture 10263"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">
                  <v:imagedata r:id="rId35" o:title=""/>
                </v:shape>
                <v:shape id="Picture 10265"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">
                  <v:imagedata r:id="rId35" o:title=""/>
                </v:shape>
                <v:shape id="Picture 10267"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">
                  <v:imagedata r:id="rId35" o:title=""/>
                </v:shape>
                <v:shape id="Picture 10269"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">
                  <v:imagedata r:id="rId35" o:title=""/>
                </v:shape>
                <v:shape id="Picture 10271"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">
                  <v:imagedata r:id="rId35" o:title=""/>
                </v:shape>
                <v:shape id="Picture 10273"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">
                  <v:imagedata r:id="rId35" o:title=""/>
                </v:shape>
                <v:shape id="Picture 10275"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">
                  <v:imagedata r:id="rId35" o:title=""/>
                </v:shape>
                <v:shape id="Picture 10277"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">
                  <v:imagedata r:id="rId35" o:title=""/>
                </v:shape>
                <v:shape id="Picture 10279"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">
                  <v:imagedata r:id="rId35" o:title=""/>
                </v:shape>
                <v:shape id="Picture 10281"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">
                  <v:imagedata r:id="rId35" o:title=""/>
                </v:shape>
                <v:shape id="Picture 10283"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">
                  <v:imagedata r:id="rId35" o:title=""/>
                </v:shape>
                <v:shape id="Picture 10285"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">
                  <v:imagedata r:id="rId35" o:title=""/>
                </v:shape>
                <v:shape id="Picture 10287"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">
                  <v:imagedata r:id="rId35" o:title=""/>
                </v:shape>
                <v:shape id="Picture 10289"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">
                  <v:imagedata r:id="rId35" o:title=""/>
                </v:shape>
                <v:shape id="Picture 10291"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">
                  <v:imagedata r:id="rId35" o:title=""/>
                </v:shape>
                <v:shape id="Picture 10293"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">
                  <v:imagedata r:id="rId35" o:title=""/>
                </v:shape>
                <v:shape id="Picture 10295"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">
                  <v:imagedata r:id="rId35" o:title=""/>
                </v:shape>
                <v:shape id="Picture 10297"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">
                  <v:imagedata r:id="rId35" o:title=""/>
                </v:shape>
                <v:shape id="Picture 10299"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">
                  <v:imagedata r:id="rId35" o:title=""/>
                </v:shape>
                <v:shape id="Picture 10301"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">
                  <v:imagedata r:id="rId35" o:title=""/>
                </v:shape>
                <v:shape id="Picture 10303"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">
                  <v:imagedata r:id="rId35" o:title=""/>
                </v:shape>
                <v:shape id="Picture 10305"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">
                  <v:imagedata r:id="rId35" o:title=""/>
                </v:shape>
                <v:shape id="Picture 10307"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">
                  <v:imagedata r:id="rId35" o:title=""/>
                </v:shape>
                <v:shape id="Picture 10309"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">
                  <v:imagedata r:id="rId35" o:title=""/>
                </v:shape>
                <v:shape id="Picture 10311"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">
                  <v:imagedata r:id="rId35" o:title=""/>
                </v:shape>
                <v:shape id="Picture 10313"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">
                  <v:imagedata r:id="rId35" o:title=""/>
                </v:shape>
                <v:shape id="Picture 10315"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">
                  <v:imagedata r:id="rId35" o:title=""/>
                </v:shape>
                <v:shape id="Picture 10317"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">
                  <v:imagedata r:id="rId35" o:title=""/>
                </v:shape>
                <v:shape id="Picture 10319"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">
                  <v:imagedata r:id="rId35" o:title=""/>
                </v:shape>
                <v:shape id="Picture 10321"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">
                  <v:imagedata r:id="rId35" o:title=""/>
                </v:shape>
                <v:shape id="Picture 10323"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">
                  <v:imagedata r:id="rId35" o:title=""/>
                </v:shape>
                <v:shape id="Picture 10325"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">
                  <v:imagedata r:id="rId35" o:title=""/>
                </v:shape>
                <v:shape id="Picture 10327"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">
                  <v:imagedata r:id="rId35" o:title=""/>
                </v:shape>
                <v:shape id="Picture 10329"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">
                  <v:imagedata r:id="rId35" o:title=""/>
                </v:shape>
                <v:shape id="Picture 10331"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">
                  <v:imagedata r:id="rId35" o:title=""/>
                </v:shape>
                <v:shape id="Picture 10333"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">
                  <v:imagedata r:id="rId35" o:title=""/>
                </v:shape>
                <v:shape id="Picture 10335"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">
                  <v:imagedata r:id="rId35" o:title=""/>
                </v:shape>
                <v:shape id="Picture 10337"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">
                  <v:imagedata r:id="rId35" o:title=""/>
                </v:shape>
                <v:shape id="Picture 10339"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">
                  <v:imagedata r:id="rId35" o:title=""/>
                </v:shape>
                <v:shape id="Picture 10341"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">
                  <v:imagedata r:id="rId35" o:title=""/>
                </v:shape>
                <v:shape id="Picture 10343"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">
                  <v:imagedata r:id="rId35" o:title=""/>
                </v:shape>
                <v:shape id="Picture 10345"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">
                  <v:imagedata r:id="rId35" o:title=""/>
                </v:shape>
                <v:shape id="Picture 10347"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">
                  <v:imagedata r:id="rId35" o:title=""/>
                </v:shape>
                <v:shape id="Picture 10349"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">
                  <v:imagedata r:id="rId35" o:title=""/>
                </v:shape>
                <v:shape id="Picture 10351"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">
                  <v:imagedata r:id="rId35" o:title=""/>
                </v:shape>
                <v:shape id="Picture 10353"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">
                  <v:imagedata r:id="rId35" o:title=""/>
                </v:shape>
                <v:shape id="Picture 10355"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">
                  <v:imagedata r:id="rId35" o:title=""/>
                </v:shape>
                <v:shape id="Picture 10357"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">
                  <v:imagedata r:id="rId35" o:title=""/>
                </v:shape>
                <v:shape id="Picture 10359"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">
                  <v:imagedata r:id="rId35" o:title=""/>
                </v:shape>
                <v:shape id="Picture 10361"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">
                  <v:imagedata r:id="rId35" o:title=""/>
                </v:shape>
                <v:shape id="Picture 10363"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">
                  <v:imagedata r:id="rId35" o:title=""/>
                </v:shape>
                <v:shape id="Picture 10365"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">
                  <v:imagedata r:id="rId35" o:title=""/>
                </v:shape>
                <v:shape id="Picture 10367"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">
                  <v:imagedata r:id="rId35" o:title=""/>
                </v:shape>
                <v:shape id="Picture 10369"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">
                  <v:imagedata r:id="rId35" o:title=""/>
                </v:shape>
                <v:shape id="Picture 10371"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">
                  <v:imagedata r:id="rId35" o:title=""/>
                </v:shape>
                <v:shape id="Picture 10373"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">
                  <v:imagedata r:id="rId35" o:title=""/>
                </v:shape>
                <v:shape id="Picture 10375"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">
                  <v:imagedata r:id="rId35" o:title=""/>
                </v:shape>
                <v:shape id="Picture 10377"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">
                  <v:imagedata r:id="rId35" o:title=""/>
                </v:shape>
                <v:shape id="Picture 10379"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">
                  <v:imagedata r:id="rId35" o:title=""/>
                </v:shape>
                <v:shape id="Picture 10381"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">
                  <v:imagedata r:id="rId35" o:title=""/>
                </v:shape>
                <v:shape id="Picture 10383"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">
                  <v:imagedata r:id="rId35" o:title=""/>
                </v:shape>
                <v:shape id="Picture 10385"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">
                  <v:imagedata r:id="rId35" o:title=""/>
                </v:shape>
                <v:shape id="Picture 10387"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">
                  <v:imagedata r:id="rId35" o:title=""/>
                </v:shape>
                <v:shape id="Picture 10389"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">
                  <v:imagedata r:id="rId35" o:title=""/>
                </v:shape>
                <v:shape id="Picture 10391"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">
                  <v:imagedata r:id="rId35" o:title=""/>
                </v:shape>
                <v:shape id="Picture 10393"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">
                  <v:imagedata r:id="rId35" o:title=""/>
                </v:shape>
                <v:shape id="Picture 10395"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">
                  <v:imagedata r:id="rId35" o:title=""/>
                </v:shape>
                <v:shape id="Picture 10397"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">
                  <v:imagedata r:id="rId35" o:title=""/>
                </v:shape>
                <v:shape id="Picture 10399"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">
                  <v:imagedata r:id="rId35" o:title=""/>
                </v:shape>
                <v:shape id="Picture 10401"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">
                  <v:imagedata r:id="rId35" o:title=""/>
                </v:shape>
                <v:shape id="Picture 10403"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">
                  <v:imagedata r:id="rId35" o:title=""/>
                </v:shape>
                <v:shape id="Picture 10405"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">
                  <v:imagedata r:id="rId35" o:title=""/>
                </v:shape>
                <v:shape id="Picture 10407"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">
                  <v:imagedata r:id="rId35" o:title=""/>
                </v:shape>
                <v:shape id="Picture 10409"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">
                  <v:imagedata r:id="rId35" o:title=""/>
                </v:shape>
                <v:shape id="Picture 10411"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">
                  <v:imagedata r:id="rId35" o:title=""/>
                </v:shape>
                <v:shape id="Picture 10413"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">
                  <v:imagedata r:id="rId35" o:title=""/>
                </v:shape>
                <v:shape id="Picture 10415"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">
                  <v:imagedata r:id="rId35" o:title=""/>
                </v:shape>
                <v:shape id="Picture 10417"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">
                  <v:imagedata r:id="rId35" o:title=""/>
                </v:shape>
                <v:shape id="Picture 10419"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">
                  <v:imagedata r:id="rId35" o:title=""/>
                </v:shape>
                <v:shape id="Picture 10421"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">
                  <v:imagedata r:id="rId35" o:title=""/>
                </v:shape>
                <v:shape id="Picture 10423"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">
                  <v:imagedata r:id="rId35" o:title=""/>
                </v:shape>
                <v:shape id="Picture 10425"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">
                  <v:imagedata r:id="rId35" o:title=""/>
                </v:shape>
                <v:shape id="Picture 10427"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">
                  <v:imagedata r:id="rId35" o:title=""/>
                </v:shape>
                <v:shape id="Picture 10429"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">
                  <v:imagedata r:id="rId35" o:title=""/>
                </v:shape>
                <v:shape id="Picture 10431"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">
                  <v:imagedata r:id="rId35" o:title=""/>
                </v:shape>
                <v:shape id="Picture 10433"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">
                  <v:imagedata r:id="rId35" o:title=""/>
                </v:shape>
                <v:shape id="Picture 10435"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">
                  <v:imagedata r:id="rId35" o:title=""/>
                </v:shape>
                <v:shape id="Picture 10437"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">
                  <v:imagedata r:id="rId35" o:title=""/>
                </v:shape>
                <v:shape id="Picture 10439"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">
                  <v:imagedata r:id="rId35" o:title=""/>
                </v:shape>
                <v:shape id="Picture 10441"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">
                  <v:imagedata r:id="rId35" o:title=""/>
                </v:shape>
                <v:shape id="Picture 10443"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">
                  <v:imagedata r:id="rId35" o:title=""/>
                </v:shape>
                <v:shape id="Picture 10445"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">
                  <v:imagedata r:id="rId35" o:title=""/>
                </v:shape>
                <v:shape id="Picture 10447"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">
                  <v:imagedata r:id="rId35" o:title=""/>
                </v:shape>
                <v:shape id="Picture 10449"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">
                  <v:imagedata r:id="rId35" o:title=""/>
                </v:shape>
                <v:shape id="Picture 10451"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">
                  <v:imagedata r:id="rId35" o:title=""/>
                </v:shape>
                <v:shape id="Picture 10453"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">
                  <v:imagedata r:id="rId35" o:title=""/>
                </v:shape>
                <v:shape id="Picture 10455"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">
                  <v:imagedata r:id="rId35" o:title=""/>
                </v:shape>
                <v:shape id="Picture 10457"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">
                  <v:imagedata r:id="rId35" o:title=""/>
                </v:shape>
                <v:shape id="Picture 10459"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">
                  <v:imagedata r:id="rId35" o:title=""/>
                </v:shape>
                <v:shape id="Picture 10461"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">
                  <v:imagedata r:id="rId35" o:title=""/>
                </v:shape>
                <v:shape id="Picture 10463"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">
                  <v:imagedata r:id="rId35" o:title=""/>
                </v:shape>
                <v:shape id="Picture 10465"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">
                  <v:imagedata r:id="rId35" o:title=""/>
                </v:shape>
                <v:shape id="Picture 10467"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">
                  <v:imagedata r:id="rId35" o:title=""/>
                </v:shape>
                <v:shape id="Picture 10469"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">
                  <v:imagedata r:id="rId35" o:title=""/>
                </v:shape>
                <v:shape id="Picture 10471"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">
                  <v:imagedata r:id="rId35" o:title=""/>
                </v:shape>
                <v:shape id="Picture 10473"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">
                  <v:imagedata r:id="rId35" o:title=""/>
                </v:shape>
                <v:shape id="Picture 10475"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">
                  <v:imagedata r:id="rId35" o:title=""/>
                </v:shape>
                <v:shape id="Picture 10477"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">
                  <v:imagedata r:id="rId35" o:title=""/>
                </v:shape>
                <v:shape id="Picture 10479"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">
                  <v:imagedata r:id="rId35" o:title=""/>
                </v:shape>
                <v:shape id="Picture 10481"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">
                  <v:imagedata r:id="rId35" o:title=""/>
                </v:shape>
                <v:shape id="Picture 10483"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">
                  <v:imagedata r:id="rId35" o:title=""/>
                </v:shape>
                <v:shape id="Picture 10485"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">
                  <v:imagedata r:id="rId35" o:title=""/>
                </v:shape>
                <v:shape id="Picture 10487"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">
                  <v:imagedata r:id="rId35" o:title=""/>
                </v:shape>
                <v:shape id="Picture 10489"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">
                  <v:imagedata r:id="rId35" o:title=""/>
                </v:shape>
                <v:shape id="Picture 10491"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">
                  <v:imagedata r:id="rId35" o:title=""/>
                </v:shape>
                <v:shape id="Picture 10493"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">
                  <v:imagedata r:id="rId35" o:title=""/>
                </v:shape>
                <v:shape id="Picture 10495"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">
                  <v:imagedata r:id="rId35" o:title=""/>
                </v:shape>
                <v:shape id="Picture 10497"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">
                  <v:imagedata r:id="rId35" o:title=""/>
                </v:shape>
                <v:shape id="Picture 10499"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">
                  <v:imagedata r:id="rId35" o:title=""/>
                </v:shape>
                <v:shape id="Picture 10501"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">
                  <v:imagedata r:id="rId35" o:title=""/>
                </v:shape>
                <v:shape id="Picture 10503"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">
                  <v:imagedata r:id="rId35" o:title=""/>
                </v:shape>
                <v:shape id="Picture 10505"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">
                  <v:imagedata r:id="rId35" o:title=""/>
                </v:shape>
                <v:shape id="Picture 10507"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">
                  <v:imagedata r:id="rId35" o:title=""/>
                </v:shape>
                <v:shape id="Picture 10509"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">
                  <v:imagedata r:id="rId35" o:title=""/>
                </v:shape>
                <v:shape id="Picture 10511"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">
                  <v:imagedata r:id="rId35" o:title=""/>
                </v:shape>
                <v:shape id="Picture 10513"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">
                  <v:imagedata r:id="rId35" o:title=""/>
                </v:shape>
                <v:shape id="Picture 10515"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">
                  <v:imagedata r:id="rId35" o:title=""/>
                </v:shape>
                <v:shape id="Picture 10517"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">
                  <v:imagedata r:id="rId35" o:title=""/>
                </v:shape>
                <v:shape id="Picture 10519"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">
                  <v:imagedata r:id="rId35" o:title=""/>
                </v:shape>
                <v:shape id="Picture 10521"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">
                  <v:imagedata r:id="rId35" o:title=""/>
                </v:shape>
                <v:shape id="Picture 10523"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">
                  <v:imagedata r:id="rId35" o:title=""/>
                </v:shape>
                <v:shape id="Picture 10525"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">
                  <v:imagedata r:id="rId35" o:title=""/>
                </v:shape>
                <v:shape id="Picture 10527"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">
                  <v:imagedata r:id="rId35" o:title=""/>
                </v:shape>
                <v:shape id="Picture 10529"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">
                  <v:imagedata r:id="rId35" o:title=""/>
                </v:shape>
                <v:shape id="Picture 10531"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">
                  <v:imagedata r:id="rId35" o:title=""/>
                </v:shape>
                <v:shape id="Picture 10533"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">
                  <v:imagedata r:id="rId35" o:title=""/>
                </v:shape>
                <v:shape id="Picture 10535"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">
                  <v:imagedata r:id="rId35" o:title=""/>
                </v:shape>
                <v:shape id="Picture 10537"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">
                  <v:imagedata r:id="rId35" o:title=""/>
                </v:shape>
                <v:shape id="Picture 10539"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">
                  <v:imagedata r:id="rId35" o:title=""/>
                </v:shape>
                <v:shape id="Picture 10541"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">
                  <v:imagedata r:id="rId35" o:title=""/>
                </v:shape>
                <v:shape id="Picture 10543"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">
                  <v:imagedata r:id="rId35" o:title=""/>
                </v:shape>
                <v:shape id="Picture 10545"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">
                  <v:imagedata r:id="rId35" o:title=""/>
                </v:shape>
                <v:shape id="Picture 10547"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">
                  <v:imagedata r:id="rId35" o:title=""/>
                </v:shape>
                <v:shape id="Picture 10549"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">
                  <v:imagedata r:id="rId35" o:title=""/>
                </v:shape>
                <v:shape id="Picture 10551"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">
                  <v:imagedata r:id="rId35" o:title=""/>
                </v:shape>
                <v:shape id="Picture 10553"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">
                  <v:imagedata r:id="rId35" o:title=""/>
                </v:shape>
                <v:shape id="Picture 10555"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">
                  <v:imagedata r:id="rId35" o:title=""/>
                </v:shape>
                <v:shape id="Picture 10557"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">
                  <v:imagedata r:id="rId35" o:title=""/>
                </v:shape>
                <v:shape id="Picture 10559"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">
                  <v:imagedata r:id="rId35" o:title=""/>
                </v:shape>
                <v:shape id="Picture 10561"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">
                  <v:imagedata r:id="rId35" o:title=""/>
                </v:shape>
                <v:shape id="Picture 10563"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">
                  <v:imagedata r:id="rId35" o:title=""/>
                </v:shape>
                <v:shape id="Picture 10565"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">
                  <v:imagedata r:id="rId35" o:title=""/>
                </v:shape>
                <v:shape id="Picture 10567"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">
                  <v:imagedata r:id="rId35" o:title=""/>
                </v:shape>
                <v:shape id="Picture 10569"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">
                  <v:imagedata r:id="rId36" o:title=""/>
                </v:shape>
                <w10:anchorlock/>
              </v:group>
            </w:pict>
          </mc:Fallback>
        </mc:AlternateContent>
      </w:r>
    </w:p>
    <w:p w14:paraId="037EC48E" w14:textId="77777777" w:rsidR="0090432E" w:rsidRDefault="004A30B3">
      <w:pPr>
        <w:spacing w:after="4" w:line="260" w:lineRule="auto"/>
        <w:ind w:left="-5" w:right="0"/>
        <w:jc w:val="left"/>
      </w:pPr>
      <w:r>
        <w:rPr>
          <w:b/>
        </w:rPr>
        <w:t xml:space="preserve">Beispiel </w:t>
      </w:r>
    </w:p>
    <w:p w14:paraId="31472120" w14:textId="77777777" w:rsidR="0090432E" w:rsidRDefault="004A30B3">
      <w:pPr>
        <w:spacing w:after="126" w:line="259" w:lineRule="auto"/>
        <w:ind w:left="-16" w:right="-21" w:firstLine="0"/>
        <w:jc w:val="left"/>
      </w:pPr>
      <w:r>
        <w:rPr>
          <w:noProof/>
        </w:rPr>
        <w:drawing>
          <wp:inline distT="0" distB="0" distL="0" distR="0" wp14:anchorId="71D2F9FC" wp14:editId="45CD2857">
            <wp:extent cx="5785105" cy="9144"/>
            <wp:effectExtent l="0" t="0" r="0" b="0"/>
            <wp:docPr id="77692" name="Picture 77692"/>
            <wp:cNvGraphicFramePr/>
            <a:graphic xmlns:a="http://schemas.openxmlformats.org/drawingml/2006/main">
              <a:graphicData uri="http://schemas.openxmlformats.org/drawingml/2006/picture">
                <pic:pic xmlns:pic="http://schemas.openxmlformats.org/drawingml/2006/picture">
                  <pic:nvPicPr>
                    <pic:cNvPr id="77692" name="Picture 77692"/>
                    <pic:cNvPicPr/>
                  </pic:nvPicPr>
                  <pic:blipFill>
                    <a:blip r:embed="rId34"/>
                    <a:stretch>
                      <a:fillRect/>
                    </a:stretch>
                  </pic:blipFill>
                  <pic:spPr>
                    <a:xfrm>
                      <a:off x="0" y="0"/>
                      <a:ext cx="5785105" cy="9144"/>
                    </a:xfrm>
                    <a:prstGeom prst="rect">
                      <a:avLst/>
                    </a:prstGeom>
                  </pic:spPr>
                </pic:pic>
              </a:graphicData>
            </a:graphic>
          </wp:inline>
        </w:drawing>
      </w:r>
    </w:p>
    <w:p w14:paraId="10CEA28B" w14:textId="77777777" w:rsidR="00922E86" w:rsidRDefault="004A30B3" w:rsidP="00821FE3">
      <w:pPr>
        <w:ind w:left="-5" w:right="0"/>
      </w:pPr>
      <w:r>
        <w:t xml:space="preserve">Ein Beispiel für das auf dem Lastenheft (siehe Kapitel 3.6) aufbauende Pflichtenheft ist im Anhang A4 zu finden. </w:t>
      </w:r>
    </w:p>
    <w:p w14:paraId="623E60C5" w14:textId="77777777" w:rsidR="00821FE3" w:rsidRPr="00821FE3" w:rsidRDefault="00821FE3" w:rsidP="00821FE3">
      <w:pPr>
        <w:ind w:left="-5" w:right="0"/>
      </w:pPr>
    </w:p>
    <w:tbl>
      <w:tblPr>
        <w:tblStyle w:val="TableGrid"/>
        <w:tblW w:w="8960" w:type="dxa"/>
        <w:tblInd w:w="-29" w:type="dxa"/>
        <w:tblCellMar>
          <w:top w:w="7" w:type="dxa"/>
          <w:right w:w="115" w:type="dxa"/>
        </w:tblCellMar>
        <w:tblLook w:val="04A0" w:firstRow="1" w:lastRow="0" w:firstColumn="1" w:lastColumn="0" w:noHBand="0" w:noVBand="1"/>
      </w:tblPr>
      <w:tblGrid>
        <w:gridCol w:w="8960"/>
      </w:tblGrid>
      <w:tr w:rsidR="00922E86" w14:paraId="1884B021" w14:textId="77777777" w:rsidTr="000148E3">
        <w:trPr>
          <w:trHeight w:val="655"/>
        </w:trPr>
        <w:tc>
          <w:tcPr>
            <w:tcW w:w="8960" w:type="dxa"/>
            <w:tcBorders>
              <w:top w:val="nil"/>
              <w:left w:val="nil"/>
              <w:bottom w:val="nil"/>
              <w:right w:val="nil"/>
            </w:tcBorders>
            <w:shd w:val="clear" w:color="auto" w:fill="1F4E79"/>
          </w:tcPr>
          <w:p w14:paraId="0E136134" w14:textId="77777777" w:rsidR="00922E86" w:rsidRPr="00821FE3" w:rsidRDefault="00922E86" w:rsidP="00821FE3">
            <w:pPr>
              <w:pStyle w:val="Heading1"/>
              <w:jc w:val="left"/>
              <w:rPr>
                <w:sz w:val="30"/>
                <w:szCs w:val="30"/>
              </w:rPr>
            </w:pPr>
            <w:bookmarkStart w:id="135" w:name="_Toc129263588"/>
            <w:bookmarkStart w:id="136" w:name="_Toc129267899"/>
            <w:r w:rsidRPr="00821FE3">
              <w:rPr>
                <w:color w:val="FFFFFF" w:themeColor="background1"/>
                <w:sz w:val="30"/>
                <w:szCs w:val="30"/>
              </w:rPr>
              <w:t>5      Implementierungsphase</w:t>
            </w:r>
            <w:bookmarkEnd w:id="135"/>
            <w:bookmarkEnd w:id="136"/>
            <w:r w:rsidRPr="00821FE3">
              <w:rPr>
                <w:color w:val="FFFFFF" w:themeColor="background1"/>
                <w:sz w:val="30"/>
                <w:szCs w:val="30"/>
              </w:rPr>
              <w:t xml:space="preserve"> </w:t>
            </w:r>
          </w:p>
        </w:tc>
      </w:tr>
    </w:tbl>
    <w:p w14:paraId="3565AA38" w14:textId="77777777" w:rsidR="00922E86" w:rsidRDefault="00922E86" w:rsidP="00922E86">
      <w:pPr>
        <w:pStyle w:val="Heading2"/>
        <w:ind w:left="0" w:firstLine="0"/>
        <w:rPr>
          <w:rFonts w:eastAsia="Arial" w:cs="Arial"/>
          <w:b w:val="0"/>
          <w:color w:val="000000"/>
          <w:sz w:val="22"/>
          <w:szCs w:val="22"/>
        </w:rPr>
      </w:pPr>
    </w:p>
    <w:p w14:paraId="18400415" w14:textId="77777777" w:rsidR="00922E86" w:rsidRDefault="00922E86" w:rsidP="00922E86">
      <w:pPr>
        <w:pStyle w:val="Heading2"/>
        <w:ind w:left="0" w:firstLine="0"/>
      </w:pPr>
      <w:bookmarkStart w:id="137" w:name="_Toc129267900"/>
      <w:r>
        <w:t xml:space="preserve">5.1 </w:t>
      </w:r>
      <w:r>
        <w:tab/>
        <w:t>Implementierung der Datenstrukturen</w:t>
      </w:r>
      <w:bookmarkEnd w:id="137"/>
      <w:r>
        <w:t xml:space="preserve"> </w:t>
      </w:r>
    </w:p>
    <w:p w14:paraId="6AE95605" w14:textId="77777777" w:rsidR="00922E86" w:rsidRDefault="00922E86">
      <w:pPr>
        <w:tabs>
          <w:tab w:val="left" w:pos="708"/>
        </w:tabs>
        <w:spacing w:after="0" w:line="259" w:lineRule="auto"/>
        <w:ind w:left="-29" w:right="0" w:firstLine="0"/>
        <w:jc w:val="left"/>
      </w:pPr>
      <w:r>
        <w:rPr>
          <w:rFonts w:ascii="Segoe UI Symbol" w:eastAsia="Segoe UI Symbol" w:hAnsi="Segoe UI Symbol" w:cs="Segoe UI Symbol"/>
        </w:rPr>
        <w:t></w:t>
      </w:r>
      <w:r>
        <w:t xml:space="preserve"> </w:t>
      </w:r>
      <w:r>
        <w:tab/>
        <w:t xml:space="preserve">Beschreibung der angelegten Datenbank (z.B. Generierung von SQL aus Modellierungswerkzeug oder händisches Anlegen), XML-Schemas usw. </w:t>
      </w:r>
    </w:p>
    <w:p w14:paraId="1495E718" w14:textId="77777777" w:rsidR="00922E86" w:rsidRDefault="00922E86" w:rsidP="00922E86">
      <w:pPr>
        <w:pStyle w:val="Heading2"/>
        <w:ind w:left="0" w:firstLine="0"/>
      </w:pPr>
      <w:bookmarkStart w:id="138" w:name="_Toc129267901"/>
      <w:r>
        <w:t xml:space="preserve">5.2 </w:t>
      </w:r>
      <w:r>
        <w:tab/>
        <w:t>Implementierung der Benutzeroberfläche</w:t>
      </w:r>
      <w:bookmarkEnd w:id="138"/>
      <w:r>
        <w:t xml:space="preserve"> </w:t>
      </w:r>
    </w:p>
    <w:p w14:paraId="55CF3F23" w14:textId="77777777" w:rsidR="00922E86" w:rsidRDefault="00922E86">
      <w:pPr>
        <w:tabs>
          <w:tab w:val="left" w:pos="708"/>
        </w:tabs>
        <w:spacing w:after="0" w:line="259" w:lineRule="auto"/>
        <w:ind w:left="-29" w:right="0" w:firstLine="0"/>
        <w:jc w:val="left"/>
      </w:pPr>
      <w:r>
        <w:rPr>
          <w:rFonts w:ascii="Segoe UI Symbol" w:eastAsia="Segoe UI Symbol" w:hAnsi="Segoe UI Symbol" w:cs="Segoe UI Symbol"/>
        </w:rPr>
        <w:t></w:t>
      </w:r>
      <w:r>
        <w:t xml:space="preserve"> </w:t>
      </w:r>
      <w:r>
        <w:tab/>
        <w:t xml:space="preserve">Beschreibung der Implementierung der Benutzeroberfläche, falls dies separat zur Implementierung der Geschäftslogik erfolgt (z.B. bei HTML-Oberflächen und Stylesheets). </w:t>
      </w:r>
    </w:p>
    <w:p w14:paraId="0AB5FD22" w14:textId="77777777" w:rsidR="00922E86" w:rsidRDefault="00922E86">
      <w:pPr>
        <w:tabs>
          <w:tab w:val="left" w:pos="708"/>
        </w:tabs>
        <w:spacing w:after="0" w:line="259" w:lineRule="auto"/>
        <w:ind w:left="-29" w:right="0" w:firstLine="0"/>
        <w:jc w:val="left"/>
      </w:pPr>
      <w:r>
        <w:rPr>
          <w:rFonts w:ascii="Segoe UI Symbol" w:eastAsia="Segoe UI Symbol" w:hAnsi="Segoe UI Symbol" w:cs="Segoe UI Symbol"/>
        </w:rPr>
        <w:t></w:t>
      </w:r>
      <w:r>
        <w:t xml:space="preserve"> </w:t>
      </w:r>
      <w:r>
        <w:tab/>
        <w:t xml:space="preserve">Ggfs. Beschreibung des Corporate Designs und dessen Umsetzung in der Anwendung. </w:t>
      </w:r>
    </w:p>
    <w:p w14:paraId="02BCA58C" w14:textId="77777777" w:rsidR="00922E86" w:rsidRDefault="00922E86">
      <w:pPr>
        <w:tabs>
          <w:tab w:val="left" w:pos="708"/>
        </w:tabs>
        <w:spacing w:after="0" w:line="259" w:lineRule="auto"/>
        <w:ind w:left="-29" w:right="0" w:firstLine="0"/>
        <w:jc w:val="left"/>
      </w:pPr>
      <w:r>
        <w:rPr>
          <w:rFonts w:ascii="Segoe UI Symbol" w:eastAsia="Segoe UI Symbol" w:hAnsi="Segoe UI Symbol" w:cs="Segoe UI Symbol"/>
        </w:rPr>
        <w:t></w:t>
      </w:r>
      <w:r>
        <w:t xml:space="preserve"> </w:t>
      </w:r>
      <w:r>
        <w:tab/>
        <w:t xml:space="preserve">Screenshots der Anwendung </w:t>
      </w:r>
    </w:p>
    <w:p w14:paraId="1A279513" w14:textId="77777777" w:rsidR="0090432E" w:rsidRDefault="004A30B3">
      <w:pPr>
        <w:spacing w:after="4" w:line="260" w:lineRule="auto"/>
        <w:ind w:left="-5" w:right="0"/>
        <w:jc w:val="left"/>
      </w:pPr>
      <w:r>
        <w:rPr>
          <w:b/>
        </w:rPr>
        <w:t xml:space="preserve">Beispiel </w:t>
      </w:r>
    </w:p>
    <w:p w14:paraId="7B8EA9A1" w14:textId="77777777" w:rsidR="0090432E" w:rsidRDefault="004A30B3">
      <w:pPr>
        <w:spacing w:after="124" w:line="259" w:lineRule="auto"/>
        <w:ind w:left="-29" w:right="-26" w:firstLine="0"/>
        <w:jc w:val="left"/>
      </w:pPr>
      <w:r>
        <w:rPr>
          <w:rFonts w:ascii="Calibri" w:eastAsia="Calibri" w:hAnsi="Calibri" w:cs="Calibri"/>
          <w:noProof/>
        </w:rPr>
        <mc:AlternateContent>
          <mc:Choice Requires="wpg">
            <w:drawing>
              <wp:inline distT="0" distB="0" distL="0" distR="0" wp14:anchorId="6A916BBE" wp14:editId="67DF4591">
                <wp:extent cx="5796738" cy="6096"/>
                <wp:effectExtent l="0" t="0" r="0" b="0"/>
                <wp:docPr id="75576" name="Group 75576"/>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11397" name="Picture 11397"/>
                          <pic:cNvPicPr/>
                        </pic:nvPicPr>
                        <pic:blipFill>
                          <a:blip r:embed="rId33"/>
                          <a:stretch>
                            <a:fillRect/>
                          </a:stretch>
                        </pic:blipFill>
                        <pic:spPr>
                          <a:xfrm>
                            <a:off x="0" y="0"/>
                            <a:ext cx="30480" cy="6096"/>
                          </a:xfrm>
                          <a:prstGeom prst="rect">
                            <a:avLst/>
                          </a:prstGeom>
                        </pic:spPr>
                      </pic:pic>
                      <pic:pic xmlns:pic="http://schemas.openxmlformats.org/drawingml/2006/picture">
                        <pic:nvPicPr>
                          <pic:cNvPr id="11399" name="Picture 11399"/>
                          <pic:cNvPicPr/>
                        </pic:nvPicPr>
                        <pic:blipFill>
                          <a:blip r:embed="rId33"/>
                          <a:stretch>
                            <a:fillRect/>
                          </a:stretch>
                        </pic:blipFill>
                        <pic:spPr>
                          <a:xfrm>
                            <a:off x="30480" y="0"/>
                            <a:ext cx="30480" cy="6096"/>
                          </a:xfrm>
                          <a:prstGeom prst="rect">
                            <a:avLst/>
                          </a:prstGeom>
                        </pic:spPr>
                      </pic:pic>
                      <pic:pic xmlns:pic="http://schemas.openxmlformats.org/drawingml/2006/picture">
                        <pic:nvPicPr>
                          <pic:cNvPr id="11401" name="Picture 11401"/>
                          <pic:cNvPicPr/>
                        </pic:nvPicPr>
                        <pic:blipFill>
                          <a:blip r:embed="rId33"/>
                          <a:stretch>
                            <a:fillRect/>
                          </a:stretch>
                        </pic:blipFill>
                        <pic:spPr>
                          <a:xfrm>
                            <a:off x="60960" y="0"/>
                            <a:ext cx="30480" cy="6096"/>
                          </a:xfrm>
                          <a:prstGeom prst="rect">
                            <a:avLst/>
                          </a:prstGeom>
                        </pic:spPr>
                      </pic:pic>
                      <pic:pic xmlns:pic="http://schemas.openxmlformats.org/drawingml/2006/picture">
                        <pic:nvPicPr>
                          <pic:cNvPr id="11403" name="Picture 11403"/>
                          <pic:cNvPicPr/>
                        </pic:nvPicPr>
                        <pic:blipFill>
                          <a:blip r:embed="rId33"/>
                          <a:stretch>
                            <a:fillRect/>
                          </a:stretch>
                        </pic:blipFill>
                        <pic:spPr>
                          <a:xfrm>
                            <a:off x="91440" y="0"/>
                            <a:ext cx="30480" cy="6096"/>
                          </a:xfrm>
                          <a:prstGeom prst="rect">
                            <a:avLst/>
                          </a:prstGeom>
                        </pic:spPr>
                      </pic:pic>
                      <pic:pic xmlns:pic="http://schemas.openxmlformats.org/drawingml/2006/picture">
                        <pic:nvPicPr>
                          <pic:cNvPr id="11405" name="Picture 11405"/>
                          <pic:cNvPicPr/>
                        </pic:nvPicPr>
                        <pic:blipFill>
                          <a:blip r:embed="rId33"/>
                          <a:stretch>
                            <a:fillRect/>
                          </a:stretch>
                        </pic:blipFill>
                        <pic:spPr>
                          <a:xfrm>
                            <a:off x="121920" y="0"/>
                            <a:ext cx="30480" cy="6096"/>
                          </a:xfrm>
                          <a:prstGeom prst="rect">
                            <a:avLst/>
                          </a:prstGeom>
                        </pic:spPr>
                      </pic:pic>
                      <pic:pic xmlns:pic="http://schemas.openxmlformats.org/drawingml/2006/picture">
                        <pic:nvPicPr>
                          <pic:cNvPr id="11407" name="Picture 11407"/>
                          <pic:cNvPicPr/>
                        </pic:nvPicPr>
                        <pic:blipFill>
                          <a:blip r:embed="rId33"/>
                          <a:stretch>
                            <a:fillRect/>
                          </a:stretch>
                        </pic:blipFill>
                        <pic:spPr>
                          <a:xfrm>
                            <a:off x="152400" y="0"/>
                            <a:ext cx="30480" cy="6096"/>
                          </a:xfrm>
                          <a:prstGeom prst="rect">
                            <a:avLst/>
                          </a:prstGeom>
                        </pic:spPr>
                      </pic:pic>
                      <pic:pic xmlns:pic="http://schemas.openxmlformats.org/drawingml/2006/picture">
                        <pic:nvPicPr>
                          <pic:cNvPr id="11409" name="Picture 11409"/>
                          <pic:cNvPicPr/>
                        </pic:nvPicPr>
                        <pic:blipFill>
                          <a:blip r:embed="rId33"/>
                          <a:stretch>
                            <a:fillRect/>
                          </a:stretch>
                        </pic:blipFill>
                        <pic:spPr>
                          <a:xfrm>
                            <a:off x="182880" y="0"/>
                            <a:ext cx="30480" cy="6096"/>
                          </a:xfrm>
                          <a:prstGeom prst="rect">
                            <a:avLst/>
                          </a:prstGeom>
                        </pic:spPr>
                      </pic:pic>
                      <pic:pic xmlns:pic="http://schemas.openxmlformats.org/drawingml/2006/picture">
                        <pic:nvPicPr>
                          <pic:cNvPr id="11411" name="Picture 11411"/>
                          <pic:cNvPicPr/>
                        </pic:nvPicPr>
                        <pic:blipFill>
                          <a:blip r:embed="rId33"/>
                          <a:stretch>
                            <a:fillRect/>
                          </a:stretch>
                        </pic:blipFill>
                        <pic:spPr>
                          <a:xfrm>
                            <a:off x="213360" y="0"/>
                            <a:ext cx="30480" cy="6096"/>
                          </a:xfrm>
                          <a:prstGeom prst="rect">
                            <a:avLst/>
                          </a:prstGeom>
                        </pic:spPr>
                      </pic:pic>
                      <pic:pic xmlns:pic="http://schemas.openxmlformats.org/drawingml/2006/picture">
                        <pic:nvPicPr>
                          <pic:cNvPr id="11413" name="Picture 11413"/>
                          <pic:cNvPicPr/>
                        </pic:nvPicPr>
                        <pic:blipFill>
                          <a:blip r:embed="rId33"/>
                          <a:stretch>
                            <a:fillRect/>
                          </a:stretch>
                        </pic:blipFill>
                        <pic:spPr>
                          <a:xfrm>
                            <a:off x="243840" y="0"/>
                            <a:ext cx="30480" cy="6096"/>
                          </a:xfrm>
                          <a:prstGeom prst="rect">
                            <a:avLst/>
                          </a:prstGeom>
                        </pic:spPr>
                      </pic:pic>
                      <pic:pic xmlns:pic="http://schemas.openxmlformats.org/drawingml/2006/picture">
                        <pic:nvPicPr>
                          <pic:cNvPr id="11415" name="Picture 11415"/>
                          <pic:cNvPicPr/>
                        </pic:nvPicPr>
                        <pic:blipFill>
                          <a:blip r:embed="rId33"/>
                          <a:stretch>
                            <a:fillRect/>
                          </a:stretch>
                        </pic:blipFill>
                        <pic:spPr>
                          <a:xfrm>
                            <a:off x="274320" y="0"/>
                            <a:ext cx="30480" cy="6096"/>
                          </a:xfrm>
                          <a:prstGeom prst="rect">
                            <a:avLst/>
                          </a:prstGeom>
                        </pic:spPr>
                      </pic:pic>
                      <pic:pic xmlns:pic="http://schemas.openxmlformats.org/drawingml/2006/picture">
                        <pic:nvPicPr>
                          <pic:cNvPr id="11417" name="Picture 11417"/>
                          <pic:cNvPicPr/>
                        </pic:nvPicPr>
                        <pic:blipFill>
                          <a:blip r:embed="rId33"/>
                          <a:stretch>
                            <a:fillRect/>
                          </a:stretch>
                        </pic:blipFill>
                        <pic:spPr>
                          <a:xfrm>
                            <a:off x="304800" y="0"/>
                            <a:ext cx="30480" cy="6096"/>
                          </a:xfrm>
                          <a:prstGeom prst="rect">
                            <a:avLst/>
                          </a:prstGeom>
                        </pic:spPr>
                      </pic:pic>
                      <pic:pic xmlns:pic="http://schemas.openxmlformats.org/drawingml/2006/picture">
                        <pic:nvPicPr>
                          <pic:cNvPr id="11419" name="Picture 11419"/>
                          <pic:cNvPicPr/>
                        </pic:nvPicPr>
                        <pic:blipFill>
                          <a:blip r:embed="rId33"/>
                          <a:stretch>
                            <a:fillRect/>
                          </a:stretch>
                        </pic:blipFill>
                        <pic:spPr>
                          <a:xfrm>
                            <a:off x="335280" y="0"/>
                            <a:ext cx="30480" cy="6096"/>
                          </a:xfrm>
                          <a:prstGeom prst="rect">
                            <a:avLst/>
                          </a:prstGeom>
                        </pic:spPr>
                      </pic:pic>
                      <pic:pic xmlns:pic="http://schemas.openxmlformats.org/drawingml/2006/picture">
                        <pic:nvPicPr>
                          <pic:cNvPr id="11421" name="Picture 11421"/>
                          <pic:cNvPicPr/>
                        </pic:nvPicPr>
                        <pic:blipFill>
                          <a:blip r:embed="rId33"/>
                          <a:stretch>
                            <a:fillRect/>
                          </a:stretch>
                        </pic:blipFill>
                        <pic:spPr>
                          <a:xfrm>
                            <a:off x="365760" y="0"/>
                            <a:ext cx="30480" cy="6096"/>
                          </a:xfrm>
                          <a:prstGeom prst="rect">
                            <a:avLst/>
                          </a:prstGeom>
                        </pic:spPr>
                      </pic:pic>
                      <pic:pic xmlns:pic="http://schemas.openxmlformats.org/drawingml/2006/picture">
                        <pic:nvPicPr>
                          <pic:cNvPr id="11423" name="Picture 11423"/>
                          <pic:cNvPicPr/>
                        </pic:nvPicPr>
                        <pic:blipFill>
                          <a:blip r:embed="rId33"/>
                          <a:stretch>
                            <a:fillRect/>
                          </a:stretch>
                        </pic:blipFill>
                        <pic:spPr>
                          <a:xfrm>
                            <a:off x="396189" y="0"/>
                            <a:ext cx="30480" cy="6096"/>
                          </a:xfrm>
                          <a:prstGeom prst="rect">
                            <a:avLst/>
                          </a:prstGeom>
                        </pic:spPr>
                      </pic:pic>
                      <pic:pic xmlns:pic="http://schemas.openxmlformats.org/drawingml/2006/picture">
                        <pic:nvPicPr>
                          <pic:cNvPr id="11425" name="Picture 11425"/>
                          <pic:cNvPicPr/>
                        </pic:nvPicPr>
                        <pic:blipFill>
                          <a:blip r:embed="rId33"/>
                          <a:stretch>
                            <a:fillRect/>
                          </a:stretch>
                        </pic:blipFill>
                        <pic:spPr>
                          <a:xfrm>
                            <a:off x="426669" y="0"/>
                            <a:ext cx="30480" cy="6096"/>
                          </a:xfrm>
                          <a:prstGeom prst="rect">
                            <a:avLst/>
                          </a:prstGeom>
                        </pic:spPr>
                      </pic:pic>
                      <pic:pic xmlns:pic="http://schemas.openxmlformats.org/drawingml/2006/picture">
                        <pic:nvPicPr>
                          <pic:cNvPr id="11427" name="Picture 11427"/>
                          <pic:cNvPicPr/>
                        </pic:nvPicPr>
                        <pic:blipFill>
                          <a:blip r:embed="rId33"/>
                          <a:stretch>
                            <a:fillRect/>
                          </a:stretch>
                        </pic:blipFill>
                        <pic:spPr>
                          <a:xfrm>
                            <a:off x="457149" y="0"/>
                            <a:ext cx="30480" cy="6096"/>
                          </a:xfrm>
                          <a:prstGeom prst="rect">
                            <a:avLst/>
                          </a:prstGeom>
                        </pic:spPr>
                      </pic:pic>
                      <pic:pic xmlns:pic="http://schemas.openxmlformats.org/drawingml/2006/picture">
                        <pic:nvPicPr>
                          <pic:cNvPr id="11429" name="Picture 11429"/>
                          <pic:cNvPicPr/>
                        </pic:nvPicPr>
                        <pic:blipFill>
                          <a:blip r:embed="rId33"/>
                          <a:stretch>
                            <a:fillRect/>
                          </a:stretch>
                        </pic:blipFill>
                        <pic:spPr>
                          <a:xfrm>
                            <a:off x="487629" y="0"/>
                            <a:ext cx="30480" cy="6096"/>
                          </a:xfrm>
                          <a:prstGeom prst="rect">
                            <a:avLst/>
                          </a:prstGeom>
                        </pic:spPr>
                      </pic:pic>
                      <pic:pic xmlns:pic="http://schemas.openxmlformats.org/drawingml/2006/picture">
                        <pic:nvPicPr>
                          <pic:cNvPr id="11431" name="Picture 11431"/>
                          <pic:cNvPicPr/>
                        </pic:nvPicPr>
                        <pic:blipFill>
                          <a:blip r:embed="rId33"/>
                          <a:stretch>
                            <a:fillRect/>
                          </a:stretch>
                        </pic:blipFill>
                        <pic:spPr>
                          <a:xfrm>
                            <a:off x="518109" y="0"/>
                            <a:ext cx="30480" cy="6096"/>
                          </a:xfrm>
                          <a:prstGeom prst="rect">
                            <a:avLst/>
                          </a:prstGeom>
                        </pic:spPr>
                      </pic:pic>
                      <pic:pic xmlns:pic="http://schemas.openxmlformats.org/drawingml/2006/picture">
                        <pic:nvPicPr>
                          <pic:cNvPr id="11433" name="Picture 11433"/>
                          <pic:cNvPicPr/>
                        </pic:nvPicPr>
                        <pic:blipFill>
                          <a:blip r:embed="rId33"/>
                          <a:stretch>
                            <a:fillRect/>
                          </a:stretch>
                        </pic:blipFill>
                        <pic:spPr>
                          <a:xfrm>
                            <a:off x="548589" y="0"/>
                            <a:ext cx="30480" cy="6096"/>
                          </a:xfrm>
                          <a:prstGeom prst="rect">
                            <a:avLst/>
                          </a:prstGeom>
                        </pic:spPr>
                      </pic:pic>
                      <pic:pic xmlns:pic="http://schemas.openxmlformats.org/drawingml/2006/picture">
                        <pic:nvPicPr>
                          <pic:cNvPr id="11435" name="Picture 11435"/>
                          <pic:cNvPicPr/>
                        </pic:nvPicPr>
                        <pic:blipFill>
                          <a:blip r:embed="rId33"/>
                          <a:stretch>
                            <a:fillRect/>
                          </a:stretch>
                        </pic:blipFill>
                        <pic:spPr>
                          <a:xfrm>
                            <a:off x="579069" y="0"/>
                            <a:ext cx="30480" cy="6096"/>
                          </a:xfrm>
                          <a:prstGeom prst="rect">
                            <a:avLst/>
                          </a:prstGeom>
                        </pic:spPr>
                      </pic:pic>
                      <pic:pic xmlns:pic="http://schemas.openxmlformats.org/drawingml/2006/picture">
                        <pic:nvPicPr>
                          <pic:cNvPr id="11437" name="Picture 11437"/>
                          <pic:cNvPicPr/>
                        </pic:nvPicPr>
                        <pic:blipFill>
                          <a:blip r:embed="rId33"/>
                          <a:stretch>
                            <a:fillRect/>
                          </a:stretch>
                        </pic:blipFill>
                        <pic:spPr>
                          <a:xfrm>
                            <a:off x="609549" y="0"/>
                            <a:ext cx="30480" cy="6096"/>
                          </a:xfrm>
                          <a:prstGeom prst="rect">
                            <a:avLst/>
                          </a:prstGeom>
                        </pic:spPr>
                      </pic:pic>
                      <pic:pic xmlns:pic="http://schemas.openxmlformats.org/drawingml/2006/picture">
                        <pic:nvPicPr>
                          <pic:cNvPr id="11439" name="Picture 11439"/>
                          <pic:cNvPicPr/>
                        </pic:nvPicPr>
                        <pic:blipFill>
                          <a:blip r:embed="rId33"/>
                          <a:stretch>
                            <a:fillRect/>
                          </a:stretch>
                        </pic:blipFill>
                        <pic:spPr>
                          <a:xfrm>
                            <a:off x="640029" y="0"/>
                            <a:ext cx="30480" cy="6096"/>
                          </a:xfrm>
                          <a:prstGeom prst="rect">
                            <a:avLst/>
                          </a:prstGeom>
                        </pic:spPr>
                      </pic:pic>
                      <pic:pic xmlns:pic="http://schemas.openxmlformats.org/drawingml/2006/picture">
                        <pic:nvPicPr>
                          <pic:cNvPr id="11441" name="Picture 11441"/>
                          <pic:cNvPicPr/>
                        </pic:nvPicPr>
                        <pic:blipFill>
                          <a:blip r:embed="rId33"/>
                          <a:stretch>
                            <a:fillRect/>
                          </a:stretch>
                        </pic:blipFill>
                        <pic:spPr>
                          <a:xfrm>
                            <a:off x="670509" y="0"/>
                            <a:ext cx="30480" cy="6096"/>
                          </a:xfrm>
                          <a:prstGeom prst="rect">
                            <a:avLst/>
                          </a:prstGeom>
                        </pic:spPr>
                      </pic:pic>
                      <pic:pic xmlns:pic="http://schemas.openxmlformats.org/drawingml/2006/picture">
                        <pic:nvPicPr>
                          <pic:cNvPr id="11443" name="Picture 11443"/>
                          <pic:cNvPicPr/>
                        </pic:nvPicPr>
                        <pic:blipFill>
                          <a:blip r:embed="rId33"/>
                          <a:stretch>
                            <a:fillRect/>
                          </a:stretch>
                        </pic:blipFill>
                        <pic:spPr>
                          <a:xfrm>
                            <a:off x="700989" y="0"/>
                            <a:ext cx="30480" cy="6096"/>
                          </a:xfrm>
                          <a:prstGeom prst="rect">
                            <a:avLst/>
                          </a:prstGeom>
                        </pic:spPr>
                      </pic:pic>
                      <pic:pic xmlns:pic="http://schemas.openxmlformats.org/drawingml/2006/picture">
                        <pic:nvPicPr>
                          <pic:cNvPr id="11445" name="Picture 11445"/>
                          <pic:cNvPicPr/>
                        </pic:nvPicPr>
                        <pic:blipFill>
                          <a:blip r:embed="rId33"/>
                          <a:stretch>
                            <a:fillRect/>
                          </a:stretch>
                        </pic:blipFill>
                        <pic:spPr>
                          <a:xfrm>
                            <a:off x="731469" y="0"/>
                            <a:ext cx="30480" cy="6096"/>
                          </a:xfrm>
                          <a:prstGeom prst="rect">
                            <a:avLst/>
                          </a:prstGeom>
                        </pic:spPr>
                      </pic:pic>
                      <pic:pic xmlns:pic="http://schemas.openxmlformats.org/drawingml/2006/picture">
                        <pic:nvPicPr>
                          <pic:cNvPr id="11447" name="Picture 11447"/>
                          <pic:cNvPicPr/>
                        </pic:nvPicPr>
                        <pic:blipFill>
                          <a:blip r:embed="rId33"/>
                          <a:stretch>
                            <a:fillRect/>
                          </a:stretch>
                        </pic:blipFill>
                        <pic:spPr>
                          <a:xfrm>
                            <a:off x="761949" y="0"/>
                            <a:ext cx="30480" cy="6096"/>
                          </a:xfrm>
                          <a:prstGeom prst="rect">
                            <a:avLst/>
                          </a:prstGeom>
                        </pic:spPr>
                      </pic:pic>
                      <pic:pic xmlns:pic="http://schemas.openxmlformats.org/drawingml/2006/picture">
                        <pic:nvPicPr>
                          <pic:cNvPr id="11449" name="Picture 11449"/>
                          <pic:cNvPicPr/>
                        </pic:nvPicPr>
                        <pic:blipFill>
                          <a:blip r:embed="rId33"/>
                          <a:stretch>
                            <a:fillRect/>
                          </a:stretch>
                        </pic:blipFill>
                        <pic:spPr>
                          <a:xfrm>
                            <a:off x="792429" y="0"/>
                            <a:ext cx="30480" cy="6096"/>
                          </a:xfrm>
                          <a:prstGeom prst="rect">
                            <a:avLst/>
                          </a:prstGeom>
                        </pic:spPr>
                      </pic:pic>
                      <pic:pic xmlns:pic="http://schemas.openxmlformats.org/drawingml/2006/picture">
                        <pic:nvPicPr>
                          <pic:cNvPr id="11451" name="Picture 11451"/>
                          <pic:cNvPicPr/>
                        </pic:nvPicPr>
                        <pic:blipFill>
                          <a:blip r:embed="rId33"/>
                          <a:stretch>
                            <a:fillRect/>
                          </a:stretch>
                        </pic:blipFill>
                        <pic:spPr>
                          <a:xfrm>
                            <a:off x="822909" y="0"/>
                            <a:ext cx="30480" cy="6096"/>
                          </a:xfrm>
                          <a:prstGeom prst="rect">
                            <a:avLst/>
                          </a:prstGeom>
                        </pic:spPr>
                      </pic:pic>
                      <pic:pic xmlns:pic="http://schemas.openxmlformats.org/drawingml/2006/picture">
                        <pic:nvPicPr>
                          <pic:cNvPr id="11453" name="Picture 11453"/>
                          <pic:cNvPicPr/>
                        </pic:nvPicPr>
                        <pic:blipFill>
                          <a:blip r:embed="rId33"/>
                          <a:stretch>
                            <a:fillRect/>
                          </a:stretch>
                        </pic:blipFill>
                        <pic:spPr>
                          <a:xfrm>
                            <a:off x="853389" y="0"/>
                            <a:ext cx="30480" cy="6096"/>
                          </a:xfrm>
                          <a:prstGeom prst="rect">
                            <a:avLst/>
                          </a:prstGeom>
                        </pic:spPr>
                      </pic:pic>
                      <pic:pic xmlns:pic="http://schemas.openxmlformats.org/drawingml/2006/picture">
                        <pic:nvPicPr>
                          <pic:cNvPr id="11455" name="Picture 11455"/>
                          <pic:cNvPicPr/>
                        </pic:nvPicPr>
                        <pic:blipFill>
                          <a:blip r:embed="rId33"/>
                          <a:stretch>
                            <a:fillRect/>
                          </a:stretch>
                        </pic:blipFill>
                        <pic:spPr>
                          <a:xfrm>
                            <a:off x="883869" y="0"/>
                            <a:ext cx="30480" cy="6096"/>
                          </a:xfrm>
                          <a:prstGeom prst="rect">
                            <a:avLst/>
                          </a:prstGeom>
                        </pic:spPr>
                      </pic:pic>
                      <pic:pic xmlns:pic="http://schemas.openxmlformats.org/drawingml/2006/picture">
                        <pic:nvPicPr>
                          <pic:cNvPr id="11457" name="Picture 11457"/>
                          <pic:cNvPicPr/>
                        </pic:nvPicPr>
                        <pic:blipFill>
                          <a:blip r:embed="rId33"/>
                          <a:stretch>
                            <a:fillRect/>
                          </a:stretch>
                        </pic:blipFill>
                        <pic:spPr>
                          <a:xfrm>
                            <a:off x="914349" y="0"/>
                            <a:ext cx="30480" cy="6096"/>
                          </a:xfrm>
                          <a:prstGeom prst="rect">
                            <a:avLst/>
                          </a:prstGeom>
                        </pic:spPr>
                      </pic:pic>
                      <pic:pic xmlns:pic="http://schemas.openxmlformats.org/drawingml/2006/picture">
                        <pic:nvPicPr>
                          <pic:cNvPr id="11459" name="Picture 11459"/>
                          <pic:cNvPicPr/>
                        </pic:nvPicPr>
                        <pic:blipFill>
                          <a:blip r:embed="rId33"/>
                          <a:stretch>
                            <a:fillRect/>
                          </a:stretch>
                        </pic:blipFill>
                        <pic:spPr>
                          <a:xfrm>
                            <a:off x="944829" y="0"/>
                            <a:ext cx="30480" cy="6096"/>
                          </a:xfrm>
                          <a:prstGeom prst="rect">
                            <a:avLst/>
                          </a:prstGeom>
                        </pic:spPr>
                      </pic:pic>
                      <pic:pic xmlns:pic="http://schemas.openxmlformats.org/drawingml/2006/picture">
                        <pic:nvPicPr>
                          <pic:cNvPr id="11461" name="Picture 11461"/>
                          <pic:cNvPicPr/>
                        </pic:nvPicPr>
                        <pic:blipFill>
                          <a:blip r:embed="rId33"/>
                          <a:stretch>
                            <a:fillRect/>
                          </a:stretch>
                        </pic:blipFill>
                        <pic:spPr>
                          <a:xfrm>
                            <a:off x="975309" y="0"/>
                            <a:ext cx="30480" cy="6096"/>
                          </a:xfrm>
                          <a:prstGeom prst="rect">
                            <a:avLst/>
                          </a:prstGeom>
                        </pic:spPr>
                      </pic:pic>
                      <pic:pic xmlns:pic="http://schemas.openxmlformats.org/drawingml/2006/picture">
                        <pic:nvPicPr>
                          <pic:cNvPr id="11463" name="Picture 11463"/>
                          <pic:cNvPicPr/>
                        </pic:nvPicPr>
                        <pic:blipFill>
                          <a:blip r:embed="rId33"/>
                          <a:stretch>
                            <a:fillRect/>
                          </a:stretch>
                        </pic:blipFill>
                        <pic:spPr>
                          <a:xfrm>
                            <a:off x="1005789" y="0"/>
                            <a:ext cx="30480" cy="6096"/>
                          </a:xfrm>
                          <a:prstGeom prst="rect">
                            <a:avLst/>
                          </a:prstGeom>
                        </pic:spPr>
                      </pic:pic>
                      <pic:pic xmlns:pic="http://schemas.openxmlformats.org/drawingml/2006/picture">
                        <pic:nvPicPr>
                          <pic:cNvPr id="11465" name="Picture 11465"/>
                          <pic:cNvPicPr/>
                        </pic:nvPicPr>
                        <pic:blipFill>
                          <a:blip r:embed="rId33"/>
                          <a:stretch>
                            <a:fillRect/>
                          </a:stretch>
                        </pic:blipFill>
                        <pic:spPr>
                          <a:xfrm>
                            <a:off x="1036269" y="0"/>
                            <a:ext cx="30480" cy="6096"/>
                          </a:xfrm>
                          <a:prstGeom prst="rect">
                            <a:avLst/>
                          </a:prstGeom>
                        </pic:spPr>
                      </pic:pic>
                      <pic:pic xmlns:pic="http://schemas.openxmlformats.org/drawingml/2006/picture">
                        <pic:nvPicPr>
                          <pic:cNvPr id="11467" name="Picture 11467"/>
                          <pic:cNvPicPr/>
                        </pic:nvPicPr>
                        <pic:blipFill>
                          <a:blip r:embed="rId33"/>
                          <a:stretch>
                            <a:fillRect/>
                          </a:stretch>
                        </pic:blipFill>
                        <pic:spPr>
                          <a:xfrm>
                            <a:off x="1066749" y="0"/>
                            <a:ext cx="30480" cy="6096"/>
                          </a:xfrm>
                          <a:prstGeom prst="rect">
                            <a:avLst/>
                          </a:prstGeom>
                        </pic:spPr>
                      </pic:pic>
                      <pic:pic xmlns:pic="http://schemas.openxmlformats.org/drawingml/2006/picture">
                        <pic:nvPicPr>
                          <pic:cNvPr id="11469" name="Picture 11469"/>
                          <pic:cNvPicPr/>
                        </pic:nvPicPr>
                        <pic:blipFill>
                          <a:blip r:embed="rId33"/>
                          <a:stretch>
                            <a:fillRect/>
                          </a:stretch>
                        </pic:blipFill>
                        <pic:spPr>
                          <a:xfrm>
                            <a:off x="1097229" y="0"/>
                            <a:ext cx="30480" cy="6096"/>
                          </a:xfrm>
                          <a:prstGeom prst="rect">
                            <a:avLst/>
                          </a:prstGeom>
                        </pic:spPr>
                      </pic:pic>
                      <pic:pic xmlns:pic="http://schemas.openxmlformats.org/drawingml/2006/picture">
                        <pic:nvPicPr>
                          <pic:cNvPr id="11471" name="Picture 11471"/>
                          <pic:cNvPicPr/>
                        </pic:nvPicPr>
                        <pic:blipFill>
                          <a:blip r:embed="rId33"/>
                          <a:stretch>
                            <a:fillRect/>
                          </a:stretch>
                        </pic:blipFill>
                        <pic:spPr>
                          <a:xfrm>
                            <a:off x="1127709" y="0"/>
                            <a:ext cx="30480" cy="6096"/>
                          </a:xfrm>
                          <a:prstGeom prst="rect">
                            <a:avLst/>
                          </a:prstGeom>
                        </pic:spPr>
                      </pic:pic>
                      <pic:pic xmlns:pic="http://schemas.openxmlformats.org/drawingml/2006/picture">
                        <pic:nvPicPr>
                          <pic:cNvPr id="11473" name="Picture 11473"/>
                          <pic:cNvPicPr/>
                        </pic:nvPicPr>
                        <pic:blipFill>
                          <a:blip r:embed="rId33"/>
                          <a:stretch>
                            <a:fillRect/>
                          </a:stretch>
                        </pic:blipFill>
                        <pic:spPr>
                          <a:xfrm>
                            <a:off x="1158189" y="0"/>
                            <a:ext cx="30480" cy="6096"/>
                          </a:xfrm>
                          <a:prstGeom prst="rect">
                            <a:avLst/>
                          </a:prstGeom>
                        </pic:spPr>
                      </pic:pic>
                      <pic:pic xmlns:pic="http://schemas.openxmlformats.org/drawingml/2006/picture">
                        <pic:nvPicPr>
                          <pic:cNvPr id="11475" name="Picture 11475"/>
                          <pic:cNvPicPr/>
                        </pic:nvPicPr>
                        <pic:blipFill>
                          <a:blip r:embed="rId33"/>
                          <a:stretch>
                            <a:fillRect/>
                          </a:stretch>
                        </pic:blipFill>
                        <pic:spPr>
                          <a:xfrm>
                            <a:off x="1188669" y="0"/>
                            <a:ext cx="30480" cy="6096"/>
                          </a:xfrm>
                          <a:prstGeom prst="rect">
                            <a:avLst/>
                          </a:prstGeom>
                        </pic:spPr>
                      </pic:pic>
                      <pic:pic xmlns:pic="http://schemas.openxmlformats.org/drawingml/2006/picture">
                        <pic:nvPicPr>
                          <pic:cNvPr id="11477" name="Picture 11477"/>
                          <pic:cNvPicPr/>
                        </pic:nvPicPr>
                        <pic:blipFill>
                          <a:blip r:embed="rId33"/>
                          <a:stretch>
                            <a:fillRect/>
                          </a:stretch>
                        </pic:blipFill>
                        <pic:spPr>
                          <a:xfrm>
                            <a:off x="1219149" y="0"/>
                            <a:ext cx="30480" cy="6096"/>
                          </a:xfrm>
                          <a:prstGeom prst="rect">
                            <a:avLst/>
                          </a:prstGeom>
                        </pic:spPr>
                      </pic:pic>
                      <pic:pic xmlns:pic="http://schemas.openxmlformats.org/drawingml/2006/picture">
                        <pic:nvPicPr>
                          <pic:cNvPr id="11479" name="Picture 11479"/>
                          <pic:cNvPicPr/>
                        </pic:nvPicPr>
                        <pic:blipFill>
                          <a:blip r:embed="rId33"/>
                          <a:stretch>
                            <a:fillRect/>
                          </a:stretch>
                        </pic:blipFill>
                        <pic:spPr>
                          <a:xfrm>
                            <a:off x="1249629" y="0"/>
                            <a:ext cx="30480" cy="6096"/>
                          </a:xfrm>
                          <a:prstGeom prst="rect">
                            <a:avLst/>
                          </a:prstGeom>
                        </pic:spPr>
                      </pic:pic>
                      <pic:pic xmlns:pic="http://schemas.openxmlformats.org/drawingml/2006/picture">
                        <pic:nvPicPr>
                          <pic:cNvPr id="11481" name="Picture 11481"/>
                          <pic:cNvPicPr/>
                        </pic:nvPicPr>
                        <pic:blipFill>
                          <a:blip r:embed="rId33"/>
                          <a:stretch>
                            <a:fillRect/>
                          </a:stretch>
                        </pic:blipFill>
                        <pic:spPr>
                          <a:xfrm>
                            <a:off x="1280109" y="0"/>
                            <a:ext cx="30480" cy="6096"/>
                          </a:xfrm>
                          <a:prstGeom prst="rect">
                            <a:avLst/>
                          </a:prstGeom>
                        </pic:spPr>
                      </pic:pic>
                      <pic:pic xmlns:pic="http://schemas.openxmlformats.org/drawingml/2006/picture">
                        <pic:nvPicPr>
                          <pic:cNvPr id="11483" name="Picture 11483"/>
                          <pic:cNvPicPr/>
                        </pic:nvPicPr>
                        <pic:blipFill>
                          <a:blip r:embed="rId33"/>
                          <a:stretch>
                            <a:fillRect/>
                          </a:stretch>
                        </pic:blipFill>
                        <pic:spPr>
                          <a:xfrm>
                            <a:off x="1310589" y="0"/>
                            <a:ext cx="30480" cy="6096"/>
                          </a:xfrm>
                          <a:prstGeom prst="rect">
                            <a:avLst/>
                          </a:prstGeom>
                        </pic:spPr>
                      </pic:pic>
                      <pic:pic xmlns:pic="http://schemas.openxmlformats.org/drawingml/2006/picture">
                        <pic:nvPicPr>
                          <pic:cNvPr id="11485" name="Picture 11485"/>
                          <pic:cNvPicPr/>
                        </pic:nvPicPr>
                        <pic:blipFill>
                          <a:blip r:embed="rId33"/>
                          <a:stretch>
                            <a:fillRect/>
                          </a:stretch>
                        </pic:blipFill>
                        <pic:spPr>
                          <a:xfrm>
                            <a:off x="1341069" y="0"/>
                            <a:ext cx="30480" cy="6096"/>
                          </a:xfrm>
                          <a:prstGeom prst="rect">
                            <a:avLst/>
                          </a:prstGeom>
                        </pic:spPr>
                      </pic:pic>
                      <pic:pic xmlns:pic="http://schemas.openxmlformats.org/drawingml/2006/picture">
                        <pic:nvPicPr>
                          <pic:cNvPr id="11487" name="Picture 11487"/>
                          <pic:cNvPicPr/>
                        </pic:nvPicPr>
                        <pic:blipFill>
                          <a:blip r:embed="rId33"/>
                          <a:stretch>
                            <a:fillRect/>
                          </a:stretch>
                        </pic:blipFill>
                        <pic:spPr>
                          <a:xfrm>
                            <a:off x="1371549" y="0"/>
                            <a:ext cx="30785" cy="6096"/>
                          </a:xfrm>
                          <a:prstGeom prst="rect">
                            <a:avLst/>
                          </a:prstGeom>
                        </pic:spPr>
                      </pic:pic>
                      <pic:pic xmlns:pic="http://schemas.openxmlformats.org/drawingml/2006/picture">
                        <pic:nvPicPr>
                          <pic:cNvPr id="11489" name="Picture 11489"/>
                          <pic:cNvPicPr/>
                        </pic:nvPicPr>
                        <pic:blipFill>
                          <a:blip r:embed="rId33"/>
                          <a:stretch>
                            <a:fillRect/>
                          </a:stretch>
                        </pic:blipFill>
                        <pic:spPr>
                          <a:xfrm>
                            <a:off x="1402410" y="0"/>
                            <a:ext cx="30480" cy="6096"/>
                          </a:xfrm>
                          <a:prstGeom prst="rect">
                            <a:avLst/>
                          </a:prstGeom>
                        </pic:spPr>
                      </pic:pic>
                      <pic:pic xmlns:pic="http://schemas.openxmlformats.org/drawingml/2006/picture">
                        <pic:nvPicPr>
                          <pic:cNvPr id="11491" name="Picture 11491"/>
                          <pic:cNvPicPr/>
                        </pic:nvPicPr>
                        <pic:blipFill>
                          <a:blip r:embed="rId33"/>
                          <a:stretch>
                            <a:fillRect/>
                          </a:stretch>
                        </pic:blipFill>
                        <pic:spPr>
                          <a:xfrm>
                            <a:off x="1432890" y="0"/>
                            <a:ext cx="30480" cy="6096"/>
                          </a:xfrm>
                          <a:prstGeom prst="rect">
                            <a:avLst/>
                          </a:prstGeom>
                        </pic:spPr>
                      </pic:pic>
                      <pic:pic xmlns:pic="http://schemas.openxmlformats.org/drawingml/2006/picture">
                        <pic:nvPicPr>
                          <pic:cNvPr id="11493" name="Picture 11493"/>
                          <pic:cNvPicPr/>
                        </pic:nvPicPr>
                        <pic:blipFill>
                          <a:blip r:embed="rId33"/>
                          <a:stretch>
                            <a:fillRect/>
                          </a:stretch>
                        </pic:blipFill>
                        <pic:spPr>
                          <a:xfrm>
                            <a:off x="1463370" y="0"/>
                            <a:ext cx="30480" cy="6096"/>
                          </a:xfrm>
                          <a:prstGeom prst="rect">
                            <a:avLst/>
                          </a:prstGeom>
                        </pic:spPr>
                      </pic:pic>
                      <pic:pic xmlns:pic="http://schemas.openxmlformats.org/drawingml/2006/picture">
                        <pic:nvPicPr>
                          <pic:cNvPr id="11495" name="Picture 11495"/>
                          <pic:cNvPicPr/>
                        </pic:nvPicPr>
                        <pic:blipFill>
                          <a:blip r:embed="rId33"/>
                          <a:stretch>
                            <a:fillRect/>
                          </a:stretch>
                        </pic:blipFill>
                        <pic:spPr>
                          <a:xfrm>
                            <a:off x="1493850" y="0"/>
                            <a:ext cx="30480" cy="6096"/>
                          </a:xfrm>
                          <a:prstGeom prst="rect">
                            <a:avLst/>
                          </a:prstGeom>
                        </pic:spPr>
                      </pic:pic>
                      <pic:pic xmlns:pic="http://schemas.openxmlformats.org/drawingml/2006/picture">
                        <pic:nvPicPr>
                          <pic:cNvPr id="11497" name="Picture 11497"/>
                          <pic:cNvPicPr/>
                        </pic:nvPicPr>
                        <pic:blipFill>
                          <a:blip r:embed="rId33"/>
                          <a:stretch>
                            <a:fillRect/>
                          </a:stretch>
                        </pic:blipFill>
                        <pic:spPr>
                          <a:xfrm>
                            <a:off x="1524330" y="0"/>
                            <a:ext cx="30480" cy="6096"/>
                          </a:xfrm>
                          <a:prstGeom prst="rect">
                            <a:avLst/>
                          </a:prstGeom>
                        </pic:spPr>
                      </pic:pic>
                      <pic:pic xmlns:pic="http://schemas.openxmlformats.org/drawingml/2006/picture">
                        <pic:nvPicPr>
                          <pic:cNvPr id="11499" name="Picture 11499"/>
                          <pic:cNvPicPr/>
                        </pic:nvPicPr>
                        <pic:blipFill>
                          <a:blip r:embed="rId33"/>
                          <a:stretch>
                            <a:fillRect/>
                          </a:stretch>
                        </pic:blipFill>
                        <pic:spPr>
                          <a:xfrm>
                            <a:off x="1554810" y="0"/>
                            <a:ext cx="30480" cy="6096"/>
                          </a:xfrm>
                          <a:prstGeom prst="rect">
                            <a:avLst/>
                          </a:prstGeom>
                        </pic:spPr>
                      </pic:pic>
                      <pic:pic xmlns:pic="http://schemas.openxmlformats.org/drawingml/2006/picture">
                        <pic:nvPicPr>
                          <pic:cNvPr id="11501" name="Picture 11501"/>
                          <pic:cNvPicPr/>
                        </pic:nvPicPr>
                        <pic:blipFill>
                          <a:blip r:embed="rId33"/>
                          <a:stretch>
                            <a:fillRect/>
                          </a:stretch>
                        </pic:blipFill>
                        <pic:spPr>
                          <a:xfrm>
                            <a:off x="1585290" y="0"/>
                            <a:ext cx="30480" cy="6096"/>
                          </a:xfrm>
                          <a:prstGeom prst="rect">
                            <a:avLst/>
                          </a:prstGeom>
                        </pic:spPr>
                      </pic:pic>
                      <pic:pic xmlns:pic="http://schemas.openxmlformats.org/drawingml/2006/picture">
                        <pic:nvPicPr>
                          <pic:cNvPr id="11503" name="Picture 11503"/>
                          <pic:cNvPicPr/>
                        </pic:nvPicPr>
                        <pic:blipFill>
                          <a:blip r:embed="rId33"/>
                          <a:stretch>
                            <a:fillRect/>
                          </a:stretch>
                        </pic:blipFill>
                        <pic:spPr>
                          <a:xfrm>
                            <a:off x="1615770" y="0"/>
                            <a:ext cx="30480" cy="6096"/>
                          </a:xfrm>
                          <a:prstGeom prst="rect">
                            <a:avLst/>
                          </a:prstGeom>
                        </pic:spPr>
                      </pic:pic>
                      <pic:pic xmlns:pic="http://schemas.openxmlformats.org/drawingml/2006/picture">
                        <pic:nvPicPr>
                          <pic:cNvPr id="11505" name="Picture 11505"/>
                          <pic:cNvPicPr/>
                        </pic:nvPicPr>
                        <pic:blipFill>
                          <a:blip r:embed="rId33"/>
                          <a:stretch>
                            <a:fillRect/>
                          </a:stretch>
                        </pic:blipFill>
                        <pic:spPr>
                          <a:xfrm>
                            <a:off x="1646250" y="0"/>
                            <a:ext cx="30480" cy="6096"/>
                          </a:xfrm>
                          <a:prstGeom prst="rect">
                            <a:avLst/>
                          </a:prstGeom>
                        </pic:spPr>
                      </pic:pic>
                      <pic:pic xmlns:pic="http://schemas.openxmlformats.org/drawingml/2006/picture">
                        <pic:nvPicPr>
                          <pic:cNvPr id="11507" name="Picture 11507"/>
                          <pic:cNvPicPr/>
                        </pic:nvPicPr>
                        <pic:blipFill>
                          <a:blip r:embed="rId33"/>
                          <a:stretch>
                            <a:fillRect/>
                          </a:stretch>
                        </pic:blipFill>
                        <pic:spPr>
                          <a:xfrm>
                            <a:off x="1676730" y="0"/>
                            <a:ext cx="30480" cy="6096"/>
                          </a:xfrm>
                          <a:prstGeom prst="rect">
                            <a:avLst/>
                          </a:prstGeom>
                        </pic:spPr>
                      </pic:pic>
                      <pic:pic xmlns:pic="http://schemas.openxmlformats.org/drawingml/2006/picture">
                        <pic:nvPicPr>
                          <pic:cNvPr id="11509" name="Picture 11509"/>
                          <pic:cNvPicPr/>
                        </pic:nvPicPr>
                        <pic:blipFill>
                          <a:blip r:embed="rId33"/>
                          <a:stretch>
                            <a:fillRect/>
                          </a:stretch>
                        </pic:blipFill>
                        <pic:spPr>
                          <a:xfrm>
                            <a:off x="1707210" y="0"/>
                            <a:ext cx="30480" cy="6096"/>
                          </a:xfrm>
                          <a:prstGeom prst="rect">
                            <a:avLst/>
                          </a:prstGeom>
                        </pic:spPr>
                      </pic:pic>
                      <pic:pic xmlns:pic="http://schemas.openxmlformats.org/drawingml/2006/picture">
                        <pic:nvPicPr>
                          <pic:cNvPr id="11511" name="Picture 11511"/>
                          <pic:cNvPicPr/>
                        </pic:nvPicPr>
                        <pic:blipFill>
                          <a:blip r:embed="rId33"/>
                          <a:stretch>
                            <a:fillRect/>
                          </a:stretch>
                        </pic:blipFill>
                        <pic:spPr>
                          <a:xfrm>
                            <a:off x="1737690" y="0"/>
                            <a:ext cx="30480" cy="6096"/>
                          </a:xfrm>
                          <a:prstGeom prst="rect">
                            <a:avLst/>
                          </a:prstGeom>
                        </pic:spPr>
                      </pic:pic>
                      <pic:pic xmlns:pic="http://schemas.openxmlformats.org/drawingml/2006/picture">
                        <pic:nvPicPr>
                          <pic:cNvPr id="11513" name="Picture 11513"/>
                          <pic:cNvPicPr/>
                        </pic:nvPicPr>
                        <pic:blipFill>
                          <a:blip r:embed="rId33"/>
                          <a:stretch>
                            <a:fillRect/>
                          </a:stretch>
                        </pic:blipFill>
                        <pic:spPr>
                          <a:xfrm>
                            <a:off x="1768170" y="0"/>
                            <a:ext cx="30480" cy="6096"/>
                          </a:xfrm>
                          <a:prstGeom prst="rect">
                            <a:avLst/>
                          </a:prstGeom>
                        </pic:spPr>
                      </pic:pic>
                      <pic:pic xmlns:pic="http://schemas.openxmlformats.org/drawingml/2006/picture">
                        <pic:nvPicPr>
                          <pic:cNvPr id="11515" name="Picture 11515"/>
                          <pic:cNvPicPr/>
                        </pic:nvPicPr>
                        <pic:blipFill>
                          <a:blip r:embed="rId33"/>
                          <a:stretch>
                            <a:fillRect/>
                          </a:stretch>
                        </pic:blipFill>
                        <pic:spPr>
                          <a:xfrm>
                            <a:off x="1798650" y="0"/>
                            <a:ext cx="30480" cy="6096"/>
                          </a:xfrm>
                          <a:prstGeom prst="rect">
                            <a:avLst/>
                          </a:prstGeom>
                        </pic:spPr>
                      </pic:pic>
                      <pic:pic xmlns:pic="http://schemas.openxmlformats.org/drawingml/2006/picture">
                        <pic:nvPicPr>
                          <pic:cNvPr id="11517" name="Picture 11517"/>
                          <pic:cNvPicPr/>
                        </pic:nvPicPr>
                        <pic:blipFill>
                          <a:blip r:embed="rId33"/>
                          <a:stretch>
                            <a:fillRect/>
                          </a:stretch>
                        </pic:blipFill>
                        <pic:spPr>
                          <a:xfrm>
                            <a:off x="1829130" y="0"/>
                            <a:ext cx="30480" cy="6096"/>
                          </a:xfrm>
                          <a:prstGeom prst="rect">
                            <a:avLst/>
                          </a:prstGeom>
                        </pic:spPr>
                      </pic:pic>
                      <pic:pic xmlns:pic="http://schemas.openxmlformats.org/drawingml/2006/picture">
                        <pic:nvPicPr>
                          <pic:cNvPr id="11519" name="Picture 11519"/>
                          <pic:cNvPicPr/>
                        </pic:nvPicPr>
                        <pic:blipFill>
                          <a:blip r:embed="rId33"/>
                          <a:stretch>
                            <a:fillRect/>
                          </a:stretch>
                        </pic:blipFill>
                        <pic:spPr>
                          <a:xfrm>
                            <a:off x="1859610" y="0"/>
                            <a:ext cx="30480" cy="6096"/>
                          </a:xfrm>
                          <a:prstGeom prst="rect">
                            <a:avLst/>
                          </a:prstGeom>
                        </pic:spPr>
                      </pic:pic>
                      <pic:pic xmlns:pic="http://schemas.openxmlformats.org/drawingml/2006/picture">
                        <pic:nvPicPr>
                          <pic:cNvPr id="11521" name="Picture 11521"/>
                          <pic:cNvPicPr/>
                        </pic:nvPicPr>
                        <pic:blipFill>
                          <a:blip r:embed="rId33"/>
                          <a:stretch>
                            <a:fillRect/>
                          </a:stretch>
                        </pic:blipFill>
                        <pic:spPr>
                          <a:xfrm>
                            <a:off x="1890090" y="0"/>
                            <a:ext cx="30480" cy="6096"/>
                          </a:xfrm>
                          <a:prstGeom prst="rect">
                            <a:avLst/>
                          </a:prstGeom>
                        </pic:spPr>
                      </pic:pic>
                      <pic:pic xmlns:pic="http://schemas.openxmlformats.org/drawingml/2006/picture">
                        <pic:nvPicPr>
                          <pic:cNvPr id="11523" name="Picture 11523"/>
                          <pic:cNvPicPr/>
                        </pic:nvPicPr>
                        <pic:blipFill>
                          <a:blip r:embed="rId33"/>
                          <a:stretch>
                            <a:fillRect/>
                          </a:stretch>
                        </pic:blipFill>
                        <pic:spPr>
                          <a:xfrm>
                            <a:off x="1920570" y="0"/>
                            <a:ext cx="30480" cy="6096"/>
                          </a:xfrm>
                          <a:prstGeom prst="rect">
                            <a:avLst/>
                          </a:prstGeom>
                        </pic:spPr>
                      </pic:pic>
                      <pic:pic xmlns:pic="http://schemas.openxmlformats.org/drawingml/2006/picture">
                        <pic:nvPicPr>
                          <pic:cNvPr id="11525" name="Picture 11525"/>
                          <pic:cNvPicPr/>
                        </pic:nvPicPr>
                        <pic:blipFill>
                          <a:blip r:embed="rId33"/>
                          <a:stretch>
                            <a:fillRect/>
                          </a:stretch>
                        </pic:blipFill>
                        <pic:spPr>
                          <a:xfrm>
                            <a:off x="1951050" y="0"/>
                            <a:ext cx="30480" cy="6096"/>
                          </a:xfrm>
                          <a:prstGeom prst="rect">
                            <a:avLst/>
                          </a:prstGeom>
                        </pic:spPr>
                      </pic:pic>
                      <pic:pic xmlns:pic="http://schemas.openxmlformats.org/drawingml/2006/picture">
                        <pic:nvPicPr>
                          <pic:cNvPr id="11527" name="Picture 11527"/>
                          <pic:cNvPicPr/>
                        </pic:nvPicPr>
                        <pic:blipFill>
                          <a:blip r:embed="rId33"/>
                          <a:stretch>
                            <a:fillRect/>
                          </a:stretch>
                        </pic:blipFill>
                        <pic:spPr>
                          <a:xfrm>
                            <a:off x="1981530" y="0"/>
                            <a:ext cx="30480" cy="6096"/>
                          </a:xfrm>
                          <a:prstGeom prst="rect">
                            <a:avLst/>
                          </a:prstGeom>
                        </pic:spPr>
                      </pic:pic>
                      <pic:pic xmlns:pic="http://schemas.openxmlformats.org/drawingml/2006/picture">
                        <pic:nvPicPr>
                          <pic:cNvPr id="11529" name="Picture 11529"/>
                          <pic:cNvPicPr/>
                        </pic:nvPicPr>
                        <pic:blipFill>
                          <a:blip r:embed="rId33"/>
                          <a:stretch>
                            <a:fillRect/>
                          </a:stretch>
                        </pic:blipFill>
                        <pic:spPr>
                          <a:xfrm>
                            <a:off x="2012010" y="0"/>
                            <a:ext cx="30480" cy="6096"/>
                          </a:xfrm>
                          <a:prstGeom prst="rect">
                            <a:avLst/>
                          </a:prstGeom>
                        </pic:spPr>
                      </pic:pic>
                      <pic:pic xmlns:pic="http://schemas.openxmlformats.org/drawingml/2006/picture">
                        <pic:nvPicPr>
                          <pic:cNvPr id="11531" name="Picture 11531"/>
                          <pic:cNvPicPr/>
                        </pic:nvPicPr>
                        <pic:blipFill>
                          <a:blip r:embed="rId33"/>
                          <a:stretch>
                            <a:fillRect/>
                          </a:stretch>
                        </pic:blipFill>
                        <pic:spPr>
                          <a:xfrm>
                            <a:off x="2042490" y="0"/>
                            <a:ext cx="30480" cy="6096"/>
                          </a:xfrm>
                          <a:prstGeom prst="rect">
                            <a:avLst/>
                          </a:prstGeom>
                        </pic:spPr>
                      </pic:pic>
                      <pic:pic xmlns:pic="http://schemas.openxmlformats.org/drawingml/2006/picture">
                        <pic:nvPicPr>
                          <pic:cNvPr id="11533" name="Picture 11533"/>
                          <pic:cNvPicPr/>
                        </pic:nvPicPr>
                        <pic:blipFill>
                          <a:blip r:embed="rId33"/>
                          <a:stretch>
                            <a:fillRect/>
                          </a:stretch>
                        </pic:blipFill>
                        <pic:spPr>
                          <a:xfrm>
                            <a:off x="2072970" y="0"/>
                            <a:ext cx="30480" cy="6096"/>
                          </a:xfrm>
                          <a:prstGeom prst="rect">
                            <a:avLst/>
                          </a:prstGeom>
                        </pic:spPr>
                      </pic:pic>
                      <pic:pic xmlns:pic="http://schemas.openxmlformats.org/drawingml/2006/picture">
                        <pic:nvPicPr>
                          <pic:cNvPr id="11535" name="Picture 11535"/>
                          <pic:cNvPicPr/>
                        </pic:nvPicPr>
                        <pic:blipFill>
                          <a:blip r:embed="rId33"/>
                          <a:stretch>
                            <a:fillRect/>
                          </a:stretch>
                        </pic:blipFill>
                        <pic:spPr>
                          <a:xfrm>
                            <a:off x="2103450" y="0"/>
                            <a:ext cx="30480" cy="6096"/>
                          </a:xfrm>
                          <a:prstGeom prst="rect">
                            <a:avLst/>
                          </a:prstGeom>
                        </pic:spPr>
                      </pic:pic>
                      <pic:pic xmlns:pic="http://schemas.openxmlformats.org/drawingml/2006/picture">
                        <pic:nvPicPr>
                          <pic:cNvPr id="11537" name="Picture 11537"/>
                          <pic:cNvPicPr/>
                        </pic:nvPicPr>
                        <pic:blipFill>
                          <a:blip r:embed="rId33"/>
                          <a:stretch>
                            <a:fillRect/>
                          </a:stretch>
                        </pic:blipFill>
                        <pic:spPr>
                          <a:xfrm>
                            <a:off x="2133930" y="0"/>
                            <a:ext cx="30480" cy="6096"/>
                          </a:xfrm>
                          <a:prstGeom prst="rect">
                            <a:avLst/>
                          </a:prstGeom>
                        </pic:spPr>
                      </pic:pic>
                      <pic:pic xmlns:pic="http://schemas.openxmlformats.org/drawingml/2006/picture">
                        <pic:nvPicPr>
                          <pic:cNvPr id="11539" name="Picture 11539"/>
                          <pic:cNvPicPr/>
                        </pic:nvPicPr>
                        <pic:blipFill>
                          <a:blip r:embed="rId33"/>
                          <a:stretch>
                            <a:fillRect/>
                          </a:stretch>
                        </pic:blipFill>
                        <pic:spPr>
                          <a:xfrm>
                            <a:off x="2164410" y="0"/>
                            <a:ext cx="30480" cy="6096"/>
                          </a:xfrm>
                          <a:prstGeom prst="rect">
                            <a:avLst/>
                          </a:prstGeom>
                        </pic:spPr>
                      </pic:pic>
                      <pic:pic xmlns:pic="http://schemas.openxmlformats.org/drawingml/2006/picture">
                        <pic:nvPicPr>
                          <pic:cNvPr id="11541" name="Picture 11541"/>
                          <pic:cNvPicPr/>
                        </pic:nvPicPr>
                        <pic:blipFill>
                          <a:blip r:embed="rId33"/>
                          <a:stretch>
                            <a:fillRect/>
                          </a:stretch>
                        </pic:blipFill>
                        <pic:spPr>
                          <a:xfrm>
                            <a:off x="2194890" y="0"/>
                            <a:ext cx="30480" cy="6096"/>
                          </a:xfrm>
                          <a:prstGeom prst="rect">
                            <a:avLst/>
                          </a:prstGeom>
                        </pic:spPr>
                      </pic:pic>
                      <pic:pic xmlns:pic="http://schemas.openxmlformats.org/drawingml/2006/picture">
                        <pic:nvPicPr>
                          <pic:cNvPr id="11543" name="Picture 11543"/>
                          <pic:cNvPicPr/>
                        </pic:nvPicPr>
                        <pic:blipFill>
                          <a:blip r:embed="rId33"/>
                          <a:stretch>
                            <a:fillRect/>
                          </a:stretch>
                        </pic:blipFill>
                        <pic:spPr>
                          <a:xfrm>
                            <a:off x="2225370" y="0"/>
                            <a:ext cx="30480" cy="6096"/>
                          </a:xfrm>
                          <a:prstGeom prst="rect">
                            <a:avLst/>
                          </a:prstGeom>
                        </pic:spPr>
                      </pic:pic>
                      <pic:pic xmlns:pic="http://schemas.openxmlformats.org/drawingml/2006/picture">
                        <pic:nvPicPr>
                          <pic:cNvPr id="11545" name="Picture 11545"/>
                          <pic:cNvPicPr/>
                        </pic:nvPicPr>
                        <pic:blipFill>
                          <a:blip r:embed="rId33"/>
                          <a:stretch>
                            <a:fillRect/>
                          </a:stretch>
                        </pic:blipFill>
                        <pic:spPr>
                          <a:xfrm>
                            <a:off x="2255850" y="0"/>
                            <a:ext cx="30480" cy="6096"/>
                          </a:xfrm>
                          <a:prstGeom prst="rect">
                            <a:avLst/>
                          </a:prstGeom>
                        </pic:spPr>
                      </pic:pic>
                      <pic:pic xmlns:pic="http://schemas.openxmlformats.org/drawingml/2006/picture">
                        <pic:nvPicPr>
                          <pic:cNvPr id="11547" name="Picture 11547"/>
                          <pic:cNvPicPr/>
                        </pic:nvPicPr>
                        <pic:blipFill>
                          <a:blip r:embed="rId33"/>
                          <a:stretch>
                            <a:fillRect/>
                          </a:stretch>
                        </pic:blipFill>
                        <pic:spPr>
                          <a:xfrm>
                            <a:off x="2286330" y="0"/>
                            <a:ext cx="30480" cy="6096"/>
                          </a:xfrm>
                          <a:prstGeom prst="rect">
                            <a:avLst/>
                          </a:prstGeom>
                        </pic:spPr>
                      </pic:pic>
                      <pic:pic xmlns:pic="http://schemas.openxmlformats.org/drawingml/2006/picture">
                        <pic:nvPicPr>
                          <pic:cNvPr id="11549" name="Picture 11549"/>
                          <pic:cNvPicPr/>
                        </pic:nvPicPr>
                        <pic:blipFill>
                          <a:blip r:embed="rId33"/>
                          <a:stretch>
                            <a:fillRect/>
                          </a:stretch>
                        </pic:blipFill>
                        <pic:spPr>
                          <a:xfrm>
                            <a:off x="2316810" y="0"/>
                            <a:ext cx="30480" cy="6096"/>
                          </a:xfrm>
                          <a:prstGeom prst="rect">
                            <a:avLst/>
                          </a:prstGeom>
                        </pic:spPr>
                      </pic:pic>
                      <pic:pic xmlns:pic="http://schemas.openxmlformats.org/drawingml/2006/picture">
                        <pic:nvPicPr>
                          <pic:cNvPr id="11551" name="Picture 11551"/>
                          <pic:cNvPicPr/>
                        </pic:nvPicPr>
                        <pic:blipFill>
                          <a:blip r:embed="rId33"/>
                          <a:stretch>
                            <a:fillRect/>
                          </a:stretch>
                        </pic:blipFill>
                        <pic:spPr>
                          <a:xfrm>
                            <a:off x="2347290" y="0"/>
                            <a:ext cx="30480" cy="6096"/>
                          </a:xfrm>
                          <a:prstGeom prst="rect">
                            <a:avLst/>
                          </a:prstGeom>
                        </pic:spPr>
                      </pic:pic>
                      <pic:pic xmlns:pic="http://schemas.openxmlformats.org/drawingml/2006/picture">
                        <pic:nvPicPr>
                          <pic:cNvPr id="11553" name="Picture 11553"/>
                          <pic:cNvPicPr/>
                        </pic:nvPicPr>
                        <pic:blipFill>
                          <a:blip r:embed="rId33"/>
                          <a:stretch>
                            <a:fillRect/>
                          </a:stretch>
                        </pic:blipFill>
                        <pic:spPr>
                          <a:xfrm>
                            <a:off x="2377770" y="0"/>
                            <a:ext cx="30480" cy="6096"/>
                          </a:xfrm>
                          <a:prstGeom prst="rect">
                            <a:avLst/>
                          </a:prstGeom>
                        </pic:spPr>
                      </pic:pic>
                      <pic:pic xmlns:pic="http://schemas.openxmlformats.org/drawingml/2006/picture">
                        <pic:nvPicPr>
                          <pic:cNvPr id="11555" name="Picture 11555"/>
                          <pic:cNvPicPr/>
                        </pic:nvPicPr>
                        <pic:blipFill>
                          <a:blip r:embed="rId33"/>
                          <a:stretch>
                            <a:fillRect/>
                          </a:stretch>
                        </pic:blipFill>
                        <pic:spPr>
                          <a:xfrm>
                            <a:off x="2408250" y="0"/>
                            <a:ext cx="30480" cy="6096"/>
                          </a:xfrm>
                          <a:prstGeom prst="rect">
                            <a:avLst/>
                          </a:prstGeom>
                        </pic:spPr>
                      </pic:pic>
                      <pic:pic xmlns:pic="http://schemas.openxmlformats.org/drawingml/2006/picture">
                        <pic:nvPicPr>
                          <pic:cNvPr id="11557" name="Picture 11557"/>
                          <pic:cNvPicPr/>
                        </pic:nvPicPr>
                        <pic:blipFill>
                          <a:blip r:embed="rId33"/>
                          <a:stretch>
                            <a:fillRect/>
                          </a:stretch>
                        </pic:blipFill>
                        <pic:spPr>
                          <a:xfrm>
                            <a:off x="2438730" y="0"/>
                            <a:ext cx="30480" cy="6096"/>
                          </a:xfrm>
                          <a:prstGeom prst="rect">
                            <a:avLst/>
                          </a:prstGeom>
                        </pic:spPr>
                      </pic:pic>
                      <pic:pic xmlns:pic="http://schemas.openxmlformats.org/drawingml/2006/picture">
                        <pic:nvPicPr>
                          <pic:cNvPr id="11559" name="Picture 11559"/>
                          <pic:cNvPicPr/>
                        </pic:nvPicPr>
                        <pic:blipFill>
                          <a:blip r:embed="rId33"/>
                          <a:stretch>
                            <a:fillRect/>
                          </a:stretch>
                        </pic:blipFill>
                        <pic:spPr>
                          <a:xfrm>
                            <a:off x="2469210" y="0"/>
                            <a:ext cx="30480" cy="6096"/>
                          </a:xfrm>
                          <a:prstGeom prst="rect">
                            <a:avLst/>
                          </a:prstGeom>
                        </pic:spPr>
                      </pic:pic>
                      <pic:pic xmlns:pic="http://schemas.openxmlformats.org/drawingml/2006/picture">
                        <pic:nvPicPr>
                          <pic:cNvPr id="11561" name="Picture 11561"/>
                          <pic:cNvPicPr/>
                        </pic:nvPicPr>
                        <pic:blipFill>
                          <a:blip r:embed="rId33"/>
                          <a:stretch>
                            <a:fillRect/>
                          </a:stretch>
                        </pic:blipFill>
                        <pic:spPr>
                          <a:xfrm>
                            <a:off x="2499690" y="0"/>
                            <a:ext cx="30480" cy="6096"/>
                          </a:xfrm>
                          <a:prstGeom prst="rect">
                            <a:avLst/>
                          </a:prstGeom>
                        </pic:spPr>
                      </pic:pic>
                      <pic:pic xmlns:pic="http://schemas.openxmlformats.org/drawingml/2006/picture">
                        <pic:nvPicPr>
                          <pic:cNvPr id="11563" name="Picture 11563"/>
                          <pic:cNvPicPr/>
                        </pic:nvPicPr>
                        <pic:blipFill>
                          <a:blip r:embed="rId33"/>
                          <a:stretch>
                            <a:fillRect/>
                          </a:stretch>
                        </pic:blipFill>
                        <pic:spPr>
                          <a:xfrm>
                            <a:off x="2530170" y="0"/>
                            <a:ext cx="30480" cy="6096"/>
                          </a:xfrm>
                          <a:prstGeom prst="rect">
                            <a:avLst/>
                          </a:prstGeom>
                        </pic:spPr>
                      </pic:pic>
                      <pic:pic xmlns:pic="http://schemas.openxmlformats.org/drawingml/2006/picture">
                        <pic:nvPicPr>
                          <pic:cNvPr id="11565" name="Picture 11565"/>
                          <pic:cNvPicPr/>
                        </pic:nvPicPr>
                        <pic:blipFill>
                          <a:blip r:embed="rId33"/>
                          <a:stretch>
                            <a:fillRect/>
                          </a:stretch>
                        </pic:blipFill>
                        <pic:spPr>
                          <a:xfrm>
                            <a:off x="2560650" y="0"/>
                            <a:ext cx="30480" cy="6096"/>
                          </a:xfrm>
                          <a:prstGeom prst="rect">
                            <a:avLst/>
                          </a:prstGeom>
                        </pic:spPr>
                      </pic:pic>
                      <pic:pic xmlns:pic="http://schemas.openxmlformats.org/drawingml/2006/picture">
                        <pic:nvPicPr>
                          <pic:cNvPr id="11567" name="Picture 11567"/>
                          <pic:cNvPicPr/>
                        </pic:nvPicPr>
                        <pic:blipFill>
                          <a:blip r:embed="rId33"/>
                          <a:stretch>
                            <a:fillRect/>
                          </a:stretch>
                        </pic:blipFill>
                        <pic:spPr>
                          <a:xfrm>
                            <a:off x="2591130" y="0"/>
                            <a:ext cx="30480" cy="6096"/>
                          </a:xfrm>
                          <a:prstGeom prst="rect">
                            <a:avLst/>
                          </a:prstGeom>
                        </pic:spPr>
                      </pic:pic>
                      <pic:pic xmlns:pic="http://schemas.openxmlformats.org/drawingml/2006/picture">
                        <pic:nvPicPr>
                          <pic:cNvPr id="11569" name="Picture 11569"/>
                          <pic:cNvPicPr/>
                        </pic:nvPicPr>
                        <pic:blipFill>
                          <a:blip r:embed="rId33"/>
                          <a:stretch>
                            <a:fillRect/>
                          </a:stretch>
                        </pic:blipFill>
                        <pic:spPr>
                          <a:xfrm>
                            <a:off x="2621610" y="0"/>
                            <a:ext cx="30480" cy="6096"/>
                          </a:xfrm>
                          <a:prstGeom prst="rect">
                            <a:avLst/>
                          </a:prstGeom>
                        </pic:spPr>
                      </pic:pic>
                      <pic:pic xmlns:pic="http://schemas.openxmlformats.org/drawingml/2006/picture">
                        <pic:nvPicPr>
                          <pic:cNvPr id="11571" name="Picture 11571"/>
                          <pic:cNvPicPr/>
                        </pic:nvPicPr>
                        <pic:blipFill>
                          <a:blip r:embed="rId33"/>
                          <a:stretch>
                            <a:fillRect/>
                          </a:stretch>
                        </pic:blipFill>
                        <pic:spPr>
                          <a:xfrm>
                            <a:off x="2652090" y="0"/>
                            <a:ext cx="30480" cy="6096"/>
                          </a:xfrm>
                          <a:prstGeom prst="rect">
                            <a:avLst/>
                          </a:prstGeom>
                        </pic:spPr>
                      </pic:pic>
                      <pic:pic xmlns:pic="http://schemas.openxmlformats.org/drawingml/2006/picture">
                        <pic:nvPicPr>
                          <pic:cNvPr id="11573" name="Picture 11573"/>
                          <pic:cNvPicPr/>
                        </pic:nvPicPr>
                        <pic:blipFill>
                          <a:blip r:embed="rId33"/>
                          <a:stretch>
                            <a:fillRect/>
                          </a:stretch>
                        </pic:blipFill>
                        <pic:spPr>
                          <a:xfrm>
                            <a:off x="2682570" y="0"/>
                            <a:ext cx="30480" cy="6096"/>
                          </a:xfrm>
                          <a:prstGeom prst="rect">
                            <a:avLst/>
                          </a:prstGeom>
                        </pic:spPr>
                      </pic:pic>
                      <pic:pic xmlns:pic="http://schemas.openxmlformats.org/drawingml/2006/picture">
                        <pic:nvPicPr>
                          <pic:cNvPr id="11575" name="Picture 11575"/>
                          <pic:cNvPicPr/>
                        </pic:nvPicPr>
                        <pic:blipFill>
                          <a:blip r:embed="rId33"/>
                          <a:stretch>
                            <a:fillRect/>
                          </a:stretch>
                        </pic:blipFill>
                        <pic:spPr>
                          <a:xfrm>
                            <a:off x="2713050" y="0"/>
                            <a:ext cx="30480" cy="6096"/>
                          </a:xfrm>
                          <a:prstGeom prst="rect">
                            <a:avLst/>
                          </a:prstGeom>
                        </pic:spPr>
                      </pic:pic>
                      <pic:pic xmlns:pic="http://schemas.openxmlformats.org/drawingml/2006/picture">
                        <pic:nvPicPr>
                          <pic:cNvPr id="11577" name="Picture 11577"/>
                          <pic:cNvPicPr/>
                        </pic:nvPicPr>
                        <pic:blipFill>
                          <a:blip r:embed="rId33"/>
                          <a:stretch>
                            <a:fillRect/>
                          </a:stretch>
                        </pic:blipFill>
                        <pic:spPr>
                          <a:xfrm>
                            <a:off x="2743530" y="0"/>
                            <a:ext cx="30480" cy="6096"/>
                          </a:xfrm>
                          <a:prstGeom prst="rect">
                            <a:avLst/>
                          </a:prstGeom>
                        </pic:spPr>
                      </pic:pic>
                      <pic:pic xmlns:pic="http://schemas.openxmlformats.org/drawingml/2006/picture">
                        <pic:nvPicPr>
                          <pic:cNvPr id="11579" name="Picture 11579"/>
                          <pic:cNvPicPr/>
                        </pic:nvPicPr>
                        <pic:blipFill>
                          <a:blip r:embed="rId33"/>
                          <a:stretch>
                            <a:fillRect/>
                          </a:stretch>
                        </pic:blipFill>
                        <pic:spPr>
                          <a:xfrm>
                            <a:off x="2774010" y="0"/>
                            <a:ext cx="30480" cy="6096"/>
                          </a:xfrm>
                          <a:prstGeom prst="rect">
                            <a:avLst/>
                          </a:prstGeom>
                        </pic:spPr>
                      </pic:pic>
                      <pic:pic xmlns:pic="http://schemas.openxmlformats.org/drawingml/2006/picture">
                        <pic:nvPicPr>
                          <pic:cNvPr id="11581" name="Picture 11581"/>
                          <pic:cNvPicPr/>
                        </pic:nvPicPr>
                        <pic:blipFill>
                          <a:blip r:embed="rId33"/>
                          <a:stretch>
                            <a:fillRect/>
                          </a:stretch>
                        </pic:blipFill>
                        <pic:spPr>
                          <a:xfrm>
                            <a:off x="2804490" y="0"/>
                            <a:ext cx="30480" cy="6096"/>
                          </a:xfrm>
                          <a:prstGeom prst="rect">
                            <a:avLst/>
                          </a:prstGeom>
                        </pic:spPr>
                      </pic:pic>
                      <pic:pic xmlns:pic="http://schemas.openxmlformats.org/drawingml/2006/picture">
                        <pic:nvPicPr>
                          <pic:cNvPr id="11583" name="Picture 11583"/>
                          <pic:cNvPicPr/>
                        </pic:nvPicPr>
                        <pic:blipFill>
                          <a:blip r:embed="rId33"/>
                          <a:stretch>
                            <a:fillRect/>
                          </a:stretch>
                        </pic:blipFill>
                        <pic:spPr>
                          <a:xfrm>
                            <a:off x="2834970" y="0"/>
                            <a:ext cx="30480" cy="6096"/>
                          </a:xfrm>
                          <a:prstGeom prst="rect">
                            <a:avLst/>
                          </a:prstGeom>
                        </pic:spPr>
                      </pic:pic>
                      <pic:pic xmlns:pic="http://schemas.openxmlformats.org/drawingml/2006/picture">
                        <pic:nvPicPr>
                          <pic:cNvPr id="11585" name="Picture 11585"/>
                          <pic:cNvPicPr/>
                        </pic:nvPicPr>
                        <pic:blipFill>
                          <a:blip r:embed="rId33"/>
                          <a:stretch>
                            <a:fillRect/>
                          </a:stretch>
                        </pic:blipFill>
                        <pic:spPr>
                          <a:xfrm>
                            <a:off x="2865450" y="0"/>
                            <a:ext cx="30480" cy="6096"/>
                          </a:xfrm>
                          <a:prstGeom prst="rect">
                            <a:avLst/>
                          </a:prstGeom>
                        </pic:spPr>
                      </pic:pic>
                      <pic:pic xmlns:pic="http://schemas.openxmlformats.org/drawingml/2006/picture">
                        <pic:nvPicPr>
                          <pic:cNvPr id="11587" name="Picture 11587"/>
                          <pic:cNvPicPr/>
                        </pic:nvPicPr>
                        <pic:blipFill>
                          <a:blip r:embed="rId33"/>
                          <a:stretch>
                            <a:fillRect/>
                          </a:stretch>
                        </pic:blipFill>
                        <pic:spPr>
                          <a:xfrm>
                            <a:off x="2895930" y="0"/>
                            <a:ext cx="30785" cy="6096"/>
                          </a:xfrm>
                          <a:prstGeom prst="rect">
                            <a:avLst/>
                          </a:prstGeom>
                        </pic:spPr>
                      </pic:pic>
                      <pic:pic xmlns:pic="http://schemas.openxmlformats.org/drawingml/2006/picture">
                        <pic:nvPicPr>
                          <pic:cNvPr id="11589" name="Picture 11589"/>
                          <pic:cNvPicPr/>
                        </pic:nvPicPr>
                        <pic:blipFill>
                          <a:blip r:embed="rId33"/>
                          <a:stretch>
                            <a:fillRect/>
                          </a:stretch>
                        </pic:blipFill>
                        <pic:spPr>
                          <a:xfrm>
                            <a:off x="2926665" y="0"/>
                            <a:ext cx="30480" cy="6096"/>
                          </a:xfrm>
                          <a:prstGeom prst="rect">
                            <a:avLst/>
                          </a:prstGeom>
                        </pic:spPr>
                      </pic:pic>
                      <pic:pic xmlns:pic="http://schemas.openxmlformats.org/drawingml/2006/picture">
                        <pic:nvPicPr>
                          <pic:cNvPr id="11591" name="Picture 11591"/>
                          <pic:cNvPicPr/>
                        </pic:nvPicPr>
                        <pic:blipFill>
                          <a:blip r:embed="rId33"/>
                          <a:stretch>
                            <a:fillRect/>
                          </a:stretch>
                        </pic:blipFill>
                        <pic:spPr>
                          <a:xfrm>
                            <a:off x="2957144" y="0"/>
                            <a:ext cx="30480" cy="6096"/>
                          </a:xfrm>
                          <a:prstGeom prst="rect">
                            <a:avLst/>
                          </a:prstGeom>
                        </pic:spPr>
                      </pic:pic>
                      <pic:pic xmlns:pic="http://schemas.openxmlformats.org/drawingml/2006/picture">
                        <pic:nvPicPr>
                          <pic:cNvPr id="11593" name="Picture 11593"/>
                          <pic:cNvPicPr/>
                        </pic:nvPicPr>
                        <pic:blipFill>
                          <a:blip r:embed="rId33"/>
                          <a:stretch>
                            <a:fillRect/>
                          </a:stretch>
                        </pic:blipFill>
                        <pic:spPr>
                          <a:xfrm>
                            <a:off x="2987624" y="0"/>
                            <a:ext cx="30480" cy="6096"/>
                          </a:xfrm>
                          <a:prstGeom prst="rect">
                            <a:avLst/>
                          </a:prstGeom>
                        </pic:spPr>
                      </pic:pic>
                      <pic:pic xmlns:pic="http://schemas.openxmlformats.org/drawingml/2006/picture">
                        <pic:nvPicPr>
                          <pic:cNvPr id="11595" name="Picture 11595"/>
                          <pic:cNvPicPr/>
                        </pic:nvPicPr>
                        <pic:blipFill>
                          <a:blip r:embed="rId33"/>
                          <a:stretch>
                            <a:fillRect/>
                          </a:stretch>
                        </pic:blipFill>
                        <pic:spPr>
                          <a:xfrm>
                            <a:off x="3018104" y="0"/>
                            <a:ext cx="30480" cy="6096"/>
                          </a:xfrm>
                          <a:prstGeom prst="rect">
                            <a:avLst/>
                          </a:prstGeom>
                        </pic:spPr>
                      </pic:pic>
                      <pic:pic xmlns:pic="http://schemas.openxmlformats.org/drawingml/2006/picture">
                        <pic:nvPicPr>
                          <pic:cNvPr id="11597" name="Picture 11597"/>
                          <pic:cNvPicPr/>
                        </pic:nvPicPr>
                        <pic:blipFill>
                          <a:blip r:embed="rId33"/>
                          <a:stretch>
                            <a:fillRect/>
                          </a:stretch>
                        </pic:blipFill>
                        <pic:spPr>
                          <a:xfrm>
                            <a:off x="3048584" y="0"/>
                            <a:ext cx="30481" cy="6096"/>
                          </a:xfrm>
                          <a:prstGeom prst="rect">
                            <a:avLst/>
                          </a:prstGeom>
                        </pic:spPr>
                      </pic:pic>
                      <pic:pic xmlns:pic="http://schemas.openxmlformats.org/drawingml/2006/picture">
                        <pic:nvPicPr>
                          <pic:cNvPr id="11599" name="Picture 11599"/>
                          <pic:cNvPicPr/>
                        </pic:nvPicPr>
                        <pic:blipFill>
                          <a:blip r:embed="rId33"/>
                          <a:stretch>
                            <a:fillRect/>
                          </a:stretch>
                        </pic:blipFill>
                        <pic:spPr>
                          <a:xfrm>
                            <a:off x="3079065" y="0"/>
                            <a:ext cx="30480" cy="6096"/>
                          </a:xfrm>
                          <a:prstGeom prst="rect">
                            <a:avLst/>
                          </a:prstGeom>
                        </pic:spPr>
                      </pic:pic>
                      <pic:pic xmlns:pic="http://schemas.openxmlformats.org/drawingml/2006/picture">
                        <pic:nvPicPr>
                          <pic:cNvPr id="11601" name="Picture 11601"/>
                          <pic:cNvPicPr/>
                        </pic:nvPicPr>
                        <pic:blipFill>
                          <a:blip r:embed="rId33"/>
                          <a:stretch>
                            <a:fillRect/>
                          </a:stretch>
                        </pic:blipFill>
                        <pic:spPr>
                          <a:xfrm>
                            <a:off x="3109544" y="0"/>
                            <a:ext cx="30480" cy="6096"/>
                          </a:xfrm>
                          <a:prstGeom prst="rect">
                            <a:avLst/>
                          </a:prstGeom>
                        </pic:spPr>
                      </pic:pic>
                      <pic:pic xmlns:pic="http://schemas.openxmlformats.org/drawingml/2006/picture">
                        <pic:nvPicPr>
                          <pic:cNvPr id="11603" name="Picture 11603"/>
                          <pic:cNvPicPr/>
                        </pic:nvPicPr>
                        <pic:blipFill>
                          <a:blip r:embed="rId33"/>
                          <a:stretch>
                            <a:fillRect/>
                          </a:stretch>
                        </pic:blipFill>
                        <pic:spPr>
                          <a:xfrm>
                            <a:off x="3140024" y="0"/>
                            <a:ext cx="30480" cy="6096"/>
                          </a:xfrm>
                          <a:prstGeom prst="rect">
                            <a:avLst/>
                          </a:prstGeom>
                        </pic:spPr>
                      </pic:pic>
                      <pic:pic xmlns:pic="http://schemas.openxmlformats.org/drawingml/2006/picture">
                        <pic:nvPicPr>
                          <pic:cNvPr id="11605" name="Picture 11605"/>
                          <pic:cNvPicPr/>
                        </pic:nvPicPr>
                        <pic:blipFill>
                          <a:blip r:embed="rId33"/>
                          <a:stretch>
                            <a:fillRect/>
                          </a:stretch>
                        </pic:blipFill>
                        <pic:spPr>
                          <a:xfrm>
                            <a:off x="3170504" y="0"/>
                            <a:ext cx="30480" cy="6096"/>
                          </a:xfrm>
                          <a:prstGeom prst="rect">
                            <a:avLst/>
                          </a:prstGeom>
                        </pic:spPr>
                      </pic:pic>
                      <pic:pic xmlns:pic="http://schemas.openxmlformats.org/drawingml/2006/picture">
                        <pic:nvPicPr>
                          <pic:cNvPr id="11607" name="Picture 11607"/>
                          <pic:cNvPicPr/>
                        </pic:nvPicPr>
                        <pic:blipFill>
                          <a:blip r:embed="rId33"/>
                          <a:stretch>
                            <a:fillRect/>
                          </a:stretch>
                        </pic:blipFill>
                        <pic:spPr>
                          <a:xfrm>
                            <a:off x="3200984" y="0"/>
                            <a:ext cx="30480" cy="6096"/>
                          </a:xfrm>
                          <a:prstGeom prst="rect">
                            <a:avLst/>
                          </a:prstGeom>
                        </pic:spPr>
                      </pic:pic>
                      <pic:pic xmlns:pic="http://schemas.openxmlformats.org/drawingml/2006/picture">
                        <pic:nvPicPr>
                          <pic:cNvPr id="11609" name="Picture 11609"/>
                          <pic:cNvPicPr/>
                        </pic:nvPicPr>
                        <pic:blipFill>
                          <a:blip r:embed="rId33"/>
                          <a:stretch>
                            <a:fillRect/>
                          </a:stretch>
                        </pic:blipFill>
                        <pic:spPr>
                          <a:xfrm>
                            <a:off x="3231465" y="0"/>
                            <a:ext cx="30480" cy="6096"/>
                          </a:xfrm>
                          <a:prstGeom prst="rect">
                            <a:avLst/>
                          </a:prstGeom>
                        </pic:spPr>
                      </pic:pic>
                      <pic:pic xmlns:pic="http://schemas.openxmlformats.org/drawingml/2006/picture">
                        <pic:nvPicPr>
                          <pic:cNvPr id="11611" name="Picture 11611"/>
                          <pic:cNvPicPr/>
                        </pic:nvPicPr>
                        <pic:blipFill>
                          <a:blip r:embed="rId33"/>
                          <a:stretch>
                            <a:fillRect/>
                          </a:stretch>
                        </pic:blipFill>
                        <pic:spPr>
                          <a:xfrm>
                            <a:off x="3261944" y="0"/>
                            <a:ext cx="30480" cy="6096"/>
                          </a:xfrm>
                          <a:prstGeom prst="rect">
                            <a:avLst/>
                          </a:prstGeom>
                        </pic:spPr>
                      </pic:pic>
                      <pic:pic xmlns:pic="http://schemas.openxmlformats.org/drawingml/2006/picture">
                        <pic:nvPicPr>
                          <pic:cNvPr id="11613" name="Picture 11613"/>
                          <pic:cNvPicPr/>
                        </pic:nvPicPr>
                        <pic:blipFill>
                          <a:blip r:embed="rId33"/>
                          <a:stretch>
                            <a:fillRect/>
                          </a:stretch>
                        </pic:blipFill>
                        <pic:spPr>
                          <a:xfrm>
                            <a:off x="3292424" y="0"/>
                            <a:ext cx="30480" cy="6096"/>
                          </a:xfrm>
                          <a:prstGeom prst="rect">
                            <a:avLst/>
                          </a:prstGeom>
                        </pic:spPr>
                      </pic:pic>
                      <pic:pic xmlns:pic="http://schemas.openxmlformats.org/drawingml/2006/picture">
                        <pic:nvPicPr>
                          <pic:cNvPr id="11615" name="Picture 11615"/>
                          <pic:cNvPicPr/>
                        </pic:nvPicPr>
                        <pic:blipFill>
                          <a:blip r:embed="rId33"/>
                          <a:stretch>
                            <a:fillRect/>
                          </a:stretch>
                        </pic:blipFill>
                        <pic:spPr>
                          <a:xfrm>
                            <a:off x="3322904" y="0"/>
                            <a:ext cx="30480" cy="6096"/>
                          </a:xfrm>
                          <a:prstGeom prst="rect">
                            <a:avLst/>
                          </a:prstGeom>
                        </pic:spPr>
                      </pic:pic>
                      <pic:pic xmlns:pic="http://schemas.openxmlformats.org/drawingml/2006/picture">
                        <pic:nvPicPr>
                          <pic:cNvPr id="11617" name="Picture 11617"/>
                          <pic:cNvPicPr/>
                        </pic:nvPicPr>
                        <pic:blipFill>
                          <a:blip r:embed="rId33"/>
                          <a:stretch>
                            <a:fillRect/>
                          </a:stretch>
                        </pic:blipFill>
                        <pic:spPr>
                          <a:xfrm>
                            <a:off x="3353384" y="0"/>
                            <a:ext cx="30480" cy="6096"/>
                          </a:xfrm>
                          <a:prstGeom prst="rect">
                            <a:avLst/>
                          </a:prstGeom>
                        </pic:spPr>
                      </pic:pic>
                      <pic:pic xmlns:pic="http://schemas.openxmlformats.org/drawingml/2006/picture">
                        <pic:nvPicPr>
                          <pic:cNvPr id="11619" name="Picture 11619"/>
                          <pic:cNvPicPr/>
                        </pic:nvPicPr>
                        <pic:blipFill>
                          <a:blip r:embed="rId33"/>
                          <a:stretch>
                            <a:fillRect/>
                          </a:stretch>
                        </pic:blipFill>
                        <pic:spPr>
                          <a:xfrm>
                            <a:off x="3383865" y="0"/>
                            <a:ext cx="30480" cy="6096"/>
                          </a:xfrm>
                          <a:prstGeom prst="rect">
                            <a:avLst/>
                          </a:prstGeom>
                        </pic:spPr>
                      </pic:pic>
                      <pic:pic xmlns:pic="http://schemas.openxmlformats.org/drawingml/2006/picture">
                        <pic:nvPicPr>
                          <pic:cNvPr id="11621" name="Picture 11621"/>
                          <pic:cNvPicPr/>
                        </pic:nvPicPr>
                        <pic:blipFill>
                          <a:blip r:embed="rId33"/>
                          <a:stretch>
                            <a:fillRect/>
                          </a:stretch>
                        </pic:blipFill>
                        <pic:spPr>
                          <a:xfrm>
                            <a:off x="3414344" y="0"/>
                            <a:ext cx="30480" cy="6096"/>
                          </a:xfrm>
                          <a:prstGeom prst="rect">
                            <a:avLst/>
                          </a:prstGeom>
                        </pic:spPr>
                      </pic:pic>
                      <pic:pic xmlns:pic="http://schemas.openxmlformats.org/drawingml/2006/picture">
                        <pic:nvPicPr>
                          <pic:cNvPr id="11623" name="Picture 11623"/>
                          <pic:cNvPicPr/>
                        </pic:nvPicPr>
                        <pic:blipFill>
                          <a:blip r:embed="rId33"/>
                          <a:stretch>
                            <a:fillRect/>
                          </a:stretch>
                        </pic:blipFill>
                        <pic:spPr>
                          <a:xfrm>
                            <a:off x="3444824" y="0"/>
                            <a:ext cx="30480" cy="6096"/>
                          </a:xfrm>
                          <a:prstGeom prst="rect">
                            <a:avLst/>
                          </a:prstGeom>
                        </pic:spPr>
                      </pic:pic>
                      <pic:pic xmlns:pic="http://schemas.openxmlformats.org/drawingml/2006/picture">
                        <pic:nvPicPr>
                          <pic:cNvPr id="11625" name="Picture 11625"/>
                          <pic:cNvPicPr/>
                        </pic:nvPicPr>
                        <pic:blipFill>
                          <a:blip r:embed="rId33"/>
                          <a:stretch>
                            <a:fillRect/>
                          </a:stretch>
                        </pic:blipFill>
                        <pic:spPr>
                          <a:xfrm>
                            <a:off x="3475304" y="0"/>
                            <a:ext cx="30480" cy="6096"/>
                          </a:xfrm>
                          <a:prstGeom prst="rect">
                            <a:avLst/>
                          </a:prstGeom>
                        </pic:spPr>
                      </pic:pic>
                      <pic:pic xmlns:pic="http://schemas.openxmlformats.org/drawingml/2006/picture">
                        <pic:nvPicPr>
                          <pic:cNvPr id="11627" name="Picture 11627"/>
                          <pic:cNvPicPr/>
                        </pic:nvPicPr>
                        <pic:blipFill>
                          <a:blip r:embed="rId33"/>
                          <a:stretch>
                            <a:fillRect/>
                          </a:stretch>
                        </pic:blipFill>
                        <pic:spPr>
                          <a:xfrm>
                            <a:off x="3505784" y="0"/>
                            <a:ext cx="30481" cy="6096"/>
                          </a:xfrm>
                          <a:prstGeom prst="rect">
                            <a:avLst/>
                          </a:prstGeom>
                        </pic:spPr>
                      </pic:pic>
                      <pic:pic xmlns:pic="http://schemas.openxmlformats.org/drawingml/2006/picture">
                        <pic:nvPicPr>
                          <pic:cNvPr id="11629" name="Picture 11629"/>
                          <pic:cNvPicPr/>
                        </pic:nvPicPr>
                        <pic:blipFill>
                          <a:blip r:embed="rId33"/>
                          <a:stretch>
                            <a:fillRect/>
                          </a:stretch>
                        </pic:blipFill>
                        <pic:spPr>
                          <a:xfrm>
                            <a:off x="3536265" y="0"/>
                            <a:ext cx="30480" cy="6096"/>
                          </a:xfrm>
                          <a:prstGeom prst="rect">
                            <a:avLst/>
                          </a:prstGeom>
                        </pic:spPr>
                      </pic:pic>
                      <pic:pic xmlns:pic="http://schemas.openxmlformats.org/drawingml/2006/picture">
                        <pic:nvPicPr>
                          <pic:cNvPr id="11631" name="Picture 11631"/>
                          <pic:cNvPicPr/>
                        </pic:nvPicPr>
                        <pic:blipFill>
                          <a:blip r:embed="rId33"/>
                          <a:stretch>
                            <a:fillRect/>
                          </a:stretch>
                        </pic:blipFill>
                        <pic:spPr>
                          <a:xfrm>
                            <a:off x="3566744" y="0"/>
                            <a:ext cx="30480" cy="6096"/>
                          </a:xfrm>
                          <a:prstGeom prst="rect">
                            <a:avLst/>
                          </a:prstGeom>
                        </pic:spPr>
                      </pic:pic>
                      <pic:pic xmlns:pic="http://schemas.openxmlformats.org/drawingml/2006/picture">
                        <pic:nvPicPr>
                          <pic:cNvPr id="11633" name="Picture 11633"/>
                          <pic:cNvPicPr/>
                        </pic:nvPicPr>
                        <pic:blipFill>
                          <a:blip r:embed="rId33"/>
                          <a:stretch>
                            <a:fillRect/>
                          </a:stretch>
                        </pic:blipFill>
                        <pic:spPr>
                          <a:xfrm>
                            <a:off x="3597224" y="0"/>
                            <a:ext cx="30480" cy="6096"/>
                          </a:xfrm>
                          <a:prstGeom prst="rect">
                            <a:avLst/>
                          </a:prstGeom>
                        </pic:spPr>
                      </pic:pic>
                      <pic:pic xmlns:pic="http://schemas.openxmlformats.org/drawingml/2006/picture">
                        <pic:nvPicPr>
                          <pic:cNvPr id="11635" name="Picture 11635"/>
                          <pic:cNvPicPr/>
                        </pic:nvPicPr>
                        <pic:blipFill>
                          <a:blip r:embed="rId33"/>
                          <a:stretch>
                            <a:fillRect/>
                          </a:stretch>
                        </pic:blipFill>
                        <pic:spPr>
                          <a:xfrm>
                            <a:off x="3627704" y="0"/>
                            <a:ext cx="30480" cy="6096"/>
                          </a:xfrm>
                          <a:prstGeom prst="rect">
                            <a:avLst/>
                          </a:prstGeom>
                        </pic:spPr>
                      </pic:pic>
                      <pic:pic xmlns:pic="http://schemas.openxmlformats.org/drawingml/2006/picture">
                        <pic:nvPicPr>
                          <pic:cNvPr id="11637" name="Picture 11637"/>
                          <pic:cNvPicPr/>
                        </pic:nvPicPr>
                        <pic:blipFill>
                          <a:blip r:embed="rId33"/>
                          <a:stretch>
                            <a:fillRect/>
                          </a:stretch>
                        </pic:blipFill>
                        <pic:spPr>
                          <a:xfrm>
                            <a:off x="3658184" y="0"/>
                            <a:ext cx="30480" cy="6096"/>
                          </a:xfrm>
                          <a:prstGeom prst="rect">
                            <a:avLst/>
                          </a:prstGeom>
                        </pic:spPr>
                      </pic:pic>
                      <pic:pic xmlns:pic="http://schemas.openxmlformats.org/drawingml/2006/picture">
                        <pic:nvPicPr>
                          <pic:cNvPr id="11639" name="Picture 11639"/>
                          <pic:cNvPicPr/>
                        </pic:nvPicPr>
                        <pic:blipFill>
                          <a:blip r:embed="rId33"/>
                          <a:stretch>
                            <a:fillRect/>
                          </a:stretch>
                        </pic:blipFill>
                        <pic:spPr>
                          <a:xfrm>
                            <a:off x="3688665" y="0"/>
                            <a:ext cx="30480" cy="6096"/>
                          </a:xfrm>
                          <a:prstGeom prst="rect">
                            <a:avLst/>
                          </a:prstGeom>
                        </pic:spPr>
                      </pic:pic>
                      <pic:pic xmlns:pic="http://schemas.openxmlformats.org/drawingml/2006/picture">
                        <pic:nvPicPr>
                          <pic:cNvPr id="11641" name="Picture 11641"/>
                          <pic:cNvPicPr/>
                        </pic:nvPicPr>
                        <pic:blipFill>
                          <a:blip r:embed="rId33"/>
                          <a:stretch>
                            <a:fillRect/>
                          </a:stretch>
                        </pic:blipFill>
                        <pic:spPr>
                          <a:xfrm>
                            <a:off x="3719144" y="0"/>
                            <a:ext cx="30480" cy="6096"/>
                          </a:xfrm>
                          <a:prstGeom prst="rect">
                            <a:avLst/>
                          </a:prstGeom>
                        </pic:spPr>
                      </pic:pic>
                      <pic:pic xmlns:pic="http://schemas.openxmlformats.org/drawingml/2006/picture">
                        <pic:nvPicPr>
                          <pic:cNvPr id="11643" name="Picture 11643"/>
                          <pic:cNvPicPr/>
                        </pic:nvPicPr>
                        <pic:blipFill>
                          <a:blip r:embed="rId33"/>
                          <a:stretch>
                            <a:fillRect/>
                          </a:stretch>
                        </pic:blipFill>
                        <pic:spPr>
                          <a:xfrm>
                            <a:off x="3749624" y="0"/>
                            <a:ext cx="30480" cy="6096"/>
                          </a:xfrm>
                          <a:prstGeom prst="rect">
                            <a:avLst/>
                          </a:prstGeom>
                        </pic:spPr>
                      </pic:pic>
                      <pic:pic xmlns:pic="http://schemas.openxmlformats.org/drawingml/2006/picture">
                        <pic:nvPicPr>
                          <pic:cNvPr id="11645" name="Picture 11645"/>
                          <pic:cNvPicPr/>
                        </pic:nvPicPr>
                        <pic:blipFill>
                          <a:blip r:embed="rId33"/>
                          <a:stretch>
                            <a:fillRect/>
                          </a:stretch>
                        </pic:blipFill>
                        <pic:spPr>
                          <a:xfrm>
                            <a:off x="3780104" y="0"/>
                            <a:ext cx="30480" cy="6096"/>
                          </a:xfrm>
                          <a:prstGeom prst="rect">
                            <a:avLst/>
                          </a:prstGeom>
                        </pic:spPr>
                      </pic:pic>
                      <pic:pic xmlns:pic="http://schemas.openxmlformats.org/drawingml/2006/picture">
                        <pic:nvPicPr>
                          <pic:cNvPr id="11647" name="Picture 11647"/>
                          <pic:cNvPicPr/>
                        </pic:nvPicPr>
                        <pic:blipFill>
                          <a:blip r:embed="rId33"/>
                          <a:stretch>
                            <a:fillRect/>
                          </a:stretch>
                        </pic:blipFill>
                        <pic:spPr>
                          <a:xfrm>
                            <a:off x="3810584" y="0"/>
                            <a:ext cx="30480" cy="6096"/>
                          </a:xfrm>
                          <a:prstGeom prst="rect">
                            <a:avLst/>
                          </a:prstGeom>
                        </pic:spPr>
                      </pic:pic>
                      <pic:pic xmlns:pic="http://schemas.openxmlformats.org/drawingml/2006/picture">
                        <pic:nvPicPr>
                          <pic:cNvPr id="11649" name="Picture 11649"/>
                          <pic:cNvPicPr/>
                        </pic:nvPicPr>
                        <pic:blipFill>
                          <a:blip r:embed="rId33"/>
                          <a:stretch>
                            <a:fillRect/>
                          </a:stretch>
                        </pic:blipFill>
                        <pic:spPr>
                          <a:xfrm>
                            <a:off x="3841065" y="0"/>
                            <a:ext cx="30480" cy="6096"/>
                          </a:xfrm>
                          <a:prstGeom prst="rect">
                            <a:avLst/>
                          </a:prstGeom>
                        </pic:spPr>
                      </pic:pic>
                      <pic:pic xmlns:pic="http://schemas.openxmlformats.org/drawingml/2006/picture">
                        <pic:nvPicPr>
                          <pic:cNvPr id="11651" name="Picture 11651"/>
                          <pic:cNvPicPr/>
                        </pic:nvPicPr>
                        <pic:blipFill>
                          <a:blip r:embed="rId33"/>
                          <a:stretch>
                            <a:fillRect/>
                          </a:stretch>
                        </pic:blipFill>
                        <pic:spPr>
                          <a:xfrm>
                            <a:off x="3871544" y="0"/>
                            <a:ext cx="30480" cy="6096"/>
                          </a:xfrm>
                          <a:prstGeom prst="rect">
                            <a:avLst/>
                          </a:prstGeom>
                        </pic:spPr>
                      </pic:pic>
                      <pic:pic xmlns:pic="http://schemas.openxmlformats.org/drawingml/2006/picture">
                        <pic:nvPicPr>
                          <pic:cNvPr id="11653" name="Picture 11653"/>
                          <pic:cNvPicPr/>
                        </pic:nvPicPr>
                        <pic:blipFill>
                          <a:blip r:embed="rId33"/>
                          <a:stretch>
                            <a:fillRect/>
                          </a:stretch>
                        </pic:blipFill>
                        <pic:spPr>
                          <a:xfrm>
                            <a:off x="3902024" y="0"/>
                            <a:ext cx="30480" cy="6096"/>
                          </a:xfrm>
                          <a:prstGeom prst="rect">
                            <a:avLst/>
                          </a:prstGeom>
                        </pic:spPr>
                      </pic:pic>
                      <pic:pic xmlns:pic="http://schemas.openxmlformats.org/drawingml/2006/picture">
                        <pic:nvPicPr>
                          <pic:cNvPr id="11655" name="Picture 11655"/>
                          <pic:cNvPicPr/>
                        </pic:nvPicPr>
                        <pic:blipFill>
                          <a:blip r:embed="rId33"/>
                          <a:stretch>
                            <a:fillRect/>
                          </a:stretch>
                        </pic:blipFill>
                        <pic:spPr>
                          <a:xfrm>
                            <a:off x="3932504" y="0"/>
                            <a:ext cx="30480" cy="6096"/>
                          </a:xfrm>
                          <a:prstGeom prst="rect">
                            <a:avLst/>
                          </a:prstGeom>
                        </pic:spPr>
                      </pic:pic>
                      <pic:pic xmlns:pic="http://schemas.openxmlformats.org/drawingml/2006/picture">
                        <pic:nvPicPr>
                          <pic:cNvPr id="11657" name="Picture 11657"/>
                          <pic:cNvPicPr/>
                        </pic:nvPicPr>
                        <pic:blipFill>
                          <a:blip r:embed="rId33"/>
                          <a:stretch>
                            <a:fillRect/>
                          </a:stretch>
                        </pic:blipFill>
                        <pic:spPr>
                          <a:xfrm>
                            <a:off x="3962984" y="0"/>
                            <a:ext cx="30481" cy="6096"/>
                          </a:xfrm>
                          <a:prstGeom prst="rect">
                            <a:avLst/>
                          </a:prstGeom>
                        </pic:spPr>
                      </pic:pic>
                      <pic:pic xmlns:pic="http://schemas.openxmlformats.org/drawingml/2006/picture">
                        <pic:nvPicPr>
                          <pic:cNvPr id="11659" name="Picture 11659"/>
                          <pic:cNvPicPr/>
                        </pic:nvPicPr>
                        <pic:blipFill>
                          <a:blip r:embed="rId33"/>
                          <a:stretch>
                            <a:fillRect/>
                          </a:stretch>
                        </pic:blipFill>
                        <pic:spPr>
                          <a:xfrm>
                            <a:off x="3993465" y="0"/>
                            <a:ext cx="30480" cy="6096"/>
                          </a:xfrm>
                          <a:prstGeom prst="rect">
                            <a:avLst/>
                          </a:prstGeom>
                        </pic:spPr>
                      </pic:pic>
                      <pic:pic xmlns:pic="http://schemas.openxmlformats.org/drawingml/2006/picture">
                        <pic:nvPicPr>
                          <pic:cNvPr id="11661" name="Picture 11661"/>
                          <pic:cNvPicPr/>
                        </pic:nvPicPr>
                        <pic:blipFill>
                          <a:blip r:embed="rId33"/>
                          <a:stretch>
                            <a:fillRect/>
                          </a:stretch>
                        </pic:blipFill>
                        <pic:spPr>
                          <a:xfrm>
                            <a:off x="4023944" y="0"/>
                            <a:ext cx="30480" cy="6096"/>
                          </a:xfrm>
                          <a:prstGeom prst="rect">
                            <a:avLst/>
                          </a:prstGeom>
                        </pic:spPr>
                      </pic:pic>
                      <pic:pic xmlns:pic="http://schemas.openxmlformats.org/drawingml/2006/picture">
                        <pic:nvPicPr>
                          <pic:cNvPr id="11663" name="Picture 11663"/>
                          <pic:cNvPicPr/>
                        </pic:nvPicPr>
                        <pic:blipFill>
                          <a:blip r:embed="rId33"/>
                          <a:stretch>
                            <a:fillRect/>
                          </a:stretch>
                        </pic:blipFill>
                        <pic:spPr>
                          <a:xfrm>
                            <a:off x="4054424" y="0"/>
                            <a:ext cx="30480" cy="6096"/>
                          </a:xfrm>
                          <a:prstGeom prst="rect">
                            <a:avLst/>
                          </a:prstGeom>
                        </pic:spPr>
                      </pic:pic>
                      <pic:pic xmlns:pic="http://schemas.openxmlformats.org/drawingml/2006/picture">
                        <pic:nvPicPr>
                          <pic:cNvPr id="11665" name="Picture 11665"/>
                          <pic:cNvPicPr/>
                        </pic:nvPicPr>
                        <pic:blipFill>
                          <a:blip r:embed="rId33"/>
                          <a:stretch>
                            <a:fillRect/>
                          </a:stretch>
                        </pic:blipFill>
                        <pic:spPr>
                          <a:xfrm>
                            <a:off x="4084904" y="0"/>
                            <a:ext cx="30480" cy="6096"/>
                          </a:xfrm>
                          <a:prstGeom prst="rect">
                            <a:avLst/>
                          </a:prstGeom>
                        </pic:spPr>
                      </pic:pic>
                      <pic:pic xmlns:pic="http://schemas.openxmlformats.org/drawingml/2006/picture">
                        <pic:nvPicPr>
                          <pic:cNvPr id="11667" name="Picture 11667"/>
                          <pic:cNvPicPr/>
                        </pic:nvPicPr>
                        <pic:blipFill>
                          <a:blip r:embed="rId33"/>
                          <a:stretch>
                            <a:fillRect/>
                          </a:stretch>
                        </pic:blipFill>
                        <pic:spPr>
                          <a:xfrm>
                            <a:off x="4115384" y="0"/>
                            <a:ext cx="30480" cy="6096"/>
                          </a:xfrm>
                          <a:prstGeom prst="rect">
                            <a:avLst/>
                          </a:prstGeom>
                        </pic:spPr>
                      </pic:pic>
                      <pic:pic xmlns:pic="http://schemas.openxmlformats.org/drawingml/2006/picture">
                        <pic:nvPicPr>
                          <pic:cNvPr id="11669" name="Picture 11669"/>
                          <pic:cNvPicPr/>
                        </pic:nvPicPr>
                        <pic:blipFill>
                          <a:blip r:embed="rId33"/>
                          <a:stretch>
                            <a:fillRect/>
                          </a:stretch>
                        </pic:blipFill>
                        <pic:spPr>
                          <a:xfrm>
                            <a:off x="4145865" y="0"/>
                            <a:ext cx="30480" cy="6096"/>
                          </a:xfrm>
                          <a:prstGeom prst="rect">
                            <a:avLst/>
                          </a:prstGeom>
                        </pic:spPr>
                      </pic:pic>
                      <pic:pic xmlns:pic="http://schemas.openxmlformats.org/drawingml/2006/picture">
                        <pic:nvPicPr>
                          <pic:cNvPr id="11671" name="Picture 11671"/>
                          <pic:cNvPicPr/>
                        </pic:nvPicPr>
                        <pic:blipFill>
                          <a:blip r:embed="rId33"/>
                          <a:stretch>
                            <a:fillRect/>
                          </a:stretch>
                        </pic:blipFill>
                        <pic:spPr>
                          <a:xfrm>
                            <a:off x="4176344" y="0"/>
                            <a:ext cx="30480" cy="6096"/>
                          </a:xfrm>
                          <a:prstGeom prst="rect">
                            <a:avLst/>
                          </a:prstGeom>
                        </pic:spPr>
                      </pic:pic>
                      <pic:pic xmlns:pic="http://schemas.openxmlformats.org/drawingml/2006/picture">
                        <pic:nvPicPr>
                          <pic:cNvPr id="11673" name="Picture 11673"/>
                          <pic:cNvPicPr/>
                        </pic:nvPicPr>
                        <pic:blipFill>
                          <a:blip r:embed="rId33"/>
                          <a:stretch>
                            <a:fillRect/>
                          </a:stretch>
                        </pic:blipFill>
                        <pic:spPr>
                          <a:xfrm>
                            <a:off x="4206824" y="0"/>
                            <a:ext cx="30480" cy="6096"/>
                          </a:xfrm>
                          <a:prstGeom prst="rect">
                            <a:avLst/>
                          </a:prstGeom>
                        </pic:spPr>
                      </pic:pic>
                      <pic:pic xmlns:pic="http://schemas.openxmlformats.org/drawingml/2006/picture">
                        <pic:nvPicPr>
                          <pic:cNvPr id="11675" name="Picture 11675"/>
                          <pic:cNvPicPr/>
                        </pic:nvPicPr>
                        <pic:blipFill>
                          <a:blip r:embed="rId33"/>
                          <a:stretch>
                            <a:fillRect/>
                          </a:stretch>
                        </pic:blipFill>
                        <pic:spPr>
                          <a:xfrm>
                            <a:off x="4237304" y="0"/>
                            <a:ext cx="30480" cy="6096"/>
                          </a:xfrm>
                          <a:prstGeom prst="rect">
                            <a:avLst/>
                          </a:prstGeom>
                        </pic:spPr>
                      </pic:pic>
                      <pic:pic xmlns:pic="http://schemas.openxmlformats.org/drawingml/2006/picture">
                        <pic:nvPicPr>
                          <pic:cNvPr id="11677" name="Picture 11677"/>
                          <pic:cNvPicPr/>
                        </pic:nvPicPr>
                        <pic:blipFill>
                          <a:blip r:embed="rId33"/>
                          <a:stretch>
                            <a:fillRect/>
                          </a:stretch>
                        </pic:blipFill>
                        <pic:spPr>
                          <a:xfrm>
                            <a:off x="4267784" y="0"/>
                            <a:ext cx="30480" cy="6096"/>
                          </a:xfrm>
                          <a:prstGeom prst="rect">
                            <a:avLst/>
                          </a:prstGeom>
                        </pic:spPr>
                      </pic:pic>
                      <pic:pic xmlns:pic="http://schemas.openxmlformats.org/drawingml/2006/picture">
                        <pic:nvPicPr>
                          <pic:cNvPr id="11679" name="Picture 11679"/>
                          <pic:cNvPicPr/>
                        </pic:nvPicPr>
                        <pic:blipFill>
                          <a:blip r:embed="rId33"/>
                          <a:stretch>
                            <a:fillRect/>
                          </a:stretch>
                        </pic:blipFill>
                        <pic:spPr>
                          <a:xfrm>
                            <a:off x="4298265" y="0"/>
                            <a:ext cx="30480" cy="6096"/>
                          </a:xfrm>
                          <a:prstGeom prst="rect">
                            <a:avLst/>
                          </a:prstGeom>
                        </pic:spPr>
                      </pic:pic>
                      <pic:pic xmlns:pic="http://schemas.openxmlformats.org/drawingml/2006/picture">
                        <pic:nvPicPr>
                          <pic:cNvPr id="11681" name="Picture 11681"/>
                          <pic:cNvPicPr/>
                        </pic:nvPicPr>
                        <pic:blipFill>
                          <a:blip r:embed="rId33"/>
                          <a:stretch>
                            <a:fillRect/>
                          </a:stretch>
                        </pic:blipFill>
                        <pic:spPr>
                          <a:xfrm>
                            <a:off x="4328745" y="0"/>
                            <a:ext cx="30480" cy="6096"/>
                          </a:xfrm>
                          <a:prstGeom prst="rect">
                            <a:avLst/>
                          </a:prstGeom>
                        </pic:spPr>
                      </pic:pic>
                      <pic:pic xmlns:pic="http://schemas.openxmlformats.org/drawingml/2006/picture">
                        <pic:nvPicPr>
                          <pic:cNvPr id="11683" name="Picture 11683"/>
                          <pic:cNvPicPr/>
                        </pic:nvPicPr>
                        <pic:blipFill>
                          <a:blip r:embed="rId33"/>
                          <a:stretch>
                            <a:fillRect/>
                          </a:stretch>
                        </pic:blipFill>
                        <pic:spPr>
                          <a:xfrm>
                            <a:off x="4359224" y="0"/>
                            <a:ext cx="30480" cy="6096"/>
                          </a:xfrm>
                          <a:prstGeom prst="rect">
                            <a:avLst/>
                          </a:prstGeom>
                        </pic:spPr>
                      </pic:pic>
                      <pic:pic xmlns:pic="http://schemas.openxmlformats.org/drawingml/2006/picture">
                        <pic:nvPicPr>
                          <pic:cNvPr id="11685" name="Picture 11685"/>
                          <pic:cNvPicPr/>
                        </pic:nvPicPr>
                        <pic:blipFill>
                          <a:blip r:embed="rId33"/>
                          <a:stretch>
                            <a:fillRect/>
                          </a:stretch>
                        </pic:blipFill>
                        <pic:spPr>
                          <a:xfrm>
                            <a:off x="4389704" y="0"/>
                            <a:ext cx="30785" cy="6096"/>
                          </a:xfrm>
                          <a:prstGeom prst="rect">
                            <a:avLst/>
                          </a:prstGeom>
                        </pic:spPr>
                      </pic:pic>
                      <pic:pic xmlns:pic="http://schemas.openxmlformats.org/drawingml/2006/picture">
                        <pic:nvPicPr>
                          <pic:cNvPr id="11687" name="Picture 11687"/>
                          <pic:cNvPicPr/>
                        </pic:nvPicPr>
                        <pic:blipFill>
                          <a:blip r:embed="rId33"/>
                          <a:stretch>
                            <a:fillRect/>
                          </a:stretch>
                        </pic:blipFill>
                        <pic:spPr>
                          <a:xfrm>
                            <a:off x="4420565" y="0"/>
                            <a:ext cx="30480" cy="6096"/>
                          </a:xfrm>
                          <a:prstGeom prst="rect">
                            <a:avLst/>
                          </a:prstGeom>
                        </pic:spPr>
                      </pic:pic>
                      <pic:pic xmlns:pic="http://schemas.openxmlformats.org/drawingml/2006/picture">
                        <pic:nvPicPr>
                          <pic:cNvPr id="11689" name="Picture 11689"/>
                          <pic:cNvPicPr/>
                        </pic:nvPicPr>
                        <pic:blipFill>
                          <a:blip r:embed="rId33"/>
                          <a:stretch>
                            <a:fillRect/>
                          </a:stretch>
                        </pic:blipFill>
                        <pic:spPr>
                          <a:xfrm>
                            <a:off x="4451046" y="0"/>
                            <a:ext cx="30480" cy="6096"/>
                          </a:xfrm>
                          <a:prstGeom prst="rect">
                            <a:avLst/>
                          </a:prstGeom>
                        </pic:spPr>
                      </pic:pic>
                      <pic:pic xmlns:pic="http://schemas.openxmlformats.org/drawingml/2006/picture">
                        <pic:nvPicPr>
                          <pic:cNvPr id="11691" name="Picture 11691"/>
                          <pic:cNvPicPr/>
                        </pic:nvPicPr>
                        <pic:blipFill>
                          <a:blip r:embed="rId33"/>
                          <a:stretch>
                            <a:fillRect/>
                          </a:stretch>
                        </pic:blipFill>
                        <pic:spPr>
                          <a:xfrm>
                            <a:off x="4481526" y="0"/>
                            <a:ext cx="30480" cy="6096"/>
                          </a:xfrm>
                          <a:prstGeom prst="rect">
                            <a:avLst/>
                          </a:prstGeom>
                        </pic:spPr>
                      </pic:pic>
                      <pic:pic xmlns:pic="http://schemas.openxmlformats.org/drawingml/2006/picture">
                        <pic:nvPicPr>
                          <pic:cNvPr id="11693" name="Picture 11693"/>
                          <pic:cNvPicPr/>
                        </pic:nvPicPr>
                        <pic:blipFill>
                          <a:blip r:embed="rId33"/>
                          <a:stretch>
                            <a:fillRect/>
                          </a:stretch>
                        </pic:blipFill>
                        <pic:spPr>
                          <a:xfrm>
                            <a:off x="4512005" y="0"/>
                            <a:ext cx="30480" cy="6096"/>
                          </a:xfrm>
                          <a:prstGeom prst="rect">
                            <a:avLst/>
                          </a:prstGeom>
                        </pic:spPr>
                      </pic:pic>
                      <pic:pic xmlns:pic="http://schemas.openxmlformats.org/drawingml/2006/picture">
                        <pic:nvPicPr>
                          <pic:cNvPr id="11695" name="Picture 11695"/>
                          <pic:cNvPicPr/>
                        </pic:nvPicPr>
                        <pic:blipFill>
                          <a:blip r:embed="rId33"/>
                          <a:stretch>
                            <a:fillRect/>
                          </a:stretch>
                        </pic:blipFill>
                        <pic:spPr>
                          <a:xfrm>
                            <a:off x="4542485" y="0"/>
                            <a:ext cx="30480" cy="6096"/>
                          </a:xfrm>
                          <a:prstGeom prst="rect">
                            <a:avLst/>
                          </a:prstGeom>
                        </pic:spPr>
                      </pic:pic>
                      <pic:pic xmlns:pic="http://schemas.openxmlformats.org/drawingml/2006/picture">
                        <pic:nvPicPr>
                          <pic:cNvPr id="11697" name="Picture 11697"/>
                          <pic:cNvPicPr/>
                        </pic:nvPicPr>
                        <pic:blipFill>
                          <a:blip r:embed="rId33"/>
                          <a:stretch>
                            <a:fillRect/>
                          </a:stretch>
                        </pic:blipFill>
                        <pic:spPr>
                          <a:xfrm>
                            <a:off x="4572965" y="0"/>
                            <a:ext cx="30480" cy="6096"/>
                          </a:xfrm>
                          <a:prstGeom prst="rect">
                            <a:avLst/>
                          </a:prstGeom>
                        </pic:spPr>
                      </pic:pic>
                      <pic:pic xmlns:pic="http://schemas.openxmlformats.org/drawingml/2006/picture">
                        <pic:nvPicPr>
                          <pic:cNvPr id="11699" name="Picture 11699"/>
                          <pic:cNvPicPr/>
                        </pic:nvPicPr>
                        <pic:blipFill>
                          <a:blip r:embed="rId33"/>
                          <a:stretch>
                            <a:fillRect/>
                          </a:stretch>
                        </pic:blipFill>
                        <pic:spPr>
                          <a:xfrm>
                            <a:off x="4603446" y="0"/>
                            <a:ext cx="30480" cy="6096"/>
                          </a:xfrm>
                          <a:prstGeom prst="rect">
                            <a:avLst/>
                          </a:prstGeom>
                        </pic:spPr>
                      </pic:pic>
                      <pic:pic xmlns:pic="http://schemas.openxmlformats.org/drawingml/2006/picture">
                        <pic:nvPicPr>
                          <pic:cNvPr id="11701" name="Picture 11701"/>
                          <pic:cNvPicPr/>
                        </pic:nvPicPr>
                        <pic:blipFill>
                          <a:blip r:embed="rId33"/>
                          <a:stretch>
                            <a:fillRect/>
                          </a:stretch>
                        </pic:blipFill>
                        <pic:spPr>
                          <a:xfrm>
                            <a:off x="4633926" y="0"/>
                            <a:ext cx="30480" cy="6096"/>
                          </a:xfrm>
                          <a:prstGeom prst="rect">
                            <a:avLst/>
                          </a:prstGeom>
                        </pic:spPr>
                      </pic:pic>
                      <pic:pic xmlns:pic="http://schemas.openxmlformats.org/drawingml/2006/picture">
                        <pic:nvPicPr>
                          <pic:cNvPr id="11703" name="Picture 11703"/>
                          <pic:cNvPicPr/>
                        </pic:nvPicPr>
                        <pic:blipFill>
                          <a:blip r:embed="rId33"/>
                          <a:stretch>
                            <a:fillRect/>
                          </a:stretch>
                        </pic:blipFill>
                        <pic:spPr>
                          <a:xfrm>
                            <a:off x="4664405" y="0"/>
                            <a:ext cx="30480" cy="6096"/>
                          </a:xfrm>
                          <a:prstGeom prst="rect">
                            <a:avLst/>
                          </a:prstGeom>
                        </pic:spPr>
                      </pic:pic>
                      <pic:pic xmlns:pic="http://schemas.openxmlformats.org/drawingml/2006/picture">
                        <pic:nvPicPr>
                          <pic:cNvPr id="11705" name="Picture 11705"/>
                          <pic:cNvPicPr/>
                        </pic:nvPicPr>
                        <pic:blipFill>
                          <a:blip r:embed="rId33"/>
                          <a:stretch>
                            <a:fillRect/>
                          </a:stretch>
                        </pic:blipFill>
                        <pic:spPr>
                          <a:xfrm>
                            <a:off x="4694885" y="0"/>
                            <a:ext cx="30480" cy="6096"/>
                          </a:xfrm>
                          <a:prstGeom prst="rect">
                            <a:avLst/>
                          </a:prstGeom>
                        </pic:spPr>
                      </pic:pic>
                      <pic:pic xmlns:pic="http://schemas.openxmlformats.org/drawingml/2006/picture">
                        <pic:nvPicPr>
                          <pic:cNvPr id="11707" name="Picture 11707"/>
                          <pic:cNvPicPr/>
                        </pic:nvPicPr>
                        <pic:blipFill>
                          <a:blip r:embed="rId33"/>
                          <a:stretch>
                            <a:fillRect/>
                          </a:stretch>
                        </pic:blipFill>
                        <pic:spPr>
                          <a:xfrm>
                            <a:off x="4725365" y="0"/>
                            <a:ext cx="30480" cy="6096"/>
                          </a:xfrm>
                          <a:prstGeom prst="rect">
                            <a:avLst/>
                          </a:prstGeom>
                        </pic:spPr>
                      </pic:pic>
                      <pic:pic xmlns:pic="http://schemas.openxmlformats.org/drawingml/2006/picture">
                        <pic:nvPicPr>
                          <pic:cNvPr id="11709" name="Picture 11709"/>
                          <pic:cNvPicPr/>
                        </pic:nvPicPr>
                        <pic:blipFill>
                          <a:blip r:embed="rId33"/>
                          <a:stretch>
                            <a:fillRect/>
                          </a:stretch>
                        </pic:blipFill>
                        <pic:spPr>
                          <a:xfrm>
                            <a:off x="4755846" y="0"/>
                            <a:ext cx="30480" cy="6096"/>
                          </a:xfrm>
                          <a:prstGeom prst="rect">
                            <a:avLst/>
                          </a:prstGeom>
                        </pic:spPr>
                      </pic:pic>
                      <pic:pic xmlns:pic="http://schemas.openxmlformats.org/drawingml/2006/picture">
                        <pic:nvPicPr>
                          <pic:cNvPr id="11711" name="Picture 11711"/>
                          <pic:cNvPicPr/>
                        </pic:nvPicPr>
                        <pic:blipFill>
                          <a:blip r:embed="rId33"/>
                          <a:stretch>
                            <a:fillRect/>
                          </a:stretch>
                        </pic:blipFill>
                        <pic:spPr>
                          <a:xfrm>
                            <a:off x="4786326" y="0"/>
                            <a:ext cx="30480" cy="6096"/>
                          </a:xfrm>
                          <a:prstGeom prst="rect">
                            <a:avLst/>
                          </a:prstGeom>
                        </pic:spPr>
                      </pic:pic>
                      <pic:pic xmlns:pic="http://schemas.openxmlformats.org/drawingml/2006/picture">
                        <pic:nvPicPr>
                          <pic:cNvPr id="11713" name="Picture 11713"/>
                          <pic:cNvPicPr/>
                        </pic:nvPicPr>
                        <pic:blipFill>
                          <a:blip r:embed="rId33"/>
                          <a:stretch>
                            <a:fillRect/>
                          </a:stretch>
                        </pic:blipFill>
                        <pic:spPr>
                          <a:xfrm>
                            <a:off x="4816805" y="0"/>
                            <a:ext cx="30480" cy="6096"/>
                          </a:xfrm>
                          <a:prstGeom prst="rect">
                            <a:avLst/>
                          </a:prstGeom>
                        </pic:spPr>
                      </pic:pic>
                      <pic:pic xmlns:pic="http://schemas.openxmlformats.org/drawingml/2006/picture">
                        <pic:nvPicPr>
                          <pic:cNvPr id="11715" name="Picture 11715"/>
                          <pic:cNvPicPr/>
                        </pic:nvPicPr>
                        <pic:blipFill>
                          <a:blip r:embed="rId33"/>
                          <a:stretch>
                            <a:fillRect/>
                          </a:stretch>
                        </pic:blipFill>
                        <pic:spPr>
                          <a:xfrm>
                            <a:off x="4847285" y="0"/>
                            <a:ext cx="30480" cy="6096"/>
                          </a:xfrm>
                          <a:prstGeom prst="rect">
                            <a:avLst/>
                          </a:prstGeom>
                        </pic:spPr>
                      </pic:pic>
                      <pic:pic xmlns:pic="http://schemas.openxmlformats.org/drawingml/2006/picture">
                        <pic:nvPicPr>
                          <pic:cNvPr id="11717" name="Picture 11717"/>
                          <pic:cNvPicPr/>
                        </pic:nvPicPr>
                        <pic:blipFill>
                          <a:blip r:embed="rId33"/>
                          <a:stretch>
                            <a:fillRect/>
                          </a:stretch>
                        </pic:blipFill>
                        <pic:spPr>
                          <a:xfrm>
                            <a:off x="4877765" y="0"/>
                            <a:ext cx="30480" cy="6096"/>
                          </a:xfrm>
                          <a:prstGeom prst="rect">
                            <a:avLst/>
                          </a:prstGeom>
                        </pic:spPr>
                      </pic:pic>
                      <pic:pic xmlns:pic="http://schemas.openxmlformats.org/drawingml/2006/picture">
                        <pic:nvPicPr>
                          <pic:cNvPr id="11719" name="Picture 11719"/>
                          <pic:cNvPicPr/>
                        </pic:nvPicPr>
                        <pic:blipFill>
                          <a:blip r:embed="rId33"/>
                          <a:stretch>
                            <a:fillRect/>
                          </a:stretch>
                        </pic:blipFill>
                        <pic:spPr>
                          <a:xfrm>
                            <a:off x="4908246" y="0"/>
                            <a:ext cx="30480" cy="6096"/>
                          </a:xfrm>
                          <a:prstGeom prst="rect">
                            <a:avLst/>
                          </a:prstGeom>
                        </pic:spPr>
                      </pic:pic>
                      <pic:pic xmlns:pic="http://schemas.openxmlformats.org/drawingml/2006/picture">
                        <pic:nvPicPr>
                          <pic:cNvPr id="11721" name="Picture 11721"/>
                          <pic:cNvPicPr/>
                        </pic:nvPicPr>
                        <pic:blipFill>
                          <a:blip r:embed="rId33"/>
                          <a:stretch>
                            <a:fillRect/>
                          </a:stretch>
                        </pic:blipFill>
                        <pic:spPr>
                          <a:xfrm>
                            <a:off x="4938726" y="0"/>
                            <a:ext cx="30480" cy="6096"/>
                          </a:xfrm>
                          <a:prstGeom prst="rect">
                            <a:avLst/>
                          </a:prstGeom>
                        </pic:spPr>
                      </pic:pic>
                      <pic:pic xmlns:pic="http://schemas.openxmlformats.org/drawingml/2006/picture">
                        <pic:nvPicPr>
                          <pic:cNvPr id="11723" name="Picture 11723"/>
                          <pic:cNvPicPr/>
                        </pic:nvPicPr>
                        <pic:blipFill>
                          <a:blip r:embed="rId33"/>
                          <a:stretch>
                            <a:fillRect/>
                          </a:stretch>
                        </pic:blipFill>
                        <pic:spPr>
                          <a:xfrm>
                            <a:off x="4969205" y="0"/>
                            <a:ext cx="30480" cy="6096"/>
                          </a:xfrm>
                          <a:prstGeom prst="rect">
                            <a:avLst/>
                          </a:prstGeom>
                        </pic:spPr>
                      </pic:pic>
                      <pic:pic xmlns:pic="http://schemas.openxmlformats.org/drawingml/2006/picture">
                        <pic:nvPicPr>
                          <pic:cNvPr id="11725" name="Picture 11725"/>
                          <pic:cNvPicPr/>
                        </pic:nvPicPr>
                        <pic:blipFill>
                          <a:blip r:embed="rId33"/>
                          <a:stretch>
                            <a:fillRect/>
                          </a:stretch>
                        </pic:blipFill>
                        <pic:spPr>
                          <a:xfrm>
                            <a:off x="4999685" y="0"/>
                            <a:ext cx="30480" cy="6096"/>
                          </a:xfrm>
                          <a:prstGeom prst="rect">
                            <a:avLst/>
                          </a:prstGeom>
                        </pic:spPr>
                      </pic:pic>
                      <pic:pic xmlns:pic="http://schemas.openxmlformats.org/drawingml/2006/picture">
                        <pic:nvPicPr>
                          <pic:cNvPr id="11727" name="Picture 11727"/>
                          <pic:cNvPicPr/>
                        </pic:nvPicPr>
                        <pic:blipFill>
                          <a:blip r:embed="rId33"/>
                          <a:stretch>
                            <a:fillRect/>
                          </a:stretch>
                        </pic:blipFill>
                        <pic:spPr>
                          <a:xfrm>
                            <a:off x="5030165" y="0"/>
                            <a:ext cx="30480" cy="6096"/>
                          </a:xfrm>
                          <a:prstGeom prst="rect">
                            <a:avLst/>
                          </a:prstGeom>
                        </pic:spPr>
                      </pic:pic>
                      <pic:pic xmlns:pic="http://schemas.openxmlformats.org/drawingml/2006/picture">
                        <pic:nvPicPr>
                          <pic:cNvPr id="11729" name="Picture 11729"/>
                          <pic:cNvPicPr/>
                        </pic:nvPicPr>
                        <pic:blipFill>
                          <a:blip r:embed="rId33"/>
                          <a:stretch>
                            <a:fillRect/>
                          </a:stretch>
                        </pic:blipFill>
                        <pic:spPr>
                          <a:xfrm>
                            <a:off x="5060646" y="0"/>
                            <a:ext cx="30480" cy="6096"/>
                          </a:xfrm>
                          <a:prstGeom prst="rect">
                            <a:avLst/>
                          </a:prstGeom>
                        </pic:spPr>
                      </pic:pic>
                      <pic:pic xmlns:pic="http://schemas.openxmlformats.org/drawingml/2006/picture">
                        <pic:nvPicPr>
                          <pic:cNvPr id="11731" name="Picture 11731"/>
                          <pic:cNvPicPr/>
                        </pic:nvPicPr>
                        <pic:blipFill>
                          <a:blip r:embed="rId33"/>
                          <a:stretch>
                            <a:fillRect/>
                          </a:stretch>
                        </pic:blipFill>
                        <pic:spPr>
                          <a:xfrm>
                            <a:off x="5091126" y="0"/>
                            <a:ext cx="30480" cy="6096"/>
                          </a:xfrm>
                          <a:prstGeom prst="rect">
                            <a:avLst/>
                          </a:prstGeom>
                        </pic:spPr>
                      </pic:pic>
                      <pic:pic xmlns:pic="http://schemas.openxmlformats.org/drawingml/2006/picture">
                        <pic:nvPicPr>
                          <pic:cNvPr id="11733" name="Picture 11733"/>
                          <pic:cNvPicPr/>
                        </pic:nvPicPr>
                        <pic:blipFill>
                          <a:blip r:embed="rId33"/>
                          <a:stretch>
                            <a:fillRect/>
                          </a:stretch>
                        </pic:blipFill>
                        <pic:spPr>
                          <a:xfrm>
                            <a:off x="5121605" y="0"/>
                            <a:ext cx="30480" cy="6096"/>
                          </a:xfrm>
                          <a:prstGeom prst="rect">
                            <a:avLst/>
                          </a:prstGeom>
                        </pic:spPr>
                      </pic:pic>
                      <pic:pic xmlns:pic="http://schemas.openxmlformats.org/drawingml/2006/picture">
                        <pic:nvPicPr>
                          <pic:cNvPr id="11735" name="Picture 11735"/>
                          <pic:cNvPicPr/>
                        </pic:nvPicPr>
                        <pic:blipFill>
                          <a:blip r:embed="rId33"/>
                          <a:stretch>
                            <a:fillRect/>
                          </a:stretch>
                        </pic:blipFill>
                        <pic:spPr>
                          <a:xfrm>
                            <a:off x="5152085" y="0"/>
                            <a:ext cx="30480" cy="6096"/>
                          </a:xfrm>
                          <a:prstGeom prst="rect">
                            <a:avLst/>
                          </a:prstGeom>
                        </pic:spPr>
                      </pic:pic>
                      <pic:pic xmlns:pic="http://schemas.openxmlformats.org/drawingml/2006/picture">
                        <pic:nvPicPr>
                          <pic:cNvPr id="11737" name="Picture 11737"/>
                          <pic:cNvPicPr/>
                        </pic:nvPicPr>
                        <pic:blipFill>
                          <a:blip r:embed="rId33"/>
                          <a:stretch>
                            <a:fillRect/>
                          </a:stretch>
                        </pic:blipFill>
                        <pic:spPr>
                          <a:xfrm>
                            <a:off x="5182565" y="0"/>
                            <a:ext cx="30480" cy="6096"/>
                          </a:xfrm>
                          <a:prstGeom prst="rect">
                            <a:avLst/>
                          </a:prstGeom>
                        </pic:spPr>
                      </pic:pic>
                      <pic:pic xmlns:pic="http://schemas.openxmlformats.org/drawingml/2006/picture">
                        <pic:nvPicPr>
                          <pic:cNvPr id="11739" name="Picture 11739"/>
                          <pic:cNvPicPr/>
                        </pic:nvPicPr>
                        <pic:blipFill>
                          <a:blip r:embed="rId33"/>
                          <a:stretch>
                            <a:fillRect/>
                          </a:stretch>
                        </pic:blipFill>
                        <pic:spPr>
                          <a:xfrm>
                            <a:off x="5213046" y="0"/>
                            <a:ext cx="30480" cy="6096"/>
                          </a:xfrm>
                          <a:prstGeom prst="rect">
                            <a:avLst/>
                          </a:prstGeom>
                        </pic:spPr>
                      </pic:pic>
                      <pic:pic xmlns:pic="http://schemas.openxmlformats.org/drawingml/2006/picture">
                        <pic:nvPicPr>
                          <pic:cNvPr id="11741" name="Picture 11741"/>
                          <pic:cNvPicPr/>
                        </pic:nvPicPr>
                        <pic:blipFill>
                          <a:blip r:embed="rId33"/>
                          <a:stretch>
                            <a:fillRect/>
                          </a:stretch>
                        </pic:blipFill>
                        <pic:spPr>
                          <a:xfrm>
                            <a:off x="5243526" y="0"/>
                            <a:ext cx="30480" cy="6096"/>
                          </a:xfrm>
                          <a:prstGeom prst="rect">
                            <a:avLst/>
                          </a:prstGeom>
                        </pic:spPr>
                      </pic:pic>
                      <pic:pic xmlns:pic="http://schemas.openxmlformats.org/drawingml/2006/picture">
                        <pic:nvPicPr>
                          <pic:cNvPr id="11743" name="Picture 11743"/>
                          <pic:cNvPicPr/>
                        </pic:nvPicPr>
                        <pic:blipFill>
                          <a:blip r:embed="rId33"/>
                          <a:stretch>
                            <a:fillRect/>
                          </a:stretch>
                        </pic:blipFill>
                        <pic:spPr>
                          <a:xfrm>
                            <a:off x="5274005" y="0"/>
                            <a:ext cx="30480" cy="6096"/>
                          </a:xfrm>
                          <a:prstGeom prst="rect">
                            <a:avLst/>
                          </a:prstGeom>
                        </pic:spPr>
                      </pic:pic>
                      <pic:pic xmlns:pic="http://schemas.openxmlformats.org/drawingml/2006/picture">
                        <pic:nvPicPr>
                          <pic:cNvPr id="11745" name="Picture 11745"/>
                          <pic:cNvPicPr/>
                        </pic:nvPicPr>
                        <pic:blipFill>
                          <a:blip r:embed="rId33"/>
                          <a:stretch>
                            <a:fillRect/>
                          </a:stretch>
                        </pic:blipFill>
                        <pic:spPr>
                          <a:xfrm>
                            <a:off x="5304485" y="0"/>
                            <a:ext cx="30480" cy="6096"/>
                          </a:xfrm>
                          <a:prstGeom prst="rect">
                            <a:avLst/>
                          </a:prstGeom>
                        </pic:spPr>
                      </pic:pic>
                      <pic:pic xmlns:pic="http://schemas.openxmlformats.org/drawingml/2006/picture">
                        <pic:nvPicPr>
                          <pic:cNvPr id="11747" name="Picture 11747"/>
                          <pic:cNvPicPr/>
                        </pic:nvPicPr>
                        <pic:blipFill>
                          <a:blip r:embed="rId33"/>
                          <a:stretch>
                            <a:fillRect/>
                          </a:stretch>
                        </pic:blipFill>
                        <pic:spPr>
                          <a:xfrm>
                            <a:off x="5334965" y="0"/>
                            <a:ext cx="30480" cy="6096"/>
                          </a:xfrm>
                          <a:prstGeom prst="rect">
                            <a:avLst/>
                          </a:prstGeom>
                        </pic:spPr>
                      </pic:pic>
                      <pic:pic xmlns:pic="http://schemas.openxmlformats.org/drawingml/2006/picture">
                        <pic:nvPicPr>
                          <pic:cNvPr id="11749" name="Picture 11749"/>
                          <pic:cNvPicPr/>
                        </pic:nvPicPr>
                        <pic:blipFill>
                          <a:blip r:embed="rId33"/>
                          <a:stretch>
                            <a:fillRect/>
                          </a:stretch>
                        </pic:blipFill>
                        <pic:spPr>
                          <a:xfrm>
                            <a:off x="5365446" y="0"/>
                            <a:ext cx="30480" cy="6096"/>
                          </a:xfrm>
                          <a:prstGeom prst="rect">
                            <a:avLst/>
                          </a:prstGeom>
                        </pic:spPr>
                      </pic:pic>
                      <pic:pic xmlns:pic="http://schemas.openxmlformats.org/drawingml/2006/picture">
                        <pic:nvPicPr>
                          <pic:cNvPr id="11751" name="Picture 11751"/>
                          <pic:cNvPicPr/>
                        </pic:nvPicPr>
                        <pic:blipFill>
                          <a:blip r:embed="rId33"/>
                          <a:stretch>
                            <a:fillRect/>
                          </a:stretch>
                        </pic:blipFill>
                        <pic:spPr>
                          <a:xfrm>
                            <a:off x="5395926" y="0"/>
                            <a:ext cx="30480" cy="6096"/>
                          </a:xfrm>
                          <a:prstGeom prst="rect">
                            <a:avLst/>
                          </a:prstGeom>
                        </pic:spPr>
                      </pic:pic>
                      <pic:pic xmlns:pic="http://schemas.openxmlformats.org/drawingml/2006/picture">
                        <pic:nvPicPr>
                          <pic:cNvPr id="11753" name="Picture 11753"/>
                          <pic:cNvPicPr/>
                        </pic:nvPicPr>
                        <pic:blipFill>
                          <a:blip r:embed="rId33"/>
                          <a:stretch>
                            <a:fillRect/>
                          </a:stretch>
                        </pic:blipFill>
                        <pic:spPr>
                          <a:xfrm>
                            <a:off x="5426405" y="0"/>
                            <a:ext cx="30480" cy="6096"/>
                          </a:xfrm>
                          <a:prstGeom prst="rect">
                            <a:avLst/>
                          </a:prstGeom>
                        </pic:spPr>
                      </pic:pic>
                      <pic:pic xmlns:pic="http://schemas.openxmlformats.org/drawingml/2006/picture">
                        <pic:nvPicPr>
                          <pic:cNvPr id="11755" name="Picture 11755"/>
                          <pic:cNvPicPr/>
                        </pic:nvPicPr>
                        <pic:blipFill>
                          <a:blip r:embed="rId33"/>
                          <a:stretch>
                            <a:fillRect/>
                          </a:stretch>
                        </pic:blipFill>
                        <pic:spPr>
                          <a:xfrm>
                            <a:off x="5456885" y="0"/>
                            <a:ext cx="30480" cy="6096"/>
                          </a:xfrm>
                          <a:prstGeom prst="rect">
                            <a:avLst/>
                          </a:prstGeom>
                        </pic:spPr>
                      </pic:pic>
                      <pic:pic xmlns:pic="http://schemas.openxmlformats.org/drawingml/2006/picture">
                        <pic:nvPicPr>
                          <pic:cNvPr id="11757" name="Picture 11757"/>
                          <pic:cNvPicPr/>
                        </pic:nvPicPr>
                        <pic:blipFill>
                          <a:blip r:embed="rId33"/>
                          <a:stretch>
                            <a:fillRect/>
                          </a:stretch>
                        </pic:blipFill>
                        <pic:spPr>
                          <a:xfrm>
                            <a:off x="5487365" y="0"/>
                            <a:ext cx="30480" cy="6096"/>
                          </a:xfrm>
                          <a:prstGeom prst="rect">
                            <a:avLst/>
                          </a:prstGeom>
                        </pic:spPr>
                      </pic:pic>
                      <pic:pic xmlns:pic="http://schemas.openxmlformats.org/drawingml/2006/picture">
                        <pic:nvPicPr>
                          <pic:cNvPr id="11759" name="Picture 11759"/>
                          <pic:cNvPicPr/>
                        </pic:nvPicPr>
                        <pic:blipFill>
                          <a:blip r:embed="rId33"/>
                          <a:stretch>
                            <a:fillRect/>
                          </a:stretch>
                        </pic:blipFill>
                        <pic:spPr>
                          <a:xfrm>
                            <a:off x="5517846" y="0"/>
                            <a:ext cx="30480" cy="6096"/>
                          </a:xfrm>
                          <a:prstGeom prst="rect">
                            <a:avLst/>
                          </a:prstGeom>
                        </pic:spPr>
                      </pic:pic>
                      <pic:pic xmlns:pic="http://schemas.openxmlformats.org/drawingml/2006/picture">
                        <pic:nvPicPr>
                          <pic:cNvPr id="11761" name="Picture 11761"/>
                          <pic:cNvPicPr/>
                        </pic:nvPicPr>
                        <pic:blipFill>
                          <a:blip r:embed="rId33"/>
                          <a:stretch>
                            <a:fillRect/>
                          </a:stretch>
                        </pic:blipFill>
                        <pic:spPr>
                          <a:xfrm>
                            <a:off x="5548326" y="0"/>
                            <a:ext cx="30480" cy="6096"/>
                          </a:xfrm>
                          <a:prstGeom prst="rect">
                            <a:avLst/>
                          </a:prstGeom>
                        </pic:spPr>
                      </pic:pic>
                      <pic:pic xmlns:pic="http://schemas.openxmlformats.org/drawingml/2006/picture">
                        <pic:nvPicPr>
                          <pic:cNvPr id="11763" name="Picture 11763"/>
                          <pic:cNvPicPr/>
                        </pic:nvPicPr>
                        <pic:blipFill>
                          <a:blip r:embed="rId33"/>
                          <a:stretch>
                            <a:fillRect/>
                          </a:stretch>
                        </pic:blipFill>
                        <pic:spPr>
                          <a:xfrm>
                            <a:off x="5578805" y="0"/>
                            <a:ext cx="30480" cy="6096"/>
                          </a:xfrm>
                          <a:prstGeom prst="rect">
                            <a:avLst/>
                          </a:prstGeom>
                        </pic:spPr>
                      </pic:pic>
                      <pic:pic xmlns:pic="http://schemas.openxmlformats.org/drawingml/2006/picture">
                        <pic:nvPicPr>
                          <pic:cNvPr id="11765" name="Picture 11765"/>
                          <pic:cNvPicPr/>
                        </pic:nvPicPr>
                        <pic:blipFill>
                          <a:blip r:embed="rId33"/>
                          <a:stretch>
                            <a:fillRect/>
                          </a:stretch>
                        </pic:blipFill>
                        <pic:spPr>
                          <a:xfrm>
                            <a:off x="5609285" y="0"/>
                            <a:ext cx="30480" cy="6096"/>
                          </a:xfrm>
                          <a:prstGeom prst="rect">
                            <a:avLst/>
                          </a:prstGeom>
                        </pic:spPr>
                      </pic:pic>
                      <pic:pic xmlns:pic="http://schemas.openxmlformats.org/drawingml/2006/picture">
                        <pic:nvPicPr>
                          <pic:cNvPr id="11767" name="Picture 11767"/>
                          <pic:cNvPicPr/>
                        </pic:nvPicPr>
                        <pic:blipFill>
                          <a:blip r:embed="rId33"/>
                          <a:stretch>
                            <a:fillRect/>
                          </a:stretch>
                        </pic:blipFill>
                        <pic:spPr>
                          <a:xfrm>
                            <a:off x="5639766" y="0"/>
                            <a:ext cx="30480" cy="6096"/>
                          </a:xfrm>
                          <a:prstGeom prst="rect">
                            <a:avLst/>
                          </a:prstGeom>
                        </pic:spPr>
                      </pic:pic>
                      <pic:pic xmlns:pic="http://schemas.openxmlformats.org/drawingml/2006/picture">
                        <pic:nvPicPr>
                          <pic:cNvPr id="11769" name="Picture 11769"/>
                          <pic:cNvPicPr/>
                        </pic:nvPicPr>
                        <pic:blipFill>
                          <a:blip r:embed="rId33"/>
                          <a:stretch>
                            <a:fillRect/>
                          </a:stretch>
                        </pic:blipFill>
                        <pic:spPr>
                          <a:xfrm>
                            <a:off x="5670245" y="0"/>
                            <a:ext cx="30480" cy="6096"/>
                          </a:xfrm>
                          <a:prstGeom prst="rect">
                            <a:avLst/>
                          </a:prstGeom>
                        </pic:spPr>
                      </pic:pic>
                      <pic:pic xmlns:pic="http://schemas.openxmlformats.org/drawingml/2006/picture">
                        <pic:nvPicPr>
                          <pic:cNvPr id="11771" name="Picture 11771"/>
                          <pic:cNvPicPr/>
                        </pic:nvPicPr>
                        <pic:blipFill>
                          <a:blip r:embed="rId33"/>
                          <a:stretch>
                            <a:fillRect/>
                          </a:stretch>
                        </pic:blipFill>
                        <pic:spPr>
                          <a:xfrm>
                            <a:off x="5700726" y="0"/>
                            <a:ext cx="30480" cy="6096"/>
                          </a:xfrm>
                          <a:prstGeom prst="rect">
                            <a:avLst/>
                          </a:prstGeom>
                        </pic:spPr>
                      </pic:pic>
                      <pic:pic xmlns:pic="http://schemas.openxmlformats.org/drawingml/2006/picture">
                        <pic:nvPicPr>
                          <pic:cNvPr id="11773" name="Picture 11773"/>
                          <pic:cNvPicPr/>
                        </pic:nvPicPr>
                        <pic:blipFill>
                          <a:blip r:embed="rId33"/>
                          <a:stretch>
                            <a:fillRect/>
                          </a:stretch>
                        </pic:blipFill>
                        <pic:spPr>
                          <a:xfrm>
                            <a:off x="5731206" y="0"/>
                            <a:ext cx="30480" cy="6096"/>
                          </a:xfrm>
                          <a:prstGeom prst="rect">
                            <a:avLst/>
                          </a:prstGeom>
                        </pic:spPr>
                      </pic:pic>
                      <pic:pic xmlns:pic="http://schemas.openxmlformats.org/drawingml/2006/picture">
                        <pic:nvPicPr>
                          <pic:cNvPr id="11775" name="Picture 11775"/>
                          <pic:cNvPicPr/>
                        </pic:nvPicPr>
                        <pic:blipFill>
                          <a:blip r:embed="rId33"/>
                          <a:stretch>
                            <a:fillRect/>
                          </a:stretch>
                        </pic:blipFill>
                        <pic:spPr>
                          <a:xfrm>
                            <a:off x="5761685" y="0"/>
                            <a:ext cx="30480" cy="6096"/>
                          </a:xfrm>
                          <a:prstGeom prst="rect">
                            <a:avLst/>
                          </a:prstGeom>
                        </pic:spPr>
                      </pic:pic>
                      <pic:pic xmlns:pic="http://schemas.openxmlformats.org/drawingml/2006/picture">
                        <pic:nvPicPr>
                          <pic:cNvPr id="11777" name="Picture 11777"/>
                          <pic:cNvPicPr/>
                        </pic:nvPicPr>
                        <pic:blipFill>
                          <a:blip r:embed="rId34"/>
                          <a:stretch>
                            <a:fillRect/>
                          </a:stretch>
                        </pic:blipFill>
                        <pic:spPr>
                          <a:xfrm>
                            <a:off x="5792166" y="0"/>
                            <a:ext cx="4572" cy="6096"/>
                          </a:xfrm>
                          <a:prstGeom prst="rect">
                            <a:avLst/>
                          </a:prstGeom>
                        </pic:spPr>
                      </pic:pic>
                    </wpg:wgp>
                  </a:graphicData>
                </a:graphic>
              </wp:inline>
            </w:drawing>
          </mc:Choice>
          <mc:Fallback>
            <w:pict>
              <v:group w14:anchorId="5F559060" id="Group 75576"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">
                <v:shape id="Picture 11397"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">
                  <v:imagedata r:id="rId35" o:title=""/>
                </v:shape>
                <v:shape id="Picture 11399"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">
                  <v:imagedata r:id="rId35" o:title=""/>
                </v:shape>
                <v:shape id="Picture 11401"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">
                  <v:imagedata r:id="rId35" o:title=""/>
                </v:shape>
                <v:shape id="Picture 11403"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">
                  <v:imagedata r:id="rId35" o:title=""/>
                </v:shape>
                <v:shape id="Picture 11405"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">
                  <v:imagedata r:id="rId35" o:title=""/>
                </v:shape>
                <v:shape id="Picture 11407"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">
                  <v:imagedata r:id="rId35" o:title=""/>
                </v:shape>
                <v:shape id="Picture 11409"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">
                  <v:imagedata r:id="rId35" o:title=""/>
                </v:shape>
                <v:shape id="Picture 11411"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">
                  <v:imagedata r:id="rId35" o:title=""/>
                </v:shape>
                <v:shape id="Picture 11413"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">
                  <v:imagedata r:id="rId35" o:title=""/>
                </v:shape>
                <v:shape id="Picture 11415"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">
                  <v:imagedata r:id="rId35" o:title=""/>
                </v:shape>
                <v:shape id="Picture 11417"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">
                  <v:imagedata r:id="rId35" o:title=""/>
                </v:shape>
                <v:shape id="Picture 11419"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">
                  <v:imagedata r:id="rId35" o:title=""/>
                </v:shape>
                <v:shape id="Picture 11421"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">
                  <v:imagedata r:id="rId35" o:title=""/>
                </v:shape>
                <v:shape id="Picture 11423"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">
                  <v:imagedata r:id="rId35" o:title=""/>
                </v:shape>
                <v:shape id="Picture 11425"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">
                  <v:imagedata r:id="rId35" o:title=""/>
                </v:shape>
                <v:shape id="Picture 11427"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">
                  <v:imagedata r:id="rId35" o:title=""/>
                </v:shape>
                <v:shape id="Picture 11429"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">
                  <v:imagedata r:id="rId35" o:title=""/>
                </v:shape>
                <v:shape id="Picture 11431"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">
                  <v:imagedata r:id="rId35" o:title=""/>
                </v:shape>
                <v:shape id="Picture 11433"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">
                  <v:imagedata r:id="rId35" o:title=""/>
                </v:shape>
                <v:shape id="Picture 11435"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">
                  <v:imagedata r:id="rId35" o:title=""/>
                </v:shape>
                <v:shape id="Picture 11437"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">
                  <v:imagedata r:id="rId35" o:title=""/>
                </v:shape>
                <v:shape id="Picture 11439"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">
                  <v:imagedata r:id="rId35" o:title=""/>
                </v:shape>
                <v:shape id="Picture 11441"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">
                  <v:imagedata r:id="rId35" o:title=""/>
                </v:shape>
                <v:shape id="Picture 11443"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">
                  <v:imagedata r:id="rId35" o:title=""/>
                </v:shape>
                <v:shape id="Picture 11445"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">
                  <v:imagedata r:id="rId35" o:title=""/>
                </v:shape>
                <v:shape id="Picture 11447"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">
                  <v:imagedata r:id="rId35" o:title=""/>
                </v:shape>
                <v:shape id="Picture 11449"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">
                  <v:imagedata r:id="rId35" o:title=""/>
                </v:shape>
                <v:shape id="Picture 11451"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">
                  <v:imagedata r:id="rId35" o:title=""/>
                </v:shape>
                <v:shape id="Picture 11453"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">
                  <v:imagedata r:id="rId35" o:title=""/>
                </v:shape>
                <v:shape id="Picture 11455"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">
                  <v:imagedata r:id="rId35" o:title=""/>
                </v:shape>
                <v:shape id="Picture 11457"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">
                  <v:imagedata r:id="rId35" o:title=""/>
                </v:shape>
                <v:shape id="Picture 11459"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">
                  <v:imagedata r:id="rId35" o:title=""/>
                </v:shape>
                <v:shape id="Picture 11461"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">
                  <v:imagedata r:id="rId35" o:title=""/>
                </v:shape>
                <v:shape id="Picture 11463"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">
                  <v:imagedata r:id="rId35" o:title=""/>
                </v:shape>
                <v:shape id="Picture 11465"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">
                  <v:imagedata r:id="rId35" o:title=""/>
                </v:shape>
                <v:shape id="Picture 11467"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">
                  <v:imagedata r:id="rId35" o:title=""/>
                </v:shape>
                <v:shape id="Picture 11469"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">
                  <v:imagedata r:id="rId35" o:title=""/>
                </v:shape>
                <v:shape id="Picture 11471"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">
                  <v:imagedata r:id="rId35" o:title=""/>
                </v:shape>
                <v:shape id="Picture 11473"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">
                  <v:imagedata r:id="rId35" o:title=""/>
                </v:shape>
                <v:shape id="Picture 11475"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">
                  <v:imagedata r:id="rId35" o:title=""/>
                </v:shape>
                <v:shape id="Picture 11477"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">
                  <v:imagedata r:id="rId35" o:title=""/>
                </v:shape>
                <v:shape id="Picture 11479"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">
                  <v:imagedata r:id="rId35" o:title=""/>
                </v:shape>
                <v:shape id="Picture 11481"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">
                  <v:imagedata r:id="rId35" o:title=""/>
                </v:shape>
                <v:shape id="Picture 11483"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">
                  <v:imagedata r:id="rId35" o:title=""/>
                </v:shape>
                <v:shape id="Picture 11485"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">
                  <v:imagedata r:id="rId35" o:title=""/>
                </v:shape>
                <v:shape id="Picture 11487"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">
                  <v:imagedata r:id="rId35" o:title=""/>
                </v:shape>
                <v:shape id="Picture 11489"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">
                  <v:imagedata r:id="rId35" o:title=""/>
                </v:shape>
                <v:shape id="Picture 11491"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">
                  <v:imagedata r:id="rId35" o:title=""/>
                </v:shape>
                <v:shape id="Picture 11493"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">
                  <v:imagedata r:id="rId35" o:title=""/>
                </v:shape>
                <v:shape id="Picture 11495"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">
                  <v:imagedata r:id="rId35" o:title=""/>
                </v:shape>
                <v:shape id="Picture 11497"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">
                  <v:imagedata r:id="rId35" o:title=""/>
                </v:shape>
                <v:shape id="Picture 11499"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">
                  <v:imagedata r:id="rId35" o:title=""/>
                </v:shape>
                <v:shape id="Picture 11501"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">
                  <v:imagedata r:id="rId35" o:title=""/>
                </v:shape>
                <v:shape id="Picture 11503"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">
                  <v:imagedata r:id="rId35" o:title=""/>
                </v:shape>
                <v:shape id="Picture 11505"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">
                  <v:imagedata r:id="rId35" o:title=""/>
                </v:shape>
                <v:shape id="Picture 11507"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">
                  <v:imagedata r:id="rId35" o:title=""/>
                </v:shape>
                <v:shape id="Picture 11509"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">
                  <v:imagedata r:id="rId35" o:title=""/>
                </v:shape>
                <v:shape id="Picture 11511"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">
                  <v:imagedata r:id="rId35" o:title=""/>
                </v:shape>
                <v:shape id="Picture 11513"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">
                  <v:imagedata r:id="rId35" o:title=""/>
                </v:shape>
                <v:shape id="Picture 11515"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">
                  <v:imagedata r:id="rId35" o:title=""/>
                </v:shape>
                <v:shape id="Picture 11517"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">
                  <v:imagedata r:id="rId35" o:title=""/>
                </v:shape>
                <v:shape id="Picture 11519"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">
                  <v:imagedata r:id="rId35" o:title=""/>
                </v:shape>
                <v:shape id="Picture 11521"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">
                  <v:imagedata r:id="rId35" o:title=""/>
                </v:shape>
                <v:shape id="Picture 11523"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">
                  <v:imagedata r:id="rId35" o:title=""/>
                </v:shape>
                <v:shape id="Picture 11525"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">
                  <v:imagedata r:id="rId35" o:title=""/>
                </v:shape>
                <v:shape id="Picture 11527"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">
                  <v:imagedata r:id="rId35" o:title=""/>
                </v:shape>
                <v:shape id="Picture 11529"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">
                  <v:imagedata r:id="rId35" o:title=""/>
                </v:shape>
                <v:shape id="Picture 11531"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">
                  <v:imagedata r:id="rId35" o:title=""/>
                </v:shape>
                <v:shape id="Picture 11533"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">
                  <v:imagedata r:id="rId35" o:title=""/>
                </v:shape>
                <v:shape id="Picture 11535"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">
                  <v:imagedata r:id="rId35" o:title=""/>
                </v:shape>
                <v:shape id="Picture 11537"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">
                  <v:imagedata r:id="rId35" o:title=""/>
                </v:shape>
                <v:shape id="Picture 11539"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">
                  <v:imagedata r:id="rId35" o:title=""/>
                </v:shape>
                <v:shape id="Picture 11541"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">
                  <v:imagedata r:id="rId35" o:title=""/>
                </v:shape>
                <v:shape id="Picture 11543"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">
                  <v:imagedata r:id="rId35" o:title=""/>
                </v:shape>
                <v:shape id="Picture 11545"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">
                  <v:imagedata r:id="rId35" o:title=""/>
                </v:shape>
                <v:shape id="Picture 11547"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">
                  <v:imagedata r:id="rId35" o:title=""/>
                </v:shape>
                <v:shape id="Picture 11549"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">
                  <v:imagedata r:id="rId35" o:title=""/>
                </v:shape>
                <v:shape id="Picture 11551"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">
                  <v:imagedata r:id="rId35" o:title=""/>
                </v:shape>
                <v:shape id="Picture 11553"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">
                  <v:imagedata r:id="rId35" o:title=""/>
                </v:shape>
                <v:shape id="Picture 11555"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">
                  <v:imagedata r:id="rId35" o:title=""/>
                </v:shape>
                <v:shape id="Picture 11557"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">
                  <v:imagedata r:id="rId35" o:title=""/>
                </v:shape>
                <v:shape id="Picture 11559"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">
                  <v:imagedata r:id="rId35" o:title=""/>
                </v:shape>
                <v:shape id="Picture 11561"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">
                  <v:imagedata r:id="rId35" o:title=""/>
                </v:shape>
                <v:shape id="Picture 11563"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">
                  <v:imagedata r:id="rId35" o:title=""/>
                </v:shape>
                <v:shape id="Picture 11565"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">
                  <v:imagedata r:id="rId35" o:title=""/>
                </v:shape>
                <v:shape id="Picture 11567"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">
                  <v:imagedata r:id="rId35" o:title=""/>
                </v:shape>
                <v:shape id="Picture 11569"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">
                  <v:imagedata r:id="rId35" o:title=""/>
                </v:shape>
                <v:shape id="Picture 11571"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">
                  <v:imagedata r:id="rId35" o:title=""/>
                </v:shape>
                <v:shape id="Picture 11573"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">
                  <v:imagedata r:id="rId35" o:title=""/>
                </v:shape>
                <v:shape id="Picture 11575"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">
                  <v:imagedata r:id="rId35" o:title=""/>
                </v:shape>
                <v:shape id="Picture 11577"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">
                  <v:imagedata r:id="rId35" o:title=""/>
                </v:shape>
                <v:shape id="Picture 11579"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">
                  <v:imagedata r:id="rId35" o:title=""/>
                </v:shape>
                <v:shape id="Picture 11581"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">
                  <v:imagedata r:id="rId35" o:title=""/>
                </v:shape>
                <v:shape id="Picture 11583"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">
                  <v:imagedata r:id="rId35" o:title=""/>
                </v:shape>
                <v:shape id="Picture 11585"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">
                  <v:imagedata r:id="rId35" o:title=""/>
                </v:shape>
                <v:shape id="Picture 11587"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">
                  <v:imagedata r:id="rId35" o:title=""/>
                </v:shape>
                <v:shape id="Picture 11589"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">
                  <v:imagedata r:id="rId35" o:title=""/>
                </v:shape>
                <v:shape id="Picture 11591"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">
                  <v:imagedata r:id="rId35" o:title=""/>
                </v:shape>
                <v:shape id="Picture 11593"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">
                  <v:imagedata r:id="rId35" o:title=""/>
                </v:shape>
                <v:shape id="Picture 11595"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">
                  <v:imagedata r:id="rId35" o:title=""/>
                </v:shape>
                <v:shape id="Picture 11597"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">
                  <v:imagedata r:id="rId35" o:title=""/>
                </v:shape>
                <v:shape id="Picture 11599"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">
                  <v:imagedata r:id="rId35" o:title=""/>
                </v:shape>
                <v:shape id="Picture 11601"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">
                  <v:imagedata r:id="rId35" o:title=""/>
                </v:shape>
                <v:shape id="Picture 11603"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">
                  <v:imagedata r:id="rId35" o:title=""/>
                </v:shape>
                <v:shape id="Picture 11605"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">
                  <v:imagedata r:id="rId35" o:title=""/>
                </v:shape>
                <v:shape id="Picture 11607"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">
                  <v:imagedata r:id="rId35" o:title=""/>
                </v:shape>
                <v:shape id="Picture 11609"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">
                  <v:imagedata r:id="rId35" o:title=""/>
                </v:shape>
                <v:shape id="Picture 11611"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">
                  <v:imagedata r:id="rId35" o:title=""/>
                </v:shape>
                <v:shape id="Picture 11613"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">
                  <v:imagedata r:id="rId35" o:title=""/>
                </v:shape>
                <v:shape id="Picture 11615"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">
                  <v:imagedata r:id="rId35" o:title=""/>
                </v:shape>
                <v:shape id="Picture 11617"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">
                  <v:imagedata r:id="rId35" o:title=""/>
                </v:shape>
                <v:shape id="Picture 11619"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">
                  <v:imagedata r:id="rId35" o:title=""/>
                </v:shape>
                <v:shape id="Picture 11621"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">
                  <v:imagedata r:id="rId35" o:title=""/>
                </v:shape>
                <v:shape id="Picture 11623"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">
                  <v:imagedata r:id="rId35" o:title=""/>
                </v:shape>
                <v:shape id="Picture 11625"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">
                  <v:imagedata r:id="rId35" o:title=""/>
                </v:shape>
                <v:shape id="Picture 11627"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">
                  <v:imagedata r:id="rId35" o:title=""/>
                </v:shape>
                <v:shape id="Picture 11629"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">
                  <v:imagedata r:id="rId35" o:title=""/>
                </v:shape>
                <v:shape id="Picture 11631"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">
                  <v:imagedata r:id="rId35" o:title=""/>
                </v:shape>
                <v:shape id="Picture 11633"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">
                  <v:imagedata r:id="rId35" o:title=""/>
                </v:shape>
                <v:shape id="Picture 11635"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">
                  <v:imagedata r:id="rId35" o:title=""/>
                </v:shape>
                <v:shape id="Picture 11637"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">
                  <v:imagedata r:id="rId35" o:title=""/>
                </v:shape>
                <v:shape id="Picture 11639"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">
                  <v:imagedata r:id="rId35" o:title=""/>
                </v:shape>
                <v:shape id="Picture 11641"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">
                  <v:imagedata r:id="rId35" o:title=""/>
                </v:shape>
                <v:shape id="Picture 11643"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">
                  <v:imagedata r:id="rId35" o:title=""/>
                </v:shape>
                <v:shape id="Picture 11645"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">
                  <v:imagedata r:id="rId35" o:title=""/>
                </v:shape>
                <v:shape id="Picture 11647"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">
                  <v:imagedata r:id="rId35" o:title=""/>
                </v:shape>
                <v:shape id="Picture 11649"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">
                  <v:imagedata r:id="rId35" o:title=""/>
                </v:shape>
                <v:shape id="Picture 11651"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">
                  <v:imagedata r:id="rId35" o:title=""/>
                </v:shape>
                <v:shape id="Picture 11653"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">
                  <v:imagedata r:id="rId35" o:title=""/>
                </v:shape>
                <v:shape id="Picture 11655"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">
                  <v:imagedata r:id="rId35" o:title=""/>
                </v:shape>
                <v:shape id="Picture 11657"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">
                  <v:imagedata r:id="rId35" o:title=""/>
                </v:shape>
                <v:shape id="Picture 11659"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">
                  <v:imagedata r:id="rId35" o:title=""/>
                </v:shape>
                <v:shape id="Picture 11661"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">
                  <v:imagedata r:id="rId35" o:title=""/>
                </v:shape>
                <v:shape id="Picture 11663"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">
                  <v:imagedata r:id="rId35" o:title=""/>
                </v:shape>
                <v:shape id="Picture 11665"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">
                  <v:imagedata r:id="rId35" o:title=""/>
                </v:shape>
                <v:shape id="Picture 11667"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">
                  <v:imagedata r:id="rId35" o:title=""/>
                </v:shape>
                <v:shape id="Picture 11669"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">
                  <v:imagedata r:id="rId35" o:title=""/>
                </v:shape>
                <v:shape id="Picture 11671"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">
                  <v:imagedata r:id="rId35" o:title=""/>
                </v:shape>
                <v:shape id="Picture 11673"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">
                  <v:imagedata r:id="rId35" o:title=""/>
                </v:shape>
                <v:shape id="Picture 11675"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">
                  <v:imagedata r:id="rId35" o:title=""/>
                </v:shape>
                <v:shape id="Picture 11677"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">
                  <v:imagedata r:id="rId35" o:title=""/>
                </v:shape>
                <v:shape id="Picture 11679"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">
                  <v:imagedata r:id="rId35" o:title=""/>
                </v:shape>
                <v:shape id="Picture 11681"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">
                  <v:imagedata r:id="rId35" o:title=""/>
                </v:shape>
                <v:shape id="Picture 11683"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">
                  <v:imagedata r:id="rId35" o:title=""/>
                </v:shape>
                <v:shape id="Picture 11685"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">
                  <v:imagedata r:id="rId35" o:title=""/>
                </v:shape>
                <v:shape id="Picture 11687"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">
                  <v:imagedata r:id="rId35" o:title=""/>
                </v:shape>
                <v:shape id="Picture 11689"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">
                  <v:imagedata r:id="rId35" o:title=""/>
                </v:shape>
                <v:shape id="Picture 11691"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">
                  <v:imagedata r:id="rId35" o:title=""/>
                </v:shape>
                <v:shape id="Picture 11693"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">
                  <v:imagedata r:id="rId35" o:title=""/>
                </v:shape>
                <v:shape id="Picture 11695"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">
                  <v:imagedata r:id="rId35" o:title=""/>
                </v:shape>
                <v:shape id="Picture 11697"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">
                  <v:imagedata r:id="rId35" o:title=""/>
                </v:shape>
                <v:shape id="Picture 11699"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">
                  <v:imagedata r:id="rId35" o:title=""/>
                </v:shape>
                <v:shape id="Picture 11701"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">
                  <v:imagedata r:id="rId35" o:title=""/>
                </v:shape>
                <v:shape id="Picture 11703"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">
                  <v:imagedata r:id="rId35" o:title=""/>
                </v:shape>
                <v:shape id="Picture 11705"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">
                  <v:imagedata r:id="rId35" o:title=""/>
                </v:shape>
                <v:shape id="Picture 11707"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">
                  <v:imagedata r:id="rId35" o:title=""/>
                </v:shape>
                <v:shape id="Picture 11709"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">
                  <v:imagedata r:id="rId35" o:title=""/>
                </v:shape>
                <v:shape id="Picture 11711"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">
                  <v:imagedata r:id="rId35" o:title=""/>
                </v:shape>
                <v:shape id="Picture 11713"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">
                  <v:imagedata r:id="rId35" o:title=""/>
                </v:shape>
                <v:shape id="Picture 11715"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">
                  <v:imagedata r:id="rId35" o:title=""/>
                </v:shape>
                <v:shape id="Picture 11717"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">
                  <v:imagedata r:id="rId35" o:title=""/>
                </v:shape>
                <v:shape id="Picture 11719"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">
                  <v:imagedata r:id="rId35" o:title=""/>
                </v:shape>
                <v:shape id="Picture 11721"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">
                  <v:imagedata r:id="rId35" o:title=""/>
                </v:shape>
                <v:shape id="Picture 11723"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">
                  <v:imagedata r:id="rId35" o:title=""/>
                </v:shape>
                <v:shape id="Picture 11725"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">
                  <v:imagedata r:id="rId35" o:title=""/>
                </v:shape>
                <v:shape id="Picture 11727"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">
                  <v:imagedata r:id="rId35" o:title=""/>
                </v:shape>
                <v:shape id="Picture 11729"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">
                  <v:imagedata r:id="rId35" o:title=""/>
                </v:shape>
                <v:shape id="Picture 11731"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">
                  <v:imagedata r:id="rId35" o:title=""/>
                </v:shape>
                <v:shape id="Picture 11733"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">
                  <v:imagedata r:id="rId35" o:title=""/>
                </v:shape>
                <v:shape id="Picture 11735"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">
                  <v:imagedata r:id="rId35" o:title=""/>
                </v:shape>
                <v:shape id="Picture 11737"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">
                  <v:imagedata r:id="rId35" o:title=""/>
                </v:shape>
                <v:shape id="Picture 11739"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">
                  <v:imagedata r:id="rId35" o:title=""/>
                </v:shape>
                <v:shape id="Picture 11741"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">
                  <v:imagedata r:id="rId35" o:title=""/>
                </v:shape>
                <v:shape id="Picture 11743"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">
                  <v:imagedata r:id="rId35" o:title=""/>
                </v:shape>
                <v:shape id="Picture 11745"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">
                  <v:imagedata r:id="rId35" o:title=""/>
                </v:shape>
                <v:shape id="Picture 11747"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">
                  <v:imagedata r:id="rId35" o:title=""/>
                </v:shape>
                <v:shape id="Picture 11749"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">
                  <v:imagedata r:id="rId35" o:title=""/>
                </v:shape>
                <v:shape id="Picture 11751"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">
                  <v:imagedata r:id="rId35" o:title=""/>
                </v:shape>
                <v:shape id="Picture 11753"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">
                  <v:imagedata r:id="rId35" o:title=""/>
                </v:shape>
                <v:shape id="Picture 11755"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">
                  <v:imagedata r:id="rId35" o:title=""/>
                </v:shape>
                <v:shape id="Picture 11757"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">
                  <v:imagedata r:id="rId35" o:title=""/>
                </v:shape>
                <v:shape id="Picture 11759"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">
                  <v:imagedata r:id="rId35" o:title=""/>
                </v:shape>
                <v:shape id="Picture 11761"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">
                  <v:imagedata r:id="rId35" o:title=""/>
                </v:shape>
                <v:shape id="Picture 11763"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">
                  <v:imagedata r:id="rId35" o:title=""/>
                </v:shape>
                <v:shape id="Picture 11765"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">
                  <v:imagedata r:id="rId35" o:title=""/>
                </v:shape>
                <v:shape id="Picture 11767"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">
                  <v:imagedata r:id="rId35" o:title=""/>
                </v:shape>
                <v:shape id="Picture 11769"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">
                  <v:imagedata r:id="rId35" o:title=""/>
                </v:shape>
                <v:shape id="Picture 11771"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">
                  <v:imagedata r:id="rId35" o:title=""/>
                </v:shape>
                <v:shape id="Picture 11773"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">
                  <v:imagedata r:id="rId35" o:title=""/>
                </v:shape>
                <v:shape id="Picture 11775"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">
                  <v:imagedata r:id="rId35" o:title=""/>
                </v:shape>
                <v:shape id="Picture 11777"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">
                  <v:imagedata r:id="rId36" o:title=""/>
                </v:shape>
                <w10:anchorlock/>
              </v:group>
            </w:pict>
          </mc:Fallback>
        </mc:AlternateContent>
      </w:r>
    </w:p>
    <w:p w14:paraId="2B0E9162" w14:textId="77777777" w:rsidR="0090432E" w:rsidRDefault="004A30B3">
      <w:pPr>
        <w:spacing w:after="268"/>
        <w:ind w:left="-5" w:right="0"/>
      </w:pPr>
      <w:r>
        <w:t xml:space="preserve">Screenshots der Anwendung in der Entwicklungsphase mit Dummy-Daten befinden sich im Anhang A8. </w:t>
      </w:r>
    </w:p>
    <w:p w14:paraId="68EC14DF" w14:textId="77777777" w:rsidR="0090432E" w:rsidRDefault="004A30B3" w:rsidP="00922E86">
      <w:pPr>
        <w:pStyle w:val="Heading2"/>
        <w:ind w:left="0"/>
      </w:pPr>
      <w:bookmarkStart w:id="139" w:name="_Toc129267902"/>
      <w:r>
        <w:t xml:space="preserve">5.3 </w:t>
      </w:r>
      <w:r>
        <w:tab/>
        <w:t>Implementierung der Geschäftslogik</w:t>
      </w:r>
      <w:bookmarkEnd w:id="139"/>
      <w:r>
        <w:t xml:space="preserve"> </w:t>
      </w:r>
    </w:p>
    <w:p w14:paraId="43E998A9" w14:textId="77777777" w:rsidR="0090432E" w:rsidRDefault="004A30B3">
      <w:pPr>
        <w:numPr>
          <w:ilvl w:val="0"/>
          <w:numId w:val="3"/>
        </w:numPr>
        <w:ind w:right="0" w:hanging="360"/>
      </w:pPr>
      <w:r>
        <w:t xml:space="preserve">Beschreibung des Vorgehens bei der Umsetzung/Programmierung der entworfenen Anwendung. </w:t>
      </w:r>
    </w:p>
    <w:p w14:paraId="73926994" w14:textId="77777777" w:rsidR="0090432E" w:rsidRDefault="004A30B3">
      <w:pPr>
        <w:numPr>
          <w:ilvl w:val="0"/>
          <w:numId w:val="3"/>
        </w:numPr>
        <w:ind w:right="0" w:hanging="360"/>
      </w:pPr>
      <w:r>
        <w:t xml:space="preserve">Ggfs. interessante Funktionen/Algorithmen im Detail vorstellen, verwendete Entwurfsmuster zeigen. </w:t>
      </w:r>
    </w:p>
    <w:p w14:paraId="52E938F8" w14:textId="77777777" w:rsidR="0090432E" w:rsidRDefault="004A30B3">
      <w:pPr>
        <w:numPr>
          <w:ilvl w:val="0"/>
          <w:numId w:val="3"/>
        </w:numPr>
        <w:ind w:right="0" w:hanging="360"/>
      </w:pPr>
      <w:r>
        <w:t xml:space="preserve">Quelltextbeispiele zeigen. </w:t>
      </w:r>
    </w:p>
    <w:p w14:paraId="583B52A4" w14:textId="77777777" w:rsidR="0090432E" w:rsidRDefault="004A30B3">
      <w:pPr>
        <w:numPr>
          <w:ilvl w:val="0"/>
          <w:numId w:val="3"/>
        </w:numPr>
        <w:ind w:right="0" w:hanging="360"/>
      </w:pPr>
      <w:r>
        <w:t xml:space="preserve">Hinweis: Es wird nicht ein lauffähiges Programm bewertet, sondern die Projektdurchführung. Dennoch würde ich immer Quelltextausschnitte zeigen, da sonst Zweifel an der tatsächlichen Leistung des Prüflings aufkommen können. </w:t>
      </w:r>
    </w:p>
    <w:p w14:paraId="76DE4188" w14:textId="77777777" w:rsidR="0090432E" w:rsidRDefault="004A30B3">
      <w:pPr>
        <w:spacing w:after="4" w:line="260" w:lineRule="auto"/>
        <w:ind w:left="-5" w:right="0"/>
        <w:jc w:val="left"/>
      </w:pPr>
      <w:r>
        <w:rPr>
          <w:b/>
        </w:rPr>
        <w:t xml:space="preserve">Abnahmephase  </w:t>
      </w:r>
    </w:p>
    <w:p w14:paraId="4784E415" w14:textId="77777777" w:rsidR="0090432E" w:rsidRDefault="004A30B3">
      <w:pPr>
        <w:spacing w:after="23" w:line="259" w:lineRule="auto"/>
        <w:ind w:left="19" w:right="0" w:firstLine="0"/>
        <w:jc w:val="left"/>
      </w:pPr>
      <w:r>
        <w:rPr>
          <w:rFonts w:ascii="Calibri" w:eastAsia="Calibri" w:hAnsi="Calibri" w:cs="Calibri"/>
          <w:noProof/>
        </w:rPr>
        <mc:AlternateContent>
          <mc:Choice Requires="wpg">
            <w:drawing>
              <wp:inline distT="0" distB="0" distL="0" distR="0" wp14:anchorId="7B7CBAF1" wp14:editId="7B1CA5A2">
                <wp:extent cx="1097229" cy="6097"/>
                <wp:effectExtent l="0" t="0" r="0" b="0"/>
                <wp:docPr id="77483" name="Group 77483"/>
                <wp:cNvGraphicFramePr/>
                <a:graphic xmlns:a="http://schemas.openxmlformats.org/drawingml/2006/main">
                  <a:graphicData uri="http://schemas.microsoft.com/office/word/2010/wordprocessingGroup">
                    <wpg:wgp>
                      <wpg:cNvGrpSpPr/>
                      <wpg:grpSpPr>
                        <a:xfrm>
                          <a:off x="0" y="0"/>
                          <a:ext cx="1097229" cy="6097"/>
                          <a:chOff x="0" y="0"/>
                          <a:chExt cx="1097229" cy="6097"/>
                        </a:xfrm>
                      </wpg:grpSpPr>
                      <pic:pic xmlns:pic="http://schemas.openxmlformats.org/drawingml/2006/picture">
                        <pic:nvPicPr>
                          <pic:cNvPr id="11849" name="Picture 11849"/>
                          <pic:cNvPicPr/>
                        </pic:nvPicPr>
                        <pic:blipFill>
                          <a:blip r:embed="rId33"/>
                          <a:stretch>
                            <a:fillRect/>
                          </a:stretch>
                        </pic:blipFill>
                        <pic:spPr>
                          <a:xfrm>
                            <a:off x="0" y="0"/>
                            <a:ext cx="30480" cy="6097"/>
                          </a:xfrm>
                          <a:prstGeom prst="rect">
                            <a:avLst/>
                          </a:prstGeom>
                        </pic:spPr>
                      </pic:pic>
                      <pic:pic xmlns:pic="http://schemas.openxmlformats.org/drawingml/2006/picture">
                        <pic:nvPicPr>
                          <pic:cNvPr id="11851" name="Picture 11851"/>
                          <pic:cNvPicPr/>
                        </pic:nvPicPr>
                        <pic:blipFill>
                          <a:blip r:embed="rId33"/>
                          <a:stretch>
                            <a:fillRect/>
                          </a:stretch>
                        </pic:blipFill>
                        <pic:spPr>
                          <a:xfrm>
                            <a:off x="30480" y="0"/>
                            <a:ext cx="30480" cy="6097"/>
                          </a:xfrm>
                          <a:prstGeom prst="rect">
                            <a:avLst/>
                          </a:prstGeom>
                        </pic:spPr>
                      </pic:pic>
                      <pic:pic xmlns:pic="http://schemas.openxmlformats.org/drawingml/2006/picture">
                        <pic:nvPicPr>
                          <pic:cNvPr id="11853" name="Picture 11853"/>
                          <pic:cNvPicPr/>
                        </pic:nvPicPr>
                        <pic:blipFill>
                          <a:blip r:embed="rId33"/>
                          <a:stretch>
                            <a:fillRect/>
                          </a:stretch>
                        </pic:blipFill>
                        <pic:spPr>
                          <a:xfrm>
                            <a:off x="60960" y="0"/>
                            <a:ext cx="30480" cy="6097"/>
                          </a:xfrm>
                          <a:prstGeom prst="rect">
                            <a:avLst/>
                          </a:prstGeom>
                        </pic:spPr>
                      </pic:pic>
                      <pic:pic xmlns:pic="http://schemas.openxmlformats.org/drawingml/2006/picture">
                        <pic:nvPicPr>
                          <pic:cNvPr id="11855" name="Picture 11855"/>
                          <pic:cNvPicPr/>
                        </pic:nvPicPr>
                        <pic:blipFill>
                          <a:blip r:embed="rId33"/>
                          <a:stretch>
                            <a:fillRect/>
                          </a:stretch>
                        </pic:blipFill>
                        <pic:spPr>
                          <a:xfrm>
                            <a:off x="91440" y="0"/>
                            <a:ext cx="30480" cy="6097"/>
                          </a:xfrm>
                          <a:prstGeom prst="rect">
                            <a:avLst/>
                          </a:prstGeom>
                        </pic:spPr>
                      </pic:pic>
                      <pic:pic xmlns:pic="http://schemas.openxmlformats.org/drawingml/2006/picture">
                        <pic:nvPicPr>
                          <pic:cNvPr id="11857" name="Picture 11857"/>
                          <pic:cNvPicPr/>
                        </pic:nvPicPr>
                        <pic:blipFill>
                          <a:blip r:embed="rId33"/>
                          <a:stretch>
                            <a:fillRect/>
                          </a:stretch>
                        </pic:blipFill>
                        <pic:spPr>
                          <a:xfrm>
                            <a:off x="121920" y="0"/>
                            <a:ext cx="30480" cy="6097"/>
                          </a:xfrm>
                          <a:prstGeom prst="rect">
                            <a:avLst/>
                          </a:prstGeom>
                        </pic:spPr>
                      </pic:pic>
                      <pic:pic xmlns:pic="http://schemas.openxmlformats.org/drawingml/2006/picture">
                        <pic:nvPicPr>
                          <pic:cNvPr id="11859" name="Picture 11859"/>
                          <pic:cNvPicPr/>
                        </pic:nvPicPr>
                        <pic:blipFill>
                          <a:blip r:embed="rId33"/>
                          <a:stretch>
                            <a:fillRect/>
                          </a:stretch>
                        </pic:blipFill>
                        <pic:spPr>
                          <a:xfrm>
                            <a:off x="152400" y="0"/>
                            <a:ext cx="30480" cy="6097"/>
                          </a:xfrm>
                          <a:prstGeom prst="rect">
                            <a:avLst/>
                          </a:prstGeom>
                        </pic:spPr>
                      </pic:pic>
                      <pic:pic xmlns:pic="http://schemas.openxmlformats.org/drawingml/2006/picture">
                        <pic:nvPicPr>
                          <pic:cNvPr id="11861" name="Picture 11861"/>
                          <pic:cNvPicPr/>
                        </pic:nvPicPr>
                        <pic:blipFill>
                          <a:blip r:embed="rId33"/>
                          <a:stretch>
                            <a:fillRect/>
                          </a:stretch>
                        </pic:blipFill>
                        <pic:spPr>
                          <a:xfrm>
                            <a:off x="182880" y="0"/>
                            <a:ext cx="30480" cy="6097"/>
                          </a:xfrm>
                          <a:prstGeom prst="rect">
                            <a:avLst/>
                          </a:prstGeom>
                        </pic:spPr>
                      </pic:pic>
                      <pic:pic xmlns:pic="http://schemas.openxmlformats.org/drawingml/2006/picture">
                        <pic:nvPicPr>
                          <pic:cNvPr id="11863" name="Picture 11863"/>
                          <pic:cNvPicPr/>
                        </pic:nvPicPr>
                        <pic:blipFill>
                          <a:blip r:embed="rId33"/>
                          <a:stretch>
                            <a:fillRect/>
                          </a:stretch>
                        </pic:blipFill>
                        <pic:spPr>
                          <a:xfrm>
                            <a:off x="213360" y="0"/>
                            <a:ext cx="30480" cy="6097"/>
                          </a:xfrm>
                          <a:prstGeom prst="rect">
                            <a:avLst/>
                          </a:prstGeom>
                        </pic:spPr>
                      </pic:pic>
                      <pic:pic xmlns:pic="http://schemas.openxmlformats.org/drawingml/2006/picture">
                        <pic:nvPicPr>
                          <pic:cNvPr id="11865" name="Picture 11865"/>
                          <pic:cNvPicPr/>
                        </pic:nvPicPr>
                        <pic:blipFill>
                          <a:blip r:embed="rId33"/>
                          <a:stretch>
                            <a:fillRect/>
                          </a:stretch>
                        </pic:blipFill>
                        <pic:spPr>
                          <a:xfrm>
                            <a:off x="243840" y="0"/>
                            <a:ext cx="30480" cy="6097"/>
                          </a:xfrm>
                          <a:prstGeom prst="rect">
                            <a:avLst/>
                          </a:prstGeom>
                        </pic:spPr>
                      </pic:pic>
                      <pic:pic xmlns:pic="http://schemas.openxmlformats.org/drawingml/2006/picture">
                        <pic:nvPicPr>
                          <pic:cNvPr id="11867" name="Picture 11867"/>
                          <pic:cNvPicPr/>
                        </pic:nvPicPr>
                        <pic:blipFill>
                          <a:blip r:embed="rId33"/>
                          <a:stretch>
                            <a:fillRect/>
                          </a:stretch>
                        </pic:blipFill>
                        <pic:spPr>
                          <a:xfrm>
                            <a:off x="274320" y="0"/>
                            <a:ext cx="30480" cy="6097"/>
                          </a:xfrm>
                          <a:prstGeom prst="rect">
                            <a:avLst/>
                          </a:prstGeom>
                        </pic:spPr>
                      </pic:pic>
                      <pic:pic xmlns:pic="http://schemas.openxmlformats.org/drawingml/2006/picture">
                        <pic:nvPicPr>
                          <pic:cNvPr id="11869" name="Picture 11869"/>
                          <pic:cNvPicPr/>
                        </pic:nvPicPr>
                        <pic:blipFill>
                          <a:blip r:embed="rId33"/>
                          <a:stretch>
                            <a:fillRect/>
                          </a:stretch>
                        </pic:blipFill>
                        <pic:spPr>
                          <a:xfrm>
                            <a:off x="304800" y="0"/>
                            <a:ext cx="30480" cy="6097"/>
                          </a:xfrm>
                          <a:prstGeom prst="rect">
                            <a:avLst/>
                          </a:prstGeom>
                        </pic:spPr>
                      </pic:pic>
                      <pic:pic xmlns:pic="http://schemas.openxmlformats.org/drawingml/2006/picture">
                        <pic:nvPicPr>
                          <pic:cNvPr id="11871" name="Picture 11871"/>
                          <pic:cNvPicPr/>
                        </pic:nvPicPr>
                        <pic:blipFill>
                          <a:blip r:embed="rId33"/>
                          <a:stretch>
                            <a:fillRect/>
                          </a:stretch>
                        </pic:blipFill>
                        <pic:spPr>
                          <a:xfrm>
                            <a:off x="335280" y="0"/>
                            <a:ext cx="30480" cy="6097"/>
                          </a:xfrm>
                          <a:prstGeom prst="rect">
                            <a:avLst/>
                          </a:prstGeom>
                        </pic:spPr>
                      </pic:pic>
                      <pic:pic xmlns:pic="http://schemas.openxmlformats.org/drawingml/2006/picture">
                        <pic:nvPicPr>
                          <pic:cNvPr id="11873" name="Picture 11873"/>
                          <pic:cNvPicPr/>
                        </pic:nvPicPr>
                        <pic:blipFill>
                          <a:blip r:embed="rId33"/>
                          <a:stretch>
                            <a:fillRect/>
                          </a:stretch>
                        </pic:blipFill>
                        <pic:spPr>
                          <a:xfrm>
                            <a:off x="365709" y="0"/>
                            <a:ext cx="30480" cy="6097"/>
                          </a:xfrm>
                          <a:prstGeom prst="rect">
                            <a:avLst/>
                          </a:prstGeom>
                        </pic:spPr>
                      </pic:pic>
                      <pic:pic xmlns:pic="http://schemas.openxmlformats.org/drawingml/2006/picture">
                        <pic:nvPicPr>
                          <pic:cNvPr id="11875" name="Picture 11875"/>
                          <pic:cNvPicPr/>
                        </pic:nvPicPr>
                        <pic:blipFill>
                          <a:blip r:embed="rId33"/>
                          <a:stretch>
                            <a:fillRect/>
                          </a:stretch>
                        </pic:blipFill>
                        <pic:spPr>
                          <a:xfrm>
                            <a:off x="396189" y="0"/>
                            <a:ext cx="30480" cy="6097"/>
                          </a:xfrm>
                          <a:prstGeom prst="rect">
                            <a:avLst/>
                          </a:prstGeom>
                        </pic:spPr>
                      </pic:pic>
                      <pic:pic xmlns:pic="http://schemas.openxmlformats.org/drawingml/2006/picture">
                        <pic:nvPicPr>
                          <pic:cNvPr id="11877" name="Picture 11877"/>
                          <pic:cNvPicPr/>
                        </pic:nvPicPr>
                        <pic:blipFill>
                          <a:blip r:embed="rId33"/>
                          <a:stretch>
                            <a:fillRect/>
                          </a:stretch>
                        </pic:blipFill>
                        <pic:spPr>
                          <a:xfrm>
                            <a:off x="426669" y="0"/>
                            <a:ext cx="30480" cy="6097"/>
                          </a:xfrm>
                          <a:prstGeom prst="rect">
                            <a:avLst/>
                          </a:prstGeom>
                        </pic:spPr>
                      </pic:pic>
                      <pic:pic xmlns:pic="http://schemas.openxmlformats.org/drawingml/2006/picture">
                        <pic:nvPicPr>
                          <pic:cNvPr id="11879" name="Picture 11879"/>
                          <pic:cNvPicPr/>
                        </pic:nvPicPr>
                        <pic:blipFill>
                          <a:blip r:embed="rId33"/>
                          <a:stretch>
                            <a:fillRect/>
                          </a:stretch>
                        </pic:blipFill>
                        <pic:spPr>
                          <a:xfrm>
                            <a:off x="457149" y="0"/>
                            <a:ext cx="30480" cy="6097"/>
                          </a:xfrm>
                          <a:prstGeom prst="rect">
                            <a:avLst/>
                          </a:prstGeom>
                        </pic:spPr>
                      </pic:pic>
                      <pic:pic xmlns:pic="http://schemas.openxmlformats.org/drawingml/2006/picture">
                        <pic:nvPicPr>
                          <pic:cNvPr id="11881" name="Picture 11881"/>
                          <pic:cNvPicPr/>
                        </pic:nvPicPr>
                        <pic:blipFill>
                          <a:blip r:embed="rId33"/>
                          <a:stretch>
                            <a:fillRect/>
                          </a:stretch>
                        </pic:blipFill>
                        <pic:spPr>
                          <a:xfrm>
                            <a:off x="487629" y="0"/>
                            <a:ext cx="30480" cy="6097"/>
                          </a:xfrm>
                          <a:prstGeom prst="rect">
                            <a:avLst/>
                          </a:prstGeom>
                        </pic:spPr>
                      </pic:pic>
                      <pic:pic xmlns:pic="http://schemas.openxmlformats.org/drawingml/2006/picture">
                        <pic:nvPicPr>
                          <pic:cNvPr id="11883" name="Picture 11883"/>
                          <pic:cNvPicPr/>
                        </pic:nvPicPr>
                        <pic:blipFill>
                          <a:blip r:embed="rId33"/>
                          <a:stretch>
                            <a:fillRect/>
                          </a:stretch>
                        </pic:blipFill>
                        <pic:spPr>
                          <a:xfrm>
                            <a:off x="518109" y="0"/>
                            <a:ext cx="30480" cy="6097"/>
                          </a:xfrm>
                          <a:prstGeom prst="rect">
                            <a:avLst/>
                          </a:prstGeom>
                        </pic:spPr>
                      </pic:pic>
                      <pic:pic xmlns:pic="http://schemas.openxmlformats.org/drawingml/2006/picture">
                        <pic:nvPicPr>
                          <pic:cNvPr id="11885" name="Picture 11885"/>
                          <pic:cNvPicPr/>
                        </pic:nvPicPr>
                        <pic:blipFill>
                          <a:blip r:embed="rId33"/>
                          <a:stretch>
                            <a:fillRect/>
                          </a:stretch>
                        </pic:blipFill>
                        <pic:spPr>
                          <a:xfrm>
                            <a:off x="548589" y="0"/>
                            <a:ext cx="30480" cy="6097"/>
                          </a:xfrm>
                          <a:prstGeom prst="rect">
                            <a:avLst/>
                          </a:prstGeom>
                        </pic:spPr>
                      </pic:pic>
                      <pic:pic xmlns:pic="http://schemas.openxmlformats.org/drawingml/2006/picture">
                        <pic:nvPicPr>
                          <pic:cNvPr id="11887" name="Picture 11887"/>
                          <pic:cNvPicPr/>
                        </pic:nvPicPr>
                        <pic:blipFill>
                          <a:blip r:embed="rId33"/>
                          <a:stretch>
                            <a:fillRect/>
                          </a:stretch>
                        </pic:blipFill>
                        <pic:spPr>
                          <a:xfrm>
                            <a:off x="579069" y="0"/>
                            <a:ext cx="30480" cy="6097"/>
                          </a:xfrm>
                          <a:prstGeom prst="rect">
                            <a:avLst/>
                          </a:prstGeom>
                        </pic:spPr>
                      </pic:pic>
                      <pic:pic xmlns:pic="http://schemas.openxmlformats.org/drawingml/2006/picture">
                        <pic:nvPicPr>
                          <pic:cNvPr id="11889" name="Picture 11889"/>
                          <pic:cNvPicPr/>
                        </pic:nvPicPr>
                        <pic:blipFill>
                          <a:blip r:embed="rId33"/>
                          <a:stretch>
                            <a:fillRect/>
                          </a:stretch>
                        </pic:blipFill>
                        <pic:spPr>
                          <a:xfrm>
                            <a:off x="609549" y="0"/>
                            <a:ext cx="30480" cy="6097"/>
                          </a:xfrm>
                          <a:prstGeom prst="rect">
                            <a:avLst/>
                          </a:prstGeom>
                        </pic:spPr>
                      </pic:pic>
                      <pic:pic xmlns:pic="http://schemas.openxmlformats.org/drawingml/2006/picture">
                        <pic:nvPicPr>
                          <pic:cNvPr id="11891" name="Picture 11891"/>
                          <pic:cNvPicPr/>
                        </pic:nvPicPr>
                        <pic:blipFill>
                          <a:blip r:embed="rId33"/>
                          <a:stretch>
                            <a:fillRect/>
                          </a:stretch>
                        </pic:blipFill>
                        <pic:spPr>
                          <a:xfrm>
                            <a:off x="640029" y="0"/>
                            <a:ext cx="30480" cy="6097"/>
                          </a:xfrm>
                          <a:prstGeom prst="rect">
                            <a:avLst/>
                          </a:prstGeom>
                        </pic:spPr>
                      </pic:pic>
                      <pic:pic xmlns:pic="http://schemas.openxmlformats.org/drawingml/2006/picture">
                        <pic:nvPicPr>
                          <pic:cNvPr id="11893" name="Picture 11893"/>
                          <pic:cNvPicPr/>
                        </pic:nvPicPr>
                        <pic:blipFill>
                          <a:blip r:embed="rId33"/>
                          <a:stretch>
                            <a:fillRect/>
                          </a:stretch>
                        </pic:blipFill>
                        <pic:spPr>
                          <a:xfrm>
                            <a:off x="670509" y="0"/>
                            <a:ext cx="30480" cy="6097"/>
                          </a:xfrm>
                          <a:prstGeom prst="rect">
                            <a:avLst/>
                          </a:prstGeom>
                        </pic:spPr>
                      </pic:pic>
                      <pic:pic xmlns:pic="http://schemas.openxmlformats.org/drawingml/2006/picture">
                        <pic:nvPicPr>
                          <pic:cNvPr id="11895" name="Picture 11895"/>
                          <pic:cNvPicPr/>
                        </pic:nvPicPr>
                        <pic:blipFill>
                          <a:blip r:embed="rId33"/>
                          <a:stretch>
                            <a:fillRect/>
                          </a:stretch>
                        </pic:blipFill>
                        <pic:spPr>
                          <a:xfrm>
                            <a:off x="700989" y="0"/>
                            <a:ext cx="30480" cy="6097"/>
                          </a:xfrm>
                          <a:prstGeom prst="rect">
                            <a:avLst/>
                          </a:prstGeom>
                        </pic:spPr>
                      </pic:pic>
                      <pic:pic xmlns:pic="http://schemas.openxmlformats.org/drawingml/2006/picture">
                        <pic:nvPicPr>
                          <pic:cNvPr id="11897" name="Picture 11897"/>
                          <pic:cNvPicPr/>
                        </pic:nvPicPr>
                        <pic:blipFill>
                          <a:blip r:embed="rId33"/>
                          <a:stretch>
                            <a:fillRect/>
                          </a:stretch>
                        </pic:blipFill>
                        <pic:spPr>
                          <a:xfrm>
                            <a:off x="731469" y="0"/>
                            <a:ext cx="30480" cy="6097"/>
                          </a:xfrm>
                          <a:prstGeom prst="rect">
                            <a:avLst/>
                          </a:prstGeom>
                        </pic:spPr>
                      </pic:pic>
                      <pic:pic xmlns:pic="http://schemas.openxmlformats.org/drawingml/2006/picture">
                        <pic:nvPicPr>
                          <pic:cNvPr id="11899" name="Picture 11899"/>
                          <pic:cNvPicPr/>
                        </pic:nvPicPr>
                        <pic:blipFill>
                          <a:blip r:embed="rId33"/>
                          <a:stretch>
                            <a:fillRect/>
                          </a:stretch>
                        </pic:blipFill>
                        <pic:spPr>
                          <a:xfrm>
                            <a:off x="761949" y="0"/>
                            <a:ext cx="30480" cy="6097"/>
                          </a:xfrm>
                          <a:prstGeom prst="rect">
                            <a:avLst/>
                          </a:prstGeom>
                        </pic:spPr>
                      </pic:pic>
                      <pic:pic xmlns:pic="http://schemas.openxmlformats.org/drawingml/2006/picture">
                        <pic:nvPicPr>
                          <pic:cNvPr id="11901" name="Picture 11901"/>
                          <pic:cNvPicPr/>
                        </pic:nvPicPr>
                        <pic:blipFill>
                          <a:blip r:embed="rId33"/>
                          <a:stretch>
                            <a:fillRect/>
                          </a:stretch>
                        </pic:blipFill>
                        <pic:spPr>
                          <a:xfrm>
                            <a:off x="792429" y="0"/>
                            <a:ext cx="30480" cy="6097"/>
                          </a:xfrm>
                          <a:prstGeom prst="rect">
                            <a:avLst/>
                          </a:prstGeom>
                        </pic:spPr>
                      </pic:pic>
                      <pic:pic xmlns:pic="http://schemas.openxmlformats.org/drawingml/2006/picture">
                        <pic:nvPicPr>
                          <pic:cNvPr id="11903" name="Picture 11903"/>
                          <pic:cNvPicPr/>
                        </pic:nvPicPr>
                        <pic:blipFill>
                          <a:blip r:embed="rId33"/>
                          <a:stretch>
                            <a:fillRect/>
                          </a:stretch>
                        </pic:blipFill>
                        <pic:spPr>
                          <a:xfrm>
                            <a:off x="822909" y="0"/>
                            <a:ext cx="30480" cy="6097"/>
                          </a:xfrm>
                          <a:prstGeom prst="rect">
                            <a:avLst/>
                          </a:prstGeom>
                        </pic:spPr>
                      </pic:pic>
                      <pic:pic xmlns:pic="http://schemas.openxmlformats.org/drawingml/2006/picture">
                        <pic:nvPicPr>
                          <pic:cNvPr id="11905" name="Picture 11905"/>
                          <pic:cNvPicPr/>
                        </pic:nvPicPr>
                        <pic:blipFill>
                          <a:blip r:embed="rId33"/>
                          <a:stretch>
                            <a:fillRect/>
                          </a:stretch>
                        </pic:blipFill>
                        <pic:spPr>
                          <a:xfrm>
                            <a:off x="853389" y="0"/>
                            <a:ext cx="30480" cy="6097"/>
                          </a:xfrm>
                          <a:prstGeom prst="rect">
                            <a:avLst/>
                          </a:prstGeom>
                        </pic:spPr>
                      </pic:pic>
                      <pic:pic xmlns:pic="http://schemas.openxmlformats.org/drawingml/2006/picture">
                        <pic:nvPicPr>
                          <pic:cNvPr id="11907" name="Picture 11907"/>
                          <pic:cNvPicPr/>
                        </pic:nvPicPr>
                        <pic:blipFill>
                          <a:blip r:embed="rId33"/>
                          <a:stretch>
                            <a:fillRect/>
                          </a:stretch>
                        </pic:blipFill>
                        <pic:spPr>
                          <a:xfrm>
                            <a:off x="883869" y="0"/>
                            <a:ext cx="30480" cy="6097"/>
                          </a:xfrm>
                          <a:prstGeom prst="rect">
                            <a:avLst/>
                          </a:prstGeom>
                        </pic:spPr>
                      </pic:pic>
                      <pic:pic xmlns:pic="http://schemas.openxmlformats.org/drawingml/2006/picture">
                        <pic:nvPicPr>
                          <pic:cNvPr id="11909" name="Picture 11909"/>
                          <pic:cNvPicPr/>
                        </pic:nvPicPr>
                        <pic:blipFill>
                          <a:blip r:embed="rId33"/>
                          <a:stretch>
                            <a:fillRect/>
                          </a:stretch>
                        </pic:blipFill>
                        <pic:spPr>
                          <a:xfrm>
                            <a:off x="914349" y="0"/>
                            <a:ext cx="30480" cy="6097"/>
                          </a:xfrm>
                          <a:prstGeom prst="rect">
                            <a:avLst/>
                          </a:prstGeom>
                        </pic:spPr>
                      </pic:pic>
                      <pic:pic xmlns:pic="http://schemas.openxmlformats.org/drawingml/2006/picture">
                        <pic:nvPicPr>
                          <pic:cNvPr id="11911" name="Picture 11911"/>
                          <pic:cNvPicPr/>
                        </pic:nvPicPr>
                        <pic:blipFill>
                          <a:blip r:embed="rId33"/>
                          <a:stretch>
                            <a:fillRect/>
                          </a:stretch>
                        </pic:blipFill>
                        <pic:spPr>
                          <a:xfrm>
                            <a:off x="944829" y="0"/>
                            <a:ext cx="30480" cy="6097"/>
                          </a:xfrm>
                          <a:prstGeom prst="rect">
                            <a:avLst/>
                          </a:prstGeom>
                        </pic:spPr>
                      </pic:pic>
                      <pic:pic xmlns:pic="http://schemas.openxmlformats.org/drawingml/2006/picture">
                        <pic:nvPicPr>
                          <pic:cNvPr id="11913" name="Picture 11913"/>
                          <pic:cNvPicPr/>
                        </pic:nvPicPr>
                        <pic:blipFill>
                          <a:blip r:embed="rId33"/>
                          <a:stretch>
                            <a:fillRect/>
                          </a:stretch>
                        </pic:blipFill>
                        <pic:spPr>
                          <a:xfrm>
                            <a:off x="975309" y="0"/>
                            <a:ext cx="30480" cy="6097"/>
                          </a:xfrm>
                          <a:prstGeom prst="rect">
                            <a:avLst/>
                          </a:prstGeom>
                        </pic:spPr>
                      </pic:pic>
                      <pic:pic xmlns:pic="http://schemas.openxmlformats.org/drawingml/2006/picture">
                        <pic:nvPicPr>
                          <pic:cNvPr id="11915" name="Picture 11915"/>
                          <pic:cNvPicPr/>
                        </pic:nvPicPr>
                        <pic:blipFill>
                          <a:blip r:embed="rId33"/>
                          <a:stretch>
                            <a:fillRect/>
                          </a:stretch>
                        </pic:blipFill>
                        <pic:spPr>
                          <a:xfrm>
                            <a:off x="1005789" y="0"/>
                            <a:ext cx="30480" cy="6097"/>
                          </a:xfrm>
                          <a:prstGeom prst="rect">
                            <a:avLst/>
                          </a:prstGeom>
                        </pic:spPr>
                      </pic:pic>
                      <pic:pic xmlns:pic="http://schemas.openxmlformats.org/drawingml/2006/picture">
                        <pic:nvPicPr>
                          <pic:cNvPr id="11917" name="Picture 11917"/>
                          <pic:cNvPicPr/>
                        </pic:nvPicPr>
                        <pic:blipFill>
                          <a:blip r:embed="rId33"/>
                          <a:stretch>
                            <a:fillRect/>
                          </a:stretch>
                        </pic:blipFill>
                        <pic:spPr>
                          <a:xfrm>
                            <a:off x="1036269" y="0"/>
                            <a:ext cx="30480" cy="6097"/>
                          </a:xfrm>
                          <a:prstGeom prst="rect">
                            <a:avLst/>
                          </a:prstGeom>
                        </pic:spPr>
                      </pic:pic>
                      <pic:pic xmlns:pic="http://schemas.openxmlformats.org/drawingml/2006/picture">
                        <pic:nvPicPr>
                          <pic:cNvPr id="11919" name="Picture 11919"/>
                          <pic:cNvPicPr/>
                        </pic:nvPicPr>
                        <pic:blipFill>
                          <a:blip r:embed="rId33"/>
                          <a:stretch>
                            <a:fillRect/>
                          </a:stretch>
                        </pic:blipFill>
                        <pic:spPr>
                          <a:xfrm>
                            <a:off x="1066749" y="0"/>
                            <a:ext cx="30480" cy="6097"/>
                          </a:xfrm>
                          <a:prstGeom prst="rect">
                            <a:avLst/>
                          </a:prstGeom>
                        </pic:spPr>
                      </pic:pic>
                    </wpg:wgp>
                  </a:graphicData>
                </a:graphic>
              </wp:inline>
            </w:drawing>
          </mc:Choice>
          <mc:Fallback>
            <w:pict>
              <v:group w14:anchorId="21219304" id="Group 77483" o:spid="_x0000_s1026" style="width:86.4pt;height:.5pt;mso-position-horizontal-relative:char;mso-position-vertical-relative:line" coordsize="1097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">
                <v:shape id="Picture 11849"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">
                  <v:imagedata r:id="rId35" o:title=""/>
                </v:shape>
                <v:shape id="Picture 11851"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">
                  <v:imagedata r:id="rId35" o:title=""/>
                </v:shape>
                <v:shape id="Picture 11853"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">
                  <v:imagedata r:id="rId35" o:title=""/>
                </v:shape>
                <v:shape id="Picture 11855"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">
                  <v:imagedata r:id="rId35" o:title=""/>
                </v:shape>
                <v:shape id="Picture 11857"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">
                  <v:imagedata r:id="rId35" o:title=""/>
                </v:shape>
                <v:shape id="Picture 11859"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">
                  <v:imagedata r:id="rId35" o:title=""/>
                </v:shape>
                <v:shape id="Picture 11861"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">
                  <v:imagedata r:id="rId35" o:title=""/>
                </v:shape>
                <v:shape id="Picture 11863"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">
                  <v:imagedata r:id="rId35" o:title=""/>
                </v:shape>
                <v:shape id="Picture 11865"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">
                  <v:imagedata r:id="rId35" o:title=""/>
                </v:shape>
                <v:shape id="Picture 11867"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">
                  <v:imagedata r:id="rId35" o:title=""/>
                </v:shape>
                <v:shape id="Picture 11869"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">
                  <v:imagedata r:id="rId35" o:title=""/>
                </v:shape>
                <v:shape id="Picture 11871"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">
                  <v:imagedata r:id="rId35" o:title=""/>
                </v:shape>
                <v:shape id="Picture 11873" o:spid="_x0000_s1039" type="#_x0000_t75" style="position:absolute;left:365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">
                  <v:imagedata r:id="rId35" o:title=""/>
                </v:shape>
                <v:shape id="Picture 11875"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">
                  <v:imagedata r:id="rId35" o:title=""/>
                </v:shape>
                <v:shape id="Picture 11877"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">
                  <v:imagedata r:id="rId35" o:title=""/>
                </v:shape>
                <v:shape id="Picture 11879"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">
                  <v:imagedata r:id="rId35" o:title=""/>
                </v:shape>
                <v:shape id="Picture 11881"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">
                  <v:imagedata r:id="rId35" o:title=""/>
                </v:shape>
                <v:shape id="Picture 11883"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">
                  <v:imagedata r:id="rId35" o:title=""/>
                </v:shape>
                <v:shape id="Picture 11885"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">
                  <v:imagedata r:id="rId35" o:title=""/>
                </v:shape>
                <v:shape id="Picture 11887"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">
                  <v:imagedata r:id="rId35" o:title=""/>
                </v:shape>
                <v:shape id="Picture 11889"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">
                  <v:imagedata r:id="rId35" o:title=""/>
                </v:shape>
                <v:shape id="Picture 11891"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">
                  <v:imagedata r:id="rId35" o:title=""/>
                </v:shape>
                <v:shape id="Picture 11893"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">
                  <v:imagedata r:id="rId35" o:title=""/>
                </v:shape>
                <v:shape id="Picture 11895"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">
                  <v:imagedata r:id="rId35" o:title=""/>
                </v:shape>
                <v:shape id="Picture 11897"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">
                  <v:imagedata r:id="rId35" o:title=""/>
                </v:shape>
                <v:shape id="Picture 11899"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">
                  <v:imagedata r:id="rId35" o:title=""/>
                </v:shape>
                <v:shape id="Picture 11901"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">
                  <v:imagedata r:id="rId35" o:title=""/>
                </v:shape>
                <v:shape id="Picture 11903"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">
                  <v:imagedata r:id="rId35" o:title=""/>
                </v:shape>
                <v:shape id="Picture 11905"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">
                  <v:imagedata r:id="rId35" o:title=""/>
                </v:shape>
                <v:shape id="Picture 11907"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">
                  <v:imagedata r:id="rId35" o:title=""/>
                </v:shape>
                <v:shape id="Picture 11909"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">
                  <v:imagedata r:id="rId35" o:title=""/>
                </v:shape>
                <v:shape id="Picture 11911"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">
                  <v:imagedata r:id="rId35" o:title=""/>
                </v:shape>
                <v:shape id="Picture 11913"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">
                  <v:imagedata r:id="rId35" o:title=""/>
                </v:shape>
                <v:shape id="Picture 11915"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">
                  <v:imagedata r:id="rId35" o:title=""/>
                </v:shape>
                <v:shape id="Picture 11917"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">
                  <v:imagedata r:id="rId35" o:title=""/>
                </v:shape>
                <v:shape id="Picture 11919"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">
                  <v:imagedata r:id="rId35" o:title=""/>
                </v:shape>
                <w10:anchorlock/>
              </v:group>
            </w:pict>
          </mc:Fallback>
        </mc:AlternateContent>
      </w:r>
    </w:p>
    <w:p w14:paraId="502EE633" w14:textId="77777777" w:rsidR="0090432E" w:rsidRDefault="004A30B3">
      <w:pPr>
        <w:spacing w:after="4" w:line="260" w:lineRule="auto"/>
        <w:ind w:left="-5" w:right="0"/>
        <w:jc w:val="left"/>
      </w:pPr>
      <w:r>
        <w:rPr>
          <w:b/>
        </w:rPr>
        <w:t xml:space="preserve">Beispiel </w:t>
      </w:r>
    </w:p>
    <w:p w14:paraId="324213EF" w14:textId="77777777" w:rsidR="0090432E" w:rsidRDefault="004A30B3">
      <w:pPr>
        <w:spacing w:after="165" w:line="259" w:lineRule="auto"/>
        <w:ind w:left="19" w:right="0" w:firstLine="0"/>
        <w:jc w:val="left"/>
      </w:pPr>
      <w:r>
        <w:rPr>
          <w:rFonts w:ascii="Calibri" w:eastAsia="Calibri" w:hAnsi="Calibri" w:cs="Calibri"/>
          <w:noProof/>
        </w:rPr>
        <mc:AlternateContent>
          <mc:Choice Requires="wpg">
            <w:drawing>
              <wp:inline distT="0" distB="0" distL="0" distR="0" wp14:anchorId="150B423F" wp14:editId="6BF9313E">
                <wp:extent cx="1676730" cy="6096"/>
                <wp:effectExtent l="0" t="0" r="0" b="0"/>
                <wp:docPr id="77484" name="Group 77484"/>
                <wp:cNvGraphicFramePr/>
                <a:graphic xmlns:a="http://schemas.openxmlformats.org/drawingml/2006/main">
                  <a:graphicData uri="http://schemas.microsoft.com/office/word/2010/wordprocessingGroup">
                    <wpg:wgp>
                      <wpg:cNvGrpSpPr/>
                      <wpg:grpSpPr>
                        <a:xfrm>
                          <a:off x="0" y="0"/>
                          <a:ext cx="1676730" cy="6096"/>
                          <a:chOff x="0" y="0"/>
                          <a:chExt cx="1676730" cy="6096"/>
                        </a:xfrm>
                      </wpg:grpSpPr>
                      <pic:pic xmlns:pic="http://schemas.openxmlformats.org/drawingml/2006/picture">
                        <pic:nvPicPr>
                          <pic:cNvPr id="12231" name="Picture 12231"/>
                          <pic:cNvPicPr/>
                        </pic:nvPicPr>
                        <pic:blipFill>
                          <a:blip r:embed="rId33"/>
                          <a:stretch>
                            <a:fillRect/>
                          </a:stretch>
                        </pic:blipFill>
                        <pic:spPr>
                          <a:xfrm>
                            <a:off x="0" y="0"/>
                            <a:ext cx="30480" cy="6096"/>
                          </a:xfrm>
                          <a:prstGeom prst="rect">
                            <a:avLst/>
                          </a:prstGeom>
                        </pic:spPr>
                      </pic:pic>
                      <pic:pic xmlns:pic="http://schemas.openxmlformats.org/drawingml/2006/picture">
                        <pic:nvPicPr>
                          <pic:cNvPr id="12233" name="Picture 12233"/>
                          <pic:cNvPicPr/>
                        </pic:nvPicPr>
                        <pic:blipFill>
                          <a:blip r:embed="rId33"/>
                          <a:stretch>
                            <a:fillRect/>
                          </a:stretch>
                        </pic:blipFill>
                        <pic:spPr>
                          <a:xfrm>
                            <a:off x="30480" y="0"/>
                            <a:ext cx="30480" cy="6096"/>
                          </a:xfrm>
                          <a:prstGeom prst="rect">
                            <a:avLst/>
                          </a:prstGeom>
                        </pic:spPr>
                      </pic:pic>
                      <pic:pic xmlns:pic="http://schemas.openxmlformats.org/drawingml/2006/picture">
                        <pic:nvPicPr>
                          <pic:cNvPr id="12235" name="Picture 12235"/>
                          <pic:cNvPicPr/>
                        </pic:nvPicPr>
                        <pic:blipFill>
                          <a:blip r:embed="rId33"/>
                          <a:stretch>
                            <a:fillRect/>
                          </a:stretch>
                        </pic:blipFill>
                        <pic:spPr>
                          <a:xfrm>
                            <a:off x="60960" y="0"/>
                            <a:ext cx="30480" cy="6096"/>
                          </a:xfrm>
                          <a:prstGeom prst="rect">
                            <a:avLst/>
                          </a:prstGeom>
                        </pic:spPr>
                      </pic:pic>
                      <pic:pic xmlns:pic="http://schemas.openxmlformats.org/drawingml/2006/picture">
                        <pic:nvPicPr>
                          <pic:cNvPr id="12237" name="Picture 12237"/>
                          <pic:cNvPicPr/>
                        </pic:nvPicPr>
                        <pic:blipFill>
                          <a:blip r:embed="rId33"/>
                          <a:stretch>
                            <a:fillRect/>
                          </a:stretch>
                        </pic:blipFill>
                        <pic:spPr>
                          <a:xfrm>
                            <a:off x="91440" y="0"/>
                            <a:ext cx="30480" cy="6096"/>
                          </a:xfrm>
                          <a:prstGeom prst="rect">
                            <a:avLst/>
                          </a:prstGeom>
                        </pic:spPr>
                      </pic:pic>
                      <pic:pic xmlns:pic="http://schemas.openxmlformats.org/drawingml/2006/picture">
                        <pic:nvPicPr>
                          <pic:cNvPr id="12239" name="Picture 12239"/>
                          <pic:cNvPicPr/>
                        </pic:nvPicPr>
                        <pic:blipFill>
                          <a:blip r:embed="rId33"/>
                          <a:stretch>
                            <a:fillRect/>
                          </a:stretch>
                        </pic:blipFill>
                        <pic:spPr>
                          <a:xfrm>
                            <a:off x="121920" y="0"/>
                            <a:ext cx="30480" cy="6096"/>
                          </a:xfrm>
                          <a:prstGeom prst="rect">
                            <a:avLst/>
                          </a:prstGeom>
                        </pic:spPr>
                      </pic:pic>
                      <pic:pic xmlns:pic="http://schemas.openxmlformats.org/drawingml/2006/picture">
                        <pic:nvPicPr>
                          <pic:cNvPr id="12241" name="Picture 12241"/>
                          <pic:cNvPicPr/>
                        </pic:nvPicPr>
                        <pic:blipFill>
                          <a:blip r:embed="rId33"/>
                          <a:stretch>
                            <a:fillRect/>
                          </a:stretch>
                        </pic:blipFill>
                        <pic:spPr>
                          <a:xfrm>
                            <a:off x="152400" y="0"/>
                            <a:ext cx="30480" cy="6096"/>
                          </a:xfrm>
                          <a:prstGeom prst="rect">
                            <a:avLst/>
                          </a:prstGeom>
                        </pic:spPr>
                      </pic:pic>
                      <pic:pic xmlns:pic="http://schemas.openxmlformats.org/drawingml/2006/picture">
                        <pic:nvPicPr>
                          <pic:cNvPr id="12243" name="Picture 12243"/>
                          <pic:cNvPicPr/>
                        </pic:nvPicPr>
                        <pic:blipFill>
                          <a:blip r:embed="rId33"/>
                          <a:stretch>
                            <a:fillRect/>
                          </a:stretch>
                        </pic:blipFill>
                        <pic:spPr>
                          <a:xfrm>
                            <a:off x="182880" y="0"/>
                            <a:ext cx="30480" cy="6096"/>
                          </a:xfrm>
                          <a:prstGeom prst="rect">
                            <a:avLst/>
                          </a:prstGeom>
                        </pic:spPr>
                      </pic:pic>
                      <pic:pic xmlns:pic="http://schemas.openxmlformats.org/drawingml/2006/picture">
                        <pic:nvPicPr>
                          <pic:cNvPr id="12245" name="Picture 12245"/>
                          <pic:cNvPicPr/>
                        </pic:nvPicPr>
                        <pic:blipFill>
                          <a:blip r:embed="rId33"/>
                          <a:stretch>
                            <a:fillRect/>
                          </a:stretch>
                        </pic:blipFill>
                        <pic:spPr>
                          <a:xfrm>
                            <a:off x="213360" y="0"/>
                            <a:ext cx="30480" cy="6096"/>
                          </a:xfrm>
                          <a:prstGeom prst="rect">
                            <a:avLst/>
                          </a:prstGeom>
                        </pic:spPr>
                      </pic:pic>
                      <pic:pic xmlns:pic="http://schemas.openxmlformats.org/drawingml/2006/picture">
                        <pic:nvPicPr>
                          <pic:cNvPr id="12247" name="Picture 12247"/>
                          <pic:cNvPicPr/>
                        </pic:nvPicPr>
                        <pic:blipFill>
                          <a:blip r:embed="rId33"/>
                          <a:stretch>
                            <a:fillRect/>
                          </a:stretch>
                        </pic:blipFill>
                        <pic:spPr>
                          <a:xfrm>
                            <a:off x="243840" y="0"/>
                            <a:ext cx="30480" cy="6096"/>
                          </a:xfrm>
                          <a:prstGeom prst="rect">
                            <a:avLst/>
                          </a:prstGeom>
                        </pic:spPr>
                      </pic:pic>
                      <pic:pic xmlns:pic="http://schemas.openxmlformats.org/drawingml/2006/picture">
                        <pic:nvPicPr>
                          <pic:cNvPr id="12249" name="Picture 12249"/>
                          <pic:cNvPicPr/>
                        </pic:nvPicPr>
                        <pic:blipFill>
                          <a:blip r:embed="rId33"/>
                          <a:stretch>
                            <a:fillRect/>
                          </a:stretch>
                        </pic:blipFill>
                        <pic:spPr>
                          <a:xfrm>
                            <a:off x="274320" y="0"/>
                            <a:ext cx="30480" cy="6096"/>
                          </a:xfrm>
                          <a:prstGeom prst="rect">
                            <a:avLst/>
                          </a:prstGeom>
                        </pic:spPr>
                      </pic:pic>
                      <pic:pic xmlns:pic="http://schemas.openxmlformats.org/drawingml/2006/picture">
                        <pic:nvPicPr>
                          <pic:cNvPr id="12251" name="Picture 12251"/>
                          <pic:cNvPicPr/>
                        </pic:nvPicPr>
                        <pic:blipFill>
                          <a:blip r:embed="rId33"/>
                          <a:stretch>
                            <a:fillRect/>
                          </a:stretch>
                        </pic:blipFill>
                        <pic:spPr>
                          <a:xfrm>
                            <a:off x="304800" y="0"/>
                            <a:ext cx="30480" cy="6096"/>
                          </a:xfrm>
                          <a:prstGeom prst="rect">
                            <a:avLst/>
                          </a:prstGeom>
                        </pic:spPr>
                      </pic:pic>
                      <pic:pic xmlns:pic="http://schemas.openxmlformats.org/drawingml/2006/picture">
                        <pic:nvPicPr>
                          <pic:cNvPr id="12253" name="Picture 12253"/>
                          <pic:cNvPicPr/>
                        </pic:nvPicPr>
                        <pic:blipFill>
                          <a:blip r:embed="rId33"/>
                          <a:stretch>
                            <a:fillRect/>
                          </a:stretch>
                        </pic:blipFill>
                        <pic:spPr>
                          <a:xfrm>
                            <a:off x="335280" y="0"/>
                            <a:ext cx="30480" cy="6096"/>
                          </a:xfrm>
                          <a:prstGeom prst="rect">
                            <a:avLst/>
                          </a:prstGeom>
                        </pic:spPr>
                      </pic:pic>
                      <pic:pic xmlns:pic="http://schemas.openxmlformats.org/drawingml/2006/picture">
                        <pic:nvPicPr>
                          <pic:cNvPr id="12255" name="Picture 12255"/>
                          <pic:cNvPicPr/>
                        </pic:nvPicPr>
                        <pic:blipFill>
                          <a:blip r:embed="rId33"/>
                          <a:stretch>
                            <a:fillRect/>
                          </a:stretch>
                        </pic:blipFill>
                        <pic:spPr>
                          <a:xfrm>
                            <a:off x="365709" y="0"/>
                            <a:ext cx="30480" cy="6096"/>
                          </a:xfrm>
                          <a:prstGeom prst="rect">
                            <a:avLst/>
                          </a:prstGeom>
                        </pic:spPr>
                      </pic:pic>
                      <pic:pic xmlns:pic="http://schemas.openxmlformats.org/drawingml/2006/picture">
                        <pic:nvPicPr>
                          <pic:cNvPr id="12257" name="Picture 12257"/>
                          <pic:cNvPicPr/>
                        </pic:nvPicPr>
                        <pic:blipFill>
                          <a:blip r:embed="rId33"/>
                          <a:stretch>
                            <a:fillRect/>
                          </a:stretch>
                        </pic:blipFill>
                        <pic:spPr>
                          <a:xfrm>
                            <a:off x="396189" y="0"/>
                            <a:ext cx="30480" cy="6096"/>
                          </a:xfrm>
                          <a:prstGeom prst="rect">
                            <a:avLst/>
                          </a:prstGeom>
                        </pic:spPr>
                      </pic:pic>
                      <pic:pic xmlns:pic="http://schemas.openxmlformats.org/drawingml/2006/picture">
                        <pic:nvPicPr>
                          <pic:cNvPr id="12259" name="Picture 12259"/>
                          <pic:cNvPicPr/>
                        </pic:nvPicPr>
                        <pic:blipFill>
                          <a:blip r:embed="rId33"/>
                          <a:stretch>
                            <a:fillRect/>
                          </a:stretch>
                        </pic:blipFill>
                        <pic:spPr>
                          <a:xfrm>
                            <a:off x="426669" y="0"/>
                            <a:ext cx="30480" cy="6096"/>
                          </a:xfrm>
                          <a:prstGeom prst="rect">
                            <a:avLst/>
                          </a:prstGeom>
                        </pic:spPr>
                      </pic:pic>
                      <pic:pic xmlns:pic="http://schemas.openxmlformats.org/drawingml/2006/picture">
                        <pic:nvPicPr>
                          <pic:cNvPr id="12261" name="Picture 12261"/>
                          <pic:cNvPicPr/>
                        </pic:nvPicPr>
                        <pic:blipFill>
                          <a:blip r:embed="rId33"/>
                          <a:stretch>
                            <a:fillRect/>
                          </a:stretch>
                        </pic:blipFill>
                        <pic:spPr>
                          <a:xfrm>
                            <a:off x="457149" y="0"/>
                            <a:ext cx="30480" cy="6096"/>
                          </a:xfrm>
                          <a:prstGeom prst="rect">
                            <a:avLst/>
                          </a:prstGeom>
                        </pic:spPr>
                      </pic:pic>
                      <pic:pic xmlns:pic="http://schemas.openxmlformats.org/drawingml/2006/picture">
                        <pic:nvPicPr>
                          <pic:cNvPr id="12263" name="Picture 12263"/>
                          <pic:cNvPicPr/>
                        </pic:nvPicPr>
                        <pic:blipFill>
                          <a:blip r:embed="rId33"/>
                          <a:stretch>
                            <a:fillRect/>
                          </a:stretch>
                        </pic:blipFill>
                        <pic:spPr>
                          <a:xfrm>
                            <a:off x="487629" y="0"/>
                            <a:ext cx="30480" cy="6096"/>
                          </a:xfrm>
                          <a:prstGeom prst="rect">
                            <a:avLst/>
                          </a:prstGeom>
                        </pic:spPr>
                      </pic:pic>
                      <pic:pic xmlns:pic="http://schemas.openxmlformats.org/drawingml/2006/picture">
                        <pic:nvPicPr>
                          <pic:cNvPr id="12265" name="Picture 12265"/>
                          <pic:cNvPicPr/>
                        </pic:nvPicPr>
                        <pic:blipFill>
                          <a:blip r:embed="rId33"/>
                          <a:stretch>
                            <a:fillRect/>
                          </a:stretch>
                        </pic:blipFill>
                        <pic:spPr>
                          <a:xfrm>
                            <a:off x="518109" y="0"/>
                            <a:ext cx="30480" cy="6096"/>
                          </a:xfrm>
                          <a:prstGeom prst="rect">
                            <a:avLst/>
                          </a:prstGeom>
                        </pic:spPr>
                      </pic:pic>
                      <pic:pic xmlns:pic="http://schemas.openxmlformats.org/drawingml/2006/picture">
                        <pic:nvPicPr>
                          <pic:cNvPr id="12267" name="Picture 12267"/>
                          <pic:cNvPicPr/>
                        </pic:nvPicPr>
                        <pic:blipFill>
                          <a:blip r:embed="rId33"/>
                          <a:stretch>
                            <a:fillRect/>
                          </a:stretch>
                        </pic:blipFill>
                        <pic:spPr>
                          <a:xfrm>
                            <a:off x="548589" y="0"/>
                            <a:ext cx="30480" cy="6096"/>
                          </a:xfrm>
                          <a:prstGeom prst="rect">
                            <a:avLst/>
                          </a:prstGeom>
                        </pic:spPr>
                      </pic:pic>
                      <pic:pic xmlns:pic="http://schemas.openxmlformats.org/drawingml/2006/picture">
                        <pic:nvPicPr>
                          <pic:cNvPr id="12269" name="Picture 12269"/>
                          <pic:cNvPicPr/>
                        </pic:nvPicPr>
                        <pic:blipFill>
                          <a:blip r:embed="rId33"/>
                          <a:stretch>
                            <a:fillRect/>
                          </a:stretch>
                        </pic:blipFill>
                        <pic:spPr>
                          <a:xfrm>
                            <a:off x="579069" y="0"/>
                            <a:ext cx="30480" cy="6096"/>
                          </a:xfrm>
                          <a:prstGeom prst="rect">
                            <a:avLst/>
                          </a:prstGeom>
                        </pic:spPr>
                      </pic:pic>
                      <pic:pic xmlns:pic="http://schemas.openxmlformats.org/drawingml/2006/picture">
                        <pic:nvPicPr>
                          <pic:cNvPr id="12271" name="Picture 12271"/>
                          <pic:cNvPicPr/>
                        </pic:nvPicPr>
                        <pic:blipFill>
                          <a:blip r:embed="rId33"/>
                          <a:stretch>
                            <a:fillRect/>
                          </a:stretch>
                        </pic:blipFill>
                        <pic:spPr>
                          <a:xfrm>
                            <a:off x="609549" y="0"/>
                            <a:ext cx="30480" cy="6096"/>
                          </a:xfrm>
                          <a:prstGeom prst="rect">
                            <a:avLst/>
                          </a:prstGeom>
                        </pic:spPr>
                      </pic:pic>
                      <pic:pic xmlns:pic="http://schemas.openxmlformats.org/drawingml/2006/picture">
                        <pic:nvPicPr>
                          <pic:cNvPr id="12273" name="Picture 12273"/>
                          <pic:cNvPicPr/>
                        </pic:nvPicPr>
                        <pic:blipFill>
                          <a:blip r:embed="rId33"/>
                          <a:stretch>
                            <a:fillRect/>
                          </a:stretch>
                        </pic:blipFill>
                        <pic:spPr>
                          <a:xfrm>
                            <a:off x="640029" y="0"/>
                            <a:ext cx="30480" cy="6096"/>
                          </a:xfrm>
                          <a:prstGeom prst="rect">
                            <a:avLst/>
                          </a:prstGeom>
                        </pic:spPr>
                      </pic:pic>
                      <pic:pic xmlns:pic="http://schemas.openxmlformats.org/drawingml/2006/picture">
                        <pic:nvPicPr>
                          <pic:cNvPr id="12275" name="Picture 12275"/>
                          <pic:cNvPicPr/>
                        </pic:nvPicPr>
                        <pic:blipFill>
                          <a:blip r:embed="rId33"/>
                          <a:stretch>
                            <a:fillRect/>
                          </a:stretch>
                        </pic:blipFill>
                        <pic:spPr>
                          <a:xfrm>
                            <a:off x="670509" y="0"/>
                            <a:ext cx="30480" cy="6096"/>
                          </a:xfrm>
                          <a:prstGeom prst="rect">
                            <a:avLst/>
                          </a:prstGeom>
                        </pic:spPr>
                      </pic:pic>
                      <pic:pic xmlns:pic="http://schemas.openxmlformats.org/drawingml/2006/picture">
                        <pic:nvPicPr>
                          <pic:cNvPr id="12277" name="Picture 12277"/>
                          <pic:cNvPicPr/>
                        </pic:nvPicPr>
                        <pic:blipFill>
                          <a:blip r:embed="rId33"/>
                          <a:stretch>
                            <a:fillRect/>
                          </a:stretch>
                        </pic:blipFill>
                        <pic:spPr>
                          <a:xfrm>
                            <a:off x="700989" y="0"/>
                            <a:ext cx="30480" cy="6096"/>
                          </a:xfrm>
                          <a:prstGeom prst="rect">
                            <a:avLst/>
                          </a:prstGeom>
                        </pic:spPr>
                      </pic:pic>
                      <pic:pic xmlns:pic="http://schemas.openxmlformats.org/drawingml/2006/picture">
                        <pic:nvPicPr>
                          <pic:cNvPr id="12279" name="Picture 12279"/>
                          <pic:cNvPicPr/>
                        </pic:nvPicPr>
                        <pic:blipFill>
                          <a:blip r:embed="rId33"/>
                          <a:stretch>
                            <a:fillRect/>
                          </a:stretch>
                        </pic:blipFill>
                        <pic:spPr>
                          <a:xfrm>
                            <a:off x="731469" y="0"/>
                            <a:ext cx="30480" cy="6096"/>
                          </a:xfrm>
                          <a:prstGeom prst="rect">
                            <a:avLst/>
                          </a:prstGeom>
                        </pic:spPr>
                      </pic:pic>
                      <pic:pic xmlns:pic="http://schemas.openxmlformats.org/drawingml/2006/picture">
                        <pic:nvPicPr>
                          <pic:cNvPr id="12281" name="Picture 12281"/>
                          <pic:cNvPicPr/>
                        </pic:nvPicPr>
                        <pic:blipFill>
                          <a:blip r:embed="rId33"/>
                          <a:stretch>
                            <a:fillRect/>
                          </a:stretch>
                        </pic:blipFill>
                        <pic:spPr>
                          <a:xfrm>
                            <a:off x="761949" y="0"/>
                            <a:ext cx="30480" cy="6096"/>
                          </a:xfrm>
                          <a:prstGeom prst="rect">
                            <a:avLst/>
                          </a:prstGeom>
                        </pic:spPr>
                      </pic:pic>
                      <pic:pic xmlns:pic="http://schemas.openxmlformats.org/drawingml/2006/picture">
                        <pic:nvPicPr>
                          <pic:cNvPr id="12283" name="Picture 12283"/>
                          <pic:cNvPicPr/>
                        </pic:nvPicPr>
                        <pic:blipFill>
                          <a:blip r:embed="rId33"/>
                          <a:stretch>
                            <a:fillRect/>
                          </a:stretch>
                        </pic:blipFill>
                        <pic:spPr>
                          <a:xfrm>
                            <a:off x="792429" y="0"/>
                            <a:ext cx="30480" cy="6096"/>
                          </a:xfrm>
                          <a:prstGeom prst="rect">
                            <a:avLst/>
                          </a:prstGeom>
                        </pic:spPr>
                      </pic:pic>
                      <pic:pic xmlns:pic="http://schemas.openxmlformats.org/drawingml/2006/picture">
                        <pic:nvPicPr>
                          <pic:cNvPr id="12285" name="Picture 12285"/>
                          <pic:cNvPicPr/>
                        </pic:nvPicPr>
                        <pic:blipFill>
                          <a:blip r:embed="rId33"/>
                          <a:stretch>
                            <a:fillRect/>
                          </a:stretch>
                        </pic:blipFill>
                        <pic:spPr>
                          <a:xfrm>
                            <a:off x="822909" y="0"/>
                            <a:ext cx="30480" cy="6096"/>
                          </a:xfrm>
                          <a:prstGeom prst="rect">
                            <a:avLst/>
                          </a:prstGeom>
                        </pic:spPr>
                      </pic:pic>
                      <pic:pic xmlns:pic="http://schemas.openxmlformats.org/drawingml/2006/picture">
                        <pic:nvPicPr>
                          <pic:cNvPr id="12287" name="Picture 12287"/>
                          <pic:cNvPicPr/>
                        </pic:nvPicPr>
                        <pic:blipFill>
                          <a:blip r:embed="rId33"/>
                          <a:stretch>
                            <a:fillRect/>
                          </a:stretch>
                        </pic:blipFill>
                        <pic:spPr>
                          <a:xfrm>
                            <a:off x="853389" y="0"/>
                            <a:ext cx="30480" cy="6096"/>
                          </a:xfrm>
                          <a:prstGeom prst="rect">
                            <a:avLst/>
                          </a:prstGeom>
                        </pic:spPr>
                      </pic:pic>
                      <pic:pic xmlns:pic="http://schemas.openxmlformats.org/drawingml/2006/picture">
                        <pic:nvPicPr>
                          <pic:cNvPr id="12289" name="Picture 12289"/>
                          <pic:cNvPicPr/>
                        </pic:nvPicPr>
                        <pic:blipFill>
                          <a:blip r:embed="rId33"/>
                          <a:stretch>
                            <a:fillRect/>
                          </a:stretch>
                        </pic:blipFill>
                        <pic:spPr>
                          <a:xfrm>
                            <a:off x="883869" y="0"/>
                            <a:ext cx="30480" cy="6096"/>
                          </a:xfrm>
                          <a:prstGeom prst="rect">
                            <a:avLst/>
                          </a:prstGeom>
                        </pic:spPr>
                      </pic:pic>
                      <pic:pic xmlns:pic="http://schemas.openxmlformats.org/drawingml/2006/picture">
                        <pic:nvPicPr>
                          <pic:cNvPr id="12291" name="Picture 12291"/>
                          <pic:cNvPicPr/>
                        </pic:nvPicPr>
                        <pic:blipFill>
                          <a:blip r:embed="rId33"/>
                          <a:stretch>
                            <a:fillRect/>
                          </a:stretch>
                        </pic:blipFill>
                        <pic:spPr>
                          <a:xfrm>
                            <a:off x="914349" y="0"/>
                            <a:ext cx="30480" cy="6096"/>
                          </a:xfrm>
                          <a:prstGeom prst="rect">
                            <a:avLst/>
                          </a:prstGeom>
                        </pic:spPr>
                      </pic:pic>
                      <pic:pic xmlns:pic="http://schemas.openxmlformats.org/drawingml/2006/picture">
                        <pic:nvPicPr>
                          <pic:cNvPr id="12293" name="Picture 12293"/>
                          <pic:cNvPicPr/>
                        </pic:nvPicPr>
                        <pic:blipFill>
                          <a:blip r:embed="rId33"/>
                          <a:stretch>
                            <a:fillRect/>
                          </a:stretch>
                        </pic:blipFill>
                        <pic:spPr>
                          <a:xfrm>
                            <a:off x="944829" y="0"/>
                            <a:ext cx="30480" cy="6096"/>
                          </a:xfrm>
                          <a:prstGeom prst="rect">
                            <a:avLst/>
                          </a:prstGeom>
                        </pic:spPr>
                      </pic:pic>
                      <pic:pic xmlns:pic="http://schemas.openxmlformats.org/drawingml/2006/picture">
                        <pic:nvPicPr>
                          <pic:cNvPr id="12295" name="Picture 12295"/>
                          <pic:cNvPicPr/>
                        </pic:nvPicPr>
                        <pic:blipFill>
                          <a:blip r:embed="rId33"/>
                          <a:stretch>
                            <a:fillRect/>
                          </a:stretch>
                        </pic:blipFill>
                        <pic:spPr>
                          <a:xfrm>
                            <a:off x="975309" y="0"/>
                            <a:ext cx="30480" cy="6096"/>
                          </a:xfrm>
                          <a:prstGeom prst="rect">
                            <a:avLst/>
                          </a:prstGeom>
                        </pic:spPr>
                      </pic:pic>
                      <pic:pic xmlns:pic="http://schemas.openxmlformats.org/drawingml/2006/picture">
                        <pic:nvPicPr>
                          <pic:cNvPr id="12297" name="Picture 12297"/>
                          <pic:cNvPicPr/>
                        </pic:nvPicPr>
                        <pic:blipFill>
                          <a:blip r:embed="rId33"/>
                          <a:stretch>
                            <a:fillRect/>
                          </a:stretch>
                        </pic:blipFill>
                        <pic:spPr>
                          <a:xfrm>
                            <a:off x="1005789" y="0"/>
                            <a:ext cx="30480" cy="6096"/>
                          </a:xfrm>
                          <a:prstGeom prst="rect">
                            <a:avLst/>
                          </a:prstGeom>
                        </pic:spPr>
                      </pic:pic>
                      <pic:pic xmlns:pic="http://schemas.openxmlformats.org/drawingml/2006/picture">
                        <pic:nvPicPr>
                          <pic:cNvPr id="12299" name="Picture 12299"/>
                          <pic:cNvPicPr/>
                        </pic:nvPicPr>
                        <pic:blipFill>
                          <a:blip r:embed="rId33"/>
                          <a:stretch>
                            <a:fillRect/>
                          </a:stretch>
                        </pic:blipFill>
                        <pic:spPr>
                          <a:xfrm>
                            <a:off x="1036269" y="0"/>
                            <a:ext cx="30480" cy="6096"/>
                          </a:xfrm>
                          <a:prstGeom prst="rect">
                            <a:avLst/>
                          </a:prstGeom>
                        </pic:spPr>
                      </pic:pic>
                      <pic:pic xmlns:pic="http://schemas.openxmlformats.org/drawingml/2006/picture">
                        <pic:nvPicPr>
                          <pic:cNvPr id="12301" name="Picture 12301"/>
                          <pic:cNvPicPr/>
                        </pic:nvPicPr>
                        <pic:blipFill>
                          <a:blip r:embed="rId33"/>
                          <a:stretch>
                            <a:fillRect/>
                          </a:stretch>
                        </pic:blipFill>
                        <pic:spPr>
                          <a:xfrm>
                            <a:off x="1066749" y="0"/>
                            <a:ext cx="30480" cy="6096"/>
                          </a:xfrm>
                          <a:prstGeom prst="rect">
                            <a:avLst/>
                          </a:prstGeom>
                        </pic:spPr>
                      </pic:pic>
                      <pic:pic xmlns:pic="http://schemas.openxmlformats.org/drawingml/2006/picture">
                        <pic:nvPicPr>
                          <pic:cNvPr id="12303" name="Picture 12303"/>
                          <pic:cNvPicPr/>
                        </pic:nvPicPr>
                        <pic:blipFill>
                          <a:blip r:embed="rId33"/>
                          <a:stretch>
                            <a:fillRect/>
                          </a:stretch>
                        </pic:blipFill>
                        <pic:spPr>
                          <a:xfrm>
                            <a:off x="1097229" y="0"/>
                            <a:ext cx="30480" cy="6096"/>
                          </a:xfrm>
                          <a:prstGeom prst="rect">
                            <a:avLst/>
                          </a:prstGeom>
                        </pic:spPr>
                      </pic:pic>
                      <pic:pic xmlns:pic="http://schemas.openxmlformats.org/drawingml/2006/picture">
                        <pic:nvPicPr>
                          <pic:cNvPr id="12305" name="Picture 12305"/>
                          <pic:cNvPicPr/>
                        </pic:nvPicPr>
                        <pic:blipFill>
                          <a:blip r:embed="rId33"/>
                          <a:stretch>
                            <a:fillRect/>
                          </a:stretch>
                        </pic:blipFill>
                        <pic:spPr>
                          <a:xfrm>
                            <a:off x="1127709" y="0"/>
                            <a:ext cx="30480" cy="6096"/>
                          </a:xfrm>
                          <a:prstGeom prst="rect">
                            <a:avLst/>
                          </a:prstGeom>
                        </pic:spPr>
                      </pic:pic>
                      <pic:pic xmlns:pic="http://schemas.openxmlformats.org/drawingml/2006/picture">
                        <pic:nvPicPr>
                          <pic:cNvPr id="12307" name="Picture 12307"/>
                          <pic:cNvPicPr/>
                        </pic:nvPicPr>
                        <pic:blipFill>
                          <a:blip r:embed="rId33"/>
                          <a:stretch>
                            <a:fillRect/>
                          </a:stretch>
                        </pic:blipFill>
                        <pic:spPr>
                          <a:xfrm>
                            <a:off x="1158189" y="0"/>
                            <a:ext cx="30480" cy="6096"/>
                          </a:xfrm>
                          <a:prstGeom prst="rect">
                            <a:avLst/>
                          </a:prstGeom>
                        </pic:spPr>
                      </pic:pic>
                      <pic:pic xmlns:pic="http://schemas.openxmlformats.org/drawingml/2006/picture">
                        <pic:nvPicPr>
                          <pic:cNvPr id="12309" name="Picture 12309"/>
                          <pic:cNvPicPr/>
                        </pic:nvPicPr>
                        <pic:blipFill>
                          <a:blip r:embed="rId33"/>
                          <a:stretch>
                            <a:fillRect/>
                          </a:stretch>
                        </pic:blipFill>
                        <pic:spPr>
                          <a:xfrm>
                            <a:off x="1188669" y="0"/>
                            <a:ext cx="30480" cy="6096"/>
                          </a:xfrm>
                          <a:prstGeom prst="rect">
                            <a:avLst/>
                          </a:prstGeom>
                        </pic:spPr>
                      </pic:pic>
                      <pic:pic xmlns:pic="http://schemas.openxmlformats.org/drawingml/2006/picture">
                        <pic:nvPicPr>
                          <pic:cNvPr id="12311" name="Picture 12311"/>
                          <pic:cNvPicPr/>
                        </pic:nvPicPr>
                        <pic:blipFill>
                          <a:blip r:embed="rId33"/>
                          <a:stretch>
                            <a:fillRect/>
                          </a:stretch>
                        </pic:blipFill>
                        <pic:spPr>
                          <a:xfrm>
                            <a:off x="1219149" y="0"/>
                            <a:ext cx="30480" cy="6096"/>
                          </a:xfrm>
                          <a:prstGeom prst="rect">
                            <a:avLst/>
                          </a:prstGeom>
                        </pic:spPr>
                      </pic:pic>
                      <pic:pic xmlns:pic="http://schemas.openxmlformats.org/drawingml/2006/picture">
                        <pic:nvPicPr>
                          <pic:cNvPr id="12313" name="Picture 12313"/>
                          <pic:cNvPicPr/>
                        </pic:nvPicPr>
                        <pic:blipFill>
                          <a:blip r:embed="rId33"/>
                          <a:stretch>
                            <a:fillRect/>
                          </a:stretch>
                        </pic:blipFill>
                        <pic:spPr>
                          <a:xfrm>
                            <a:off x="1249629" y="0"/>
                            <a:ext cx="30480" cy="6096"/>
                          </a:xfrm>
                          <a:prstGeom prst="rect">
                            <a:avLst/>
                          </a:prstGeom>
                        </pic:spPr>
                      </pic:pic>
                      <pic:pic xmlns:pic="http://schemas.openxmlformats.org/drawingml/2006/picture">
                        <pic:nvPicPr>
                          <pic:cNvPr id="12315" name="Picture 12315"/>
                          <pic:cNvPicPr/>
                        </pic:nvPicPr>
                        <pic:blipFill>
                          <a:blip r:embed="rId33"/>
                          <a:stretch>
                            <a:fillRect/>
                          </a:stretch>
                        </pic:blipFill>
                        <pic:spPr>
                          <a:xfrm>
                            <a:off x="1280109" y="0"/>
                            <a:ext cx="30480" cy="6096"/>
                          </a:xfrm>
                          <a:prstGeom prst="rect">
                            <a:avLst/>
                          </a:prstGeom>
                        </pic:spPr>
                      </pic:pic>
                      <pic:pic xmlns:pic="http://schemas.openxmlformats.org/drawingml/2006/picture">
                        <pic:nvPicPr>
                          <pic:cNvPr id="12317" name="Picture 12317"/>
                          <pic:cNvPicPr/>
                        </pic:nvPicPr>
                        <pic:blipFill>
                          <a:blip r:embed="rId33"/>
                          <a:stretch>
                            <a:fillRect/>
                          </a:stretch>
                        </pic:blipFill>
                        <pic:spPr>
                          <a:xfrm>
                            <a:off x="1310589" y="0"/>
                            <a:ext cx="30480" cy="6096"/>
                          </a:xfrm>
                          <a:prstGeom prst="rect">
                            <a:avLst/>
                          </a:prstGeom>
                        </pic:spPr>
                      </pic:pic>
                      <pic:pic xmlns:pic="http://schemas.openxmlformats.org/drawingml/2006/picture">
                        <pic:nvPicPr>
                          <pic:cNvPr id="12319" name="Picture 12319"/>
                          <pic:cNvPicPr/>
                        </pic:nvPicPr>
                        <pic:blipFill>
                          <a:blip r:embed="rId33"/>
                          <a:stretch>
                            <a:fillRect/>
                          </a:stretch>
                        </pic:blipFill>
                        <pic:spPr>
                          <a:xfrm>
                            <a:off x="1341069" y="0"/>
                            <a:ext cx="30785" cy="6096"/>
                          </a:xfrm>
                          <a:prstGeom prst="rect">
                            <a:avLst/>
                          </a:prstGeom>
                        </pic:spPr>
                      </pic:pic>
                      <pic:pic xmlns:pic="http://schemas.openxmlformats.org/drawingml/2006/picture">
                        <pic:nvPicPr>
                          <pic:cNvPr id="12321" name="Picture 12321"/>
                          <pic:cNvPicPr/>
                        </pic:nvPicPr>
                        <pic:blipFill>
                          <a:blip r:embed="rId33"/>
                          <a:stretch>
                            <a:fillRect/>
                          </a:stretch>
                        </pic:blipFill>
                        <pic:spPr>
                          <a:xfrm>
                            <a:off x="1371930" y="0"/>
                            <a:ext cx="30480" cy="6096"/>
                          </a:xfrm>
                          <a:prstGeom prst="rect">
                            <a:avLst/>
                          </a:prstGeom>
                        </pic:spPr>
                      </pic:pic>
                      <pic:pic xmlns:pic="http://schemas.openxmlformats.org/drawingml/2006/picture">
                        <pic:nvPicPr>
                          <pic:cNvPr id="12323" name="Picture 12323"/>
                          <pic:cNvPicPr/>
                        </pic:nvPicPr>
                        <pic:blipFill>
                          <a:blip r:embed="rId33"/>
                          <a:stretch>
                            <a:fillRect/>
                          </a:stretch>
                        </pic:blipFill>
                        <pic:spPr>
                          <a:xfrm>
                            <a:off x="1402410" y="0"/>
                            <a:ext cx="30480" cy="6096"/>
                          </a:xfrm>
                          <a:prstGeom prst="rect">
                            <a:avLst/>
                          </a:prstGeom>
                        </pic:spPr>
                      </pic:pic>
                      <pic:pic xmlns:pic="http://schemas.openxmlformats.org/drawingml/2006/picture">
                        <pic:nvPicPr>
                          <pic:cNvPr id="12325" name="Picture 12325"/>
                          <pic:cNvPicPr/>
                        </pic:nvPicPr>
                        <pic:blipFill>
                          <a:blip r:embed="rId33"/>
                          <a:stretch>
                            <a:fillRect/>
                          </a:stretch>
                        </pic:blipFill>
                        <pic:spPr>
                          <a:xfrm>
                            <a:off x="1432890" y="0"/>
                            <a:ext cx="30480" cy="6096"/>
                          </a:xfrm>
                          <a:prstGeom prst="rect">
                            <a:avLst/>
                          </a:prstGeom>
                        </pic:spPr>
                      </pic:pic>
                      <pic:pic xmlns:pic="http://schemas.openxmlformats.org/drawingml/2006/picture">
                        <pic:nvPicPr>
                          <pic:cNvPr id="12327" name="Picture 12327"/>
                          <pic:cNvPicPr/>
                        </pic:nvPicPr>
                        <pic:blipFill>
                          <a:blip r:embed="rId33"/>
                          <a:stretch>
                            <a:fillRect/>
                          </a:stretch>
                        </pic:blipFill>
                        <pic:spPr>
                          <a:xfrm>
                            <a:off x="1463370" y="0"/>
                            <a:ext cx="30480" cy="6096"/>
                          </a:xfrm>
                          <a:prstGeom prst="rect">
                            <a:avLst/>
                          </a:prstGeom>
                        </pic:spPr>
                      </pic:pic>
                      <pic:pic xmlns:pic="http://schemas.openxmlformats.org/drawingml/2006/picture">
                        <pic:nvPicPr>
                          <pic:cNvPr id="12329" name="Picture 12329"/>
                          <pic:cNvPicPr/>
                        </pic:nvPicPr>
                        <pic:blipFill>
                          <a:blip r:embed="rId33"/>
                          <a:stretch>
                            <a:fillRect/>
                          </a:stretch>
                        </pic:blipFill>
                        <pic:spPr>
                          <a:xfrm>
                            <a:off x="1493850" y="0"/>
                            <a:ext cx="30480" cy="6096"/>
                          </a:xfrm>
                          <a:prstGeom prst="rect">
                            <a:avLst/>
                          </a:prstGeom>
                        </pic:spPr>
                      </pic:pic>
                      <pic:pic xmlns:pic="http://schemas.openxmlformats.org/drawingml/2006/picture">
                        <pic:nvPicPr>
                          <pic:cNvPr id="12331" name="Picture 12331"/>
                          <pic:cNvPicPr/>
                        </pic:nvPicPr>
                        <pic:blipFill>
                          <a:blip r:embed="rId33"/>
                          <a:stretch>
                            <a:fillRect/>
                          </a:stretch>
                        </pic:blipFill>
                        <pic:spPr>
                          <a:xfrm>
                            <a:off x="1524330" y="0"/>
                            <a:ext cx="30480" cy="6096"/>
                          </a:xfrm>
                          <a:prstGeom prst="rect">
                            <a:avLst/>
                          </a:prstGeom>
                        </pic:spPr>
                      </pic:pic>
                      <pic:pic xmlns:pic="http://schemas.openxmlformats.org/drawingml/2006/picture">
                        <pic:nvPicPr>
                          <pic:cNvPr id="12333" name="Picture 12333"/>
                          <pic:cNvPicPr/>
                        </pic:nvPicPr>
                        <pic:blipFill>
                          <a:blip r:embed="rId33"/>
                          <a:stretch>
                            <a:fillRect/>
                          </a:stretch>
                        </pic:blipFill>
                        <pic:spPr>
                          <a:xfrm>
                            <a:off x="1554810" y="0"/>
                            <a:ext cx="30480" cy="6096"/>
                          </a:xfrm>
                          <a:prstGeom prst="rect">
                            <a:avLst/>
                          </a:prstGeom>
                        </pic:spPr>
                      </pic:pic>
                      <pic:pic xmlns:pic="http://schemas.openxmlformats.org/drawingml/2006/picture">
                        <pic:nvPicPr>
                          <pic:cNvPr id="12335" name="Picture 12335"/>
                          <pic:cNvPicPr/>
                        </pic:nvPicPr>
                        <pic:blipFill>
                          <a:blip r:embed="rId33"/>
                          <a:stretch>
                            <a:fillRect/>
                          </a:stretch>
                        </pic:blipFill>
                        <pic:spPr>
                          <a:xfrm>
                            <a:off x="1585290" y="0"/>
                            <a:ext cx="30480" cy="6096"/>
                          </a:xfrm>
                          <a:prstGeom prst="rect">
                            <a:avLst/>
                          </a:prstGeom>
                        </pic:spPr>
                      </pic:pic>
                      <pic:pic xmlns:pic="http://schemas.openxmlformats.org/drawingml/2006/picture">
                        <pic:nvPicPr>
                          <pic:cNvPr id="12337" name="Picture 12337"/>
                          <pic:cNvPicPr/>
                        </pic:nvPicPr>
                        <pic:blipFill>
                          <a:blip r:embed="rId33"/>
                          <a:stretch>
                            <a:fillRect/>
                          </a:stretch>
                        </pic:blipFill>
                        <pic:spPr>
                          <a:xfrm>
                            <a:off x="1615770" y="0"/>
                            <a:ext cx="30480" cy="6096"/>
                          </a:xfrm>
                          <a:prstGeom prst="rect">
                            <a:avLst/>
                          </a:prstGeom>
                        </pic:spPr>
                      </pic:pic>
                      <pic:pic xmlns:pic="http://schemas.openxmlformats.org/drawingml/2006/picture">
                        <pic:nvPicPr>
                          <pic:cNvPr id="12339" name="Picture 12339"/>
                          <pic:cNvPicPr/>
                        </pic:nvPicPr>
                        <pic:blipFill>
                          <a:blip r:embed="rId33"/>
                          <a:stretch>
                            <a:fillRect/>
                          </a:stretch>
                        </pic:blipFill>
                        <pic:spPr>
                          <a:xfrm>
                            <a:off x="1646250" y="0"/>
                            <a:ext cx="30480" cy="6096"/>
                          </a:xfrm>
                          <a:prstGeom prst="rect">
                            <a:avLst/>
                          </a:prstGeom>
                        </pic:spPr>
                      </pic:pic>
                    </wpg:wgp>
                  </a:graphicData>
                </a:graphic>
              </wp:inline>
            </w:drawing>
          </mc:Choice>
          <mc:Fallback>
            <w:pict>
              <v:group w14:anchorId="6579A343" id="Group 77484" o:spid="_x0000_s1026" style="width:132.05pt;height:.5pt;mso-position-horizontal-relative:char;mso-position-vertical-relative:line" coordsize="167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">
                <v:shape id="Picture 12231"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">
                  <v:imagedata r:id="rId35" o:title=""/>
                </v:shape>
                <v:shape id="Picture 12233"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">
                  <v:imagedata r:id="rId35" o:title=""/>
                </v:shape>
                <v:shape id="Picture 12235"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">
                  <v:imagedata r:id="rId35" o:title=""/>
                </v:shape>
                <v:shape id="Picture 12237"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">
                  <v:imagedata r:id="rId35" o:title=""/>
                </v:shape>
                <v:shape id="Picture 12239"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">
                  <v:imagedata r:id="rId35" o:title=""/>
                </v:shape>
                <v:shape id="Picture 12241"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">
                  <v:imagedata r:id="rId35" o:title=""/>
                </v:shape>
                <v:shape id="Picture 12243"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">
                  <v:imagedata r:id="rId35" o:title=""/>
                </v:shape>
                <v:shape id="Picture 12245"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">
                  <v:imagedata r:id="rId35" o:title=""/>
                </v:shape>
                <v:shape id="Picture 12247"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">
                  <v:imagedata r:id="rId35" o:title=""/>
                </v:shape>
                <v:shape id="Picture 12249"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">
                  <v:imagedata r:id="rId35" o:title=""/>
                </v:shape>
                <v:shape id="Picture 12251"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">
                  <v:imagedata r:id="rId35" o:title=""/>
                </v:shape>
                <v:shape id="Picture 12253"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">
                  <v:imagedata r:id="rId35" o:title=""/>
                </v:shape>
                <v:shape id="Picture 12255" o:spid="_x0000_s1039" type="#_x0000_t75" style="position:absolute;left:365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">
                  <v:imagedata r:id="rId35" o:title=""/>
                </v:shape>
                <v:shape id="Picture 12257"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">
                  <v:imagedata r:id="rId35" o:title=""/>
                </v:shape>
                <v:shape id="Picture 12259"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">
                  <v:imagedata r:id="rId35" o:title=""/>
                </v:shape>
                <v:shape id="Picture 12261"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">
                  <v:imagedata r:id="rId35" o:title=""/>
                </v:shape>
                <v:shape id="Picture 12263"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">
                  <v:imagedata r:id="rId35" o:title=""/>
                </v:shape>
                <v:shape id="Picture 12265"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">
                  <v:imagedata r:id="rId35" o:title=""/>
                </v:shape>
                <v:shape id="Picture 12267"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">
                  <v:imagedata r:id="rId35" o:title=""/>
                </v:shape>
                <v:shape id="Picture 12269"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">
                  <v:imagedata r:id="rId35" o:title=""/>
                </v:shape>
                <v:shape id="Picture 12271"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">
                  <v:imagedata r:id="rId35" o:title=""/>
                </v:shape>
                <v:shape id="Picture 12273"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">
                  <v:imagedata r:id="rId35" o:title=""/>
                </v:shape>
                <v:shape id="Picture 12275"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">
                  <v:imagedata r:id="rId35" o:title=""/>
                </v:shape>
                <v:shape id="Picture 12277"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">
                  <v:imagedata r:id="rId35" o:title=""/>
                </v:shape>
                <v:shape id="Picture 12279"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">
                  <v:imagedata r:id="rId35" o:title=""/>
                </v:shape>
                <v:shape id="Picture 12281"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">
                  <v:imagedata r:id="rId35" o:title=""/>
                </v:shape>
                <v:shape id="Picture 12283"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">
                  <v:imagedata r:id="rId35" o:title=""/>
                </v:shape>
                <v:shape id="Picture 12285"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">
                  <v:imagedata r:id="rId35" o:title=""/>
                </v:shape>
                <v:shape id="Picture 12287"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">
                  <v:imagedata r:id="rId35" o:title=""/>
                </v:shape>
                <v:shape id="Picture 12289"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">
                  <v:imagedata r:id="rId35" o:title=""/>
                </v:shape>
                <v:shape id="Picture 12291"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">
                  <v:imagedata r:id="rId35" o:title=""/>
                </v:shape>
                <v:shape id="Picture 12293"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">
                  <v:imagedata r:id="rId35" o:title=""/>
                </v:shape>
                <v:shape id="Picture 12295"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">
                  <v:imagedata r:id="rId35" o:title=""/>
                </v:shape>
                <v:shape id="Picture 12297"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">
                  <v:imagedata r:id="rId35" o:title=""/>
                </v:shape>
                <v:shape id="Picture 12299"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">
                  <v:imagedata r:id="rId35" o:title=""/>
                </v:shape>
                <v:shape id="Picture 12301"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">
                  <v:imagedata r:id="rId35" o:title=""/>
                </v:shape>
                <v:shape id="Picture 12303"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">
                  <v:imagedata r:id="rId35" o:title=""/>
                </v:shape>
                <v:shape id="Picture 12305"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">
                  <v:imagedata r:id="rId35" o:title=""/>
                </v:shape>
                <v:shape id="Picture 12307"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">
                  <v:imagedata r:id="rId35" o:title=""/>
                </v:shape>
                <v:shape id="Picture 12309"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">
                  <v:imagedata r:id="rId35" o:title=""/>
                </v:shape>
                <v:shape id="Picture 12311"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">
                  <v:imagedata r:id="rId35" o:title=""/>
                </v:shape>
                <v:shape id="Picture 12313"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">
                  <v:imagedata r:id="rId35" o:title=""/>
                </v:shape>
                <v:shape id="Picture 12315"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">
                  <v:imagedata r:id="rId35" o:title=""/>
                </v:shape>
                <v:shape id="Picture 12317"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">
                  <v:imagedata r:id="rId35" o:title=""/>
                </v:shape>
                <v:shape id="Picture 12319" o:spid="_x0000_s1071" type="#_x0000_t75" style="position:absolute;left:13410;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">
                  <v:imagedata r:id="rId35" o:title=""/>
                </v:shape>
                <v:shape id="Picture 12321" o:spid="_x0000_s1072" type="#_x0000_t75" style="position:absolute;left:137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">
                  <v:imagedata r:id="rId35" o:title=""/>
                </v:shape>
                <v:shape id="Picture 12323"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">
                  <v:imagedata r:id="rId35" o:title=""/>
                </v:shape>
                <v:shape id="Picture 12325"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">
                  <v:imagedata r:id="rId35" o:title=""/>
                </v:shape>
                <v:shape id="Picture 12327"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">
                  <v:imagedata r:id="rId35" o:title=""/>
                </v:shape>
                <v:shape id="Picture 12329"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">
                  <v:imagedata r:id="rId35" o:title=""/>
                </v:shape>
                <v:shape id="Picture 12331"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">
                  <v:imagedata r:id="rId35" o:title=""/>
                </v:shape>
                <v:shape id="Picture 12333"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">
                  <v:imagedata r:id="rId35" o:title=""/>
                </v:shape>
                <v:shape id="Picture 12335"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">
                  <v:imagedata r:id="rId35" o:title=""/>
                </v:shape>
                <v:shape id="Picture 12337"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">
                  <v:imagedata r:id="rId35" o:title=""/>
                </v:shape>
                <v:shape id="Picture 12339"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">
                  <v:imagedata r:id="rId35" o:title=""/>
                </v:shape>
                <w10:anchorlock/>
              </v:group>
            </w:pict>
          </mc:Fallback>
        </mc:AlternateContent>
      </w:r>
    </w:p>
    <w:p w14:paraId="2C0396C3" w14:textId="77777777" w:rsidR="000148E3" w:rsidRDefault="004A30B3">
      <w:pPr>
        <w:ind w:left="-5" w:right="0"/>
      </w:pPr>
      <w:r>
        <w:t xml:space="preserve">Die Klasse </w:t>
      </w:r>
      <w:r>
        <w:rPr>
          <w:rFonts w:ascii="Courier New" w:eastAsia="Courier New" w:hAnsi="Courier New" w:cs="Courier New"/>
          <w:shd w:val="clear" w:color="auto" w:fill="D9D9D9"/>
        </w:rPr>
        <w:t>ComparedNaturalModuleInformation</w:t>
      </w:r>
      <w:r>
        <w:t xml:space="preserve"> findet sich im Anhang A11</w:t>
      </w:r>
    </w:p>
    <w:p w14:paraId="20BB6FA3" w14:textId="77777777" w:rsidR="000148E3" w:rsidRDefault="000148E3" w:rsidP="000148E3">
      <w:pPr>
        <w:ind w:left="0" w:right="0" w:firstLine="0"/>
      </w:pPr>
    </w:p>
    <w:tbl>
      <w:tblPr>
        <w:tblStyle w:val="TableGrid"/>
        <w:tblW w:w="8960" w:type="dxa"/>
        <w:tblInd w:w="-29" w:type="dxa"/>
        <w:tblCellMar>
          <w:top w:w="7" w:type="dxa"/>
          <w:right w:w="115" w:type="dxa"/>
        </w:tblCellMar>
        <w:tblLook w:val="04A0" w:firstRow="1" w:lastRow="0" w:firstColumn="1" w:lastColumn="0" w:noHBand="0" w:noVBand="1"/>
      </w:tblPr>
      <w:tblGrid>
        <w:gridCol w:w="8960"/>
      </w:tblGrid>
      <w:tr w:rsidR="000148E3" w14:paraId="636F31B5" w14:textId="77777777" w:rsidTr="00297378">
        <w:trPr>
          <w:trHeight w:val="655"/>
        </w:trPr>
        <w:tc>
          <w:tcPr>
            <w:tcW w:w="8960" w:type="dxa"/>
            <w:tcBorders>
              <w:top w:val="nil"/>
              <w:left w:val="nil"/>
              <w:bottom w:val="nil"/>
              <w:right w:val="nil"/>
            </w:tcBorders>
            <w:shd w:val="clear" w:color="auto" w:fill="1F4E79"/>
          </w:tcPr>
          <w:p w14:paraId="51B68DEA" w14:textId="77777777" w:rsidR="000148E3" w:rsidRPr="00821FE3" w:rsidRDefault="000148E3" w:rsidP="000148E3">
            <w:pPr>
              <w:pStyle w:val="Heading1"/>
              <w:jc w:val="left"/>
              <w:rPr>
                <w:sz w:val="30"/>
                <w:szCs w:val="30"/>
              </w:rPr>
            </w:pPr>
            <w:bookmarkStart w:id="140" w:name="_Toc129263589"/>
            <w:bookmarkStart w:id="141" w:name="_Toc129267903"/>
            <w:r>
              <w:rPr>
                <w:color w:val="FFFFFF" w:themeColor="background1"/>
                <w:sz w:val="30"/>
                <w:szCs w:val="30"/>
              </w:rPr>
              <w:t>6</w:t>
            </w:r>
            <w:r w:rsidRPr="00821FE3">
              <w:rPr>
                <w:color w:val="FFFFFF" w:themeColor="background1"/>
                <w:sz w:val="30"/>
                <w:szCs w:val="30"/>
              </w:rPr>
              <w:t xml:space="preserve">      </w:t>
            </w:r>
            <w:r>
              <w:rPr>
                <w:color w:val="FFFFFF" w:themeColor="background1"/>
                <w:sz w:val="30"/>
                <w:szCs w:val="30"/>
              </w:rPr>
              <w:t>Abnahmephase</w:t>
            </w:r>
            <w:bookmarkEnd w:id="140"/>
            <w:bookmarkEnd w:id="141"/>
            <w:r w:rsidRPr="00821FE3">
              <w:rPr>
                <w:color w:val="FFFFFF" w:themeColor="background1"/>
                <w:sz w:val="30"/>
                <w:szCs w:val="30"/>
              </w:rPr>
              <w:t xml:space="preserve"> </w:t>
            </w:r>
          </w:p>
        </w:tc>
      </w:tr>
    </w:tbl>
    <w:p w14:paraId="3BD2D594" w14:textId="77777777" w:rsidR="000148E3" w:rsidRDefault="000148E3" w:rsidP="000148E3">
      <w:pPr>
        <w:ind w:left="0" w:right="0" w:firstLine="0"/>
      </w:pPr>
    </w:p>
    <w:p w14:paraId="22586D07" w14:textId="77777777" w:rsidR="000148E3" w:rsidRDefault="000148E3" w:rsidP="000148E3">
      <w:pPr>
        <w:ind w:left="0" w:right="0" w:firstLine="0"/>
      </w:pPr>
    </w:p>
    <w:p w14:paraId="355B6C5A" w14:textId="77777777" w:rsidR="0090432E" w:rsidRDefault="004A30B3">
      <w:pPr>
        <w:numPr>
          <w:ilvl w:val="0"/>
          <w:numId w:val="3"/>
        </w:numPr>
        <w:ind w:right="0" w:hanging="360"/>
      </w:pPr>
      <w:r>
        <w:t xml:space="preserve">Welche Tests (z.B. Unit-, Integrations-, Systemtests) wurden durchgeführt und welche Ergebnisse haben sie geliefert (z.B. Logs von Unit Tests, Testprotokolle der Anwender)? </w:t>
      </w:r>
    </w:p>
    <w:p w14:paraId="0F588520" w14:textId="77777777" w:rsidR="0090432E" w:rsidRDefault="004A30B3">
      <w:pPr>
        <w:numPr>
          <w:ilvl w:val="0"/>
          <w:numId w:val="3"/>
        </w:numPr>
        <w:ind w:right="0" w:hanging="360"/>
      </w:pPr>
      <w:r>
        <w:t xml:space="preserve">Wurde die Anwendung offiziell abgenommen? </w:t>
      </w:r>
    </w:p>
    <w:p w14:paraId="51F7DA97" w14:textId="77777777" w:rsidR="0090432E" w:rsidRDefault="004A30B3">
      <w:pPr>
        <w:spacing w:after="24" w:line="259" w:lineRule="auto"/>
        <w:ind w:left="-29" w:right="-26" w:firstLine="0"/>
        <w:jc w:val="left"/>
      </w:pPr>
      <w:r>
        <w:rPr>
          <w:rFonts w:ascii="Calibri" w:eastAsia="Calibri" w:hAnsi="Calibri" w:cs="Calibri"/>
          <w:noProof/>
        </w:rPr>
        <mc:AlternateContent>
          <mc:Choice Requires="wpg">
            <w:drawing>
              <wp:inline distT="0" distB="0" distL="0" distR="0" wp14:anchorId="51E306DE" wp14:editId="0D8B497E">
                <wp:extent cx="5796738" cy="6097"/>
                <wp:effectExtent l="0" t="0" r="0" b="0"/>
                <wp:docPr id="77489" name="Group 77489"/>
                <wp:cNvGraphicFramePr/>
                <a:graphic xmlns:a="http://schemas.openxmlformats.org/drawingml/2006/main">
                  <a:graphicData uri="http://schemas.microsoft.com/office/word/2010/wordprocessingGroup">
                    <wpg:wgp>
                      <wpg:cNvGrpSpPr/>
                      <wpg:grpSpPr>
                        <a:xfrm>
                          <a:off x="0" y="0"/>
                          <a:ext cx="5796738" cy="6097"/>
                          <a:chOff x="0" y="0"/>
                          <a:chExt cx="5796738" cy="6097"/>
                        </a:xfrm>
                      </wpg:grpSpPr>
                      <pic:pic xmlns:pic="http://schemas.openxmlformats.org/drawingml/2006/picture">
                        <pic:nvPicPr>
                          <pic:cNvPr id="12642" name="Picture 12642"/>
                          <pic:cNvPicPr/>
                        </pic:nvPicPr>
                        <pic:blipFill>
                          <a:blip r:embed="rId33"/>
                          <a:stretch>
                            <a:fillRect/>
                          </a:stretch>
                        </pic:blipFill>
                        <pic:spPr>
                          <a:xfrm>
                            <a:off x="0" y="0"/>
                            <a:ext cx="30480" cy="6097"/>
                          </a:xfrm>
                          <a:prstGeom prst="rect">
                            <a:avLst/>
                          </a:prstGeom>
                        </pic:spPr>
                      </pic:pic>
                      <pic:pic xmlns:pic="http://schemas.openxmlformats.org/drawingml/2006/picture">
                        <pic:nvPicPr>
                          <pic:cNvPr id="12644" name="Picture 12644"/>
                          <pic:cNvPicPr/>
                        </pic:nvPicPr>
                        <pic:blipFill>
                          <a:blip r:embed="rId33"/>
                          <a:stretch>
                            <a:fillRect/>
                          </a:stretch>
                        </pic:blipFill>
                        <pic:spPr>
                          <a:xfrm>
                            <a:off x="30480" y="0"/>
                            <a:ext cx="30480" cy="6097"/>
                          </a:xfrm>
                          <a:prstGeom prst="rect">
                            <a:avLst/>
                          </a:prstGeom>
                        </pic:spPr>
                      </pic:pic>
                      <pic:pic xmlns:pic="http://schemas.openxmlformats.org/drawingml/2006/picture">
                        <pic:nvPicPr>
                          <pic:cNvPr id="12646" name="Picture 12646"/>
                          <pic:cNvPicPr/>
                        </pic:nvPicPr>
                        <pic:blipFill>
                          <a:blip r:embed="rId33"/>
                          <a:stretch>
                            <a:fillRect/>
                          </a:stretch>
                        </pic:blipFill>
                        <pic:spPr>
                          <a:xfrm>
                            <a:off x="60960" y="0"/>
                            <a:ext cx="30480" cy="6097"/>
                          </a:xfrm>
                          <a:prstGeom prst="rect">
                            <a:avLst/>
                          </a:prstGeom>
                        </pic:spPr>
                      </pic:pic>
                      <pic:pic xmlns:pic="http://schemas.openxmlformats.org/drawingml/2006/picture">
                        <pic:nvPicPr>
                          <pic:cNvPr id="12648" name="Picture 12648"/>
                          <pic:cNvPicPr/>
                        </pic:nvPicPr>
                        <pic:blipFill>
                          <a:blip r:embed="rId33"/>
                          <a:stretch>
                            <a:fillRect/>
                          </a:stretch>
                        </pic:blipFill>
                        <pic:spPr>
                          <a:xfrm>
                            <a:off x="91440" y="0"/>
                            <a:ext cx="30480" cy="6097"/>
                          </a:xfrm>
                          <a:prstGeom prst="rect">
                            <a:avLst/>
                          </a:prstGeom>
                        </pic:spPr>
                      </pic:pic>
                      <pic:pic xmlns:pic="http://schemas.openxmlformats.org/drawingml/2006/picture">
                        <pic:nvPicPr>
                          <pic:cNvPr id="12650" name="Picture 12650"/>
                          <pic:cNvPicPr/>
                        </pic:nvPicPr>
                        <pic:blipFill>
                          <a:blip r:embed="rId33"/>
                          <a:stretch>
                            <a:fillRect/>
                          </a:stretch>
                        </pic:blipFill>
                        <pic:spPr>
                          <a:xfrm>
                            <a:off x="121920" y="0"/>
                            <a:ext cx="30480" cy="6097"/>
                          </a:xfrm>
                          <a:prstGeom prst="rect">
                            <a:avLst/>
                          </a:prstGeom>
                        </pic:spPr>
                      </pic:pic>
                      <pic:pic xmlns:pic="http://schemas.openxmlformats.org/drawingml/2006/picture">
                        <pic:nvPicPr>
                          <pic:cNvPr id="12652" name="Picture 12652"/>
                          <pic:cNvPicPr/>
                        </pic:nvPicPr>
                        <pic:blipFill>
                          <a:blip r:embed="rId33"/>
                          <a:stretch>
                            <a:fillRect/>
                          </a:stretch>
                        </pic:blipFill>
                        <pic:spPr>
                          <a:xfrm>
                            <a:off x="152400" y="0"/>
                            <a:ext cx="30480" cy="6097"/>
                          </a:xfrm>
                          <a:prstGeom prst="rect">
                            <a:avLst/>
                          </a:prstGeom>
                        </pic:spPr>
                      </pic:pic>
                      <pic:pic xmlns:pic="http://schemas.openxmlformats.org/drawingml/2006/picture">
                        <pic:nvPicPr>
                          <pic:cNvPr id="12654" name="Picture 12654"/>
                          <pic:cNvPicPr/>
                        </pic:nvPicPr>
                        <pic:blipFill>
                          <a:blip r:embed="rId33"/>
                          <a:stretch>
                            <a:fillRect/>
                          </a:stretch>
                        </pic:blipFill>
                        <pic:spPr>
                          <a:xfrm>
                            <a:off x="182880" y="0"/>
                            <a:ext cx="30480" cy="6097"/>
                          </a:xfrm>
                          <a:prstGeom prst="rect">
                            <a:avLst/>
                          </a:prstGeom>
                        </pic:spPr>
                      </pic:pic>
                      <pic:pic xmlns:pic="http://schemas.openxmlformats.org/drawingml/2006/picture">
                        <pic:nvPicPr>
                          <pic:cNvPr id="12656" name="Picture 12656"/>
                          <pic:cNvPicPr/>
                        </pic:nvPicPr>
                        <pic:blipFill>
                          <a:blip r:embed="rId33"/>
                          <a:stretch>
                            <a:fillRect/>
                          </a:stretch>
                        </pic:blipFill>
                        <pic:spPr>
                          <a:xfrm>
                            <a:off x="213360" y="0"/>
                            <a:ext cx="30480" cy="6097"/>
                          </a:xfrm>
                          <a:prstGeom prst="rect">
                            <a:avLst/>
                          </a:prstGeom>
                        </pic:spPr>
                      </pic:pic>
                      <pic:pic xmlns:pic="http://schemas.openxmlformats.org/drawingml/2006/picture">
                        <pic:nvPicPr>
                          <pic:cNvPr id="12658" name="Picture 12658"/>
                          <pic:cNvPicPr/>
                        </pic:nvPicPr>
                        <pic:blipFill>
                          <a:blip r:embed="rId33"/>
                          <a:stretch>
                            <a:fillRect/>
                          </a:stretch>
                        </pic:blipFill>
                        <pic:spPr>
                          <a:xfrm>
                            <a:off x="243840" y="0"/>
                            <a:ext cx="30480" cy="6097"/>
                          </a:xfrm>
                          <a:prstGeom prst="rect">
                            <a:avLst/>
                          </a:prstGeom>
                        </pic:spPr>
                      </pic:pic>
                      <pic:pic xmlns:pic="http://schemas.openxmlformats.org/drawingml/2006/picture">
                        <pic:nvPicPr>
                          <pic:cNvPr id="12660" name="Picture 12660"/>
                          <pic:cNvPicPr/>
                        </pic:nvPicPr>
                        <pic:blipFill>
                          <a:blip r:embed="rId33"/>
                          <a:stretch>
                            <a:fillRect/>
                          </a:stretch>
                        </pic:blipFill>
                        <pic:spPr>
                          <a:xfrm>
                            <a:off x="274320" y="0"/>
                            <a:ext cx="30480" cy="6097"/>
                          </a:xfrm>
                          <a:prstGeom prst="rect">
                            <a:avLst/>
                          </a:prstGeom>
                        </pic:spPr>
                      </pic:pic>
                      <pic:pic xmlns:pic="http://schemas.openxmlformats.org/drawingml/2006/picture">
                        <pic:nvPicPr>
                          <pic:cNvPr id="12662" name="Picture 12662"/>
                          <pic:cNvPicPr/>
                        </pic:nvPicPr>
                        <pic:blipFill>
                          <a:blip r:embed="rId33"/>
                          <a:stretch>
                            <a:fillRect/>
                          </a:stretch>
                        </pic:blipFill>
                        <pic:spPr>
                          <a:xfrm>
                            <a:off x="304800" y="0"/>
                            <a:ext cx="30480" cy="6097"/>
                          </a:xfrm>
                          <a:prstGeom prst="rect">
                            <a:avLst/>
                          </a:prstGeom>
                        </pic:spPr>
                      </pic:pic>
                      <pic:pic xmlns:pic="http://schemas.openxmlformats.org/drawingml/2006/picture">
                        <pic:nvPicPr>
                          <pic:cNvPr id="12664" name="Picture 12664"/>
                          <pic:cNvPicPr/>
                        </pic:nvPicPr>
                        <pic:blipFill>
                          <a:blip r:embed="rId33"/>
                          <a:stretch>
                            <a:fillRect/>
                          </a:stretch>
                        </pic:blipFill>
                        <pic:spPr>
                          <a:xfrm>
                            <a:off x="335280" y="0"/>
                            <a:ext cx="30480" cy="6097"/>
                          </a:xfrm>
                          <a:prstGeom prst="rect">
                            <a:avLst/>
                          </a:prstGeom>
                        </pic:spPr>
                      </pic:pic>
                      <pic:pic xmlns:pic="http://schemas.openxmlformats.org/drawingml/2006/picture">
                        <pic:nvPicPr>
                          <pic:cNvPr id="12666" name="Picture 12666"/>
                          <pic:cNvPicPr/>
                        </pic:nvPicPr>
                        <pic:blipFill>
                          <a:blip r:embed="rId33"/>
                          <a:stretch>
                            <a:fillRect/>
                          </a:stretch>
                        </pic:blipFill>
                        <pic:spPr>
                          <a:xfrm>
                            <a:off x="365760" y="0"/>
                            <a:ext cx="30480" cy="6097"/>
                          </a:xfrm>
                          <a:prstGeom prst="rect">
                            <a:avLst/>
                          </a:prstGeom>
                        </pic:spPr>
                      </pic:pic>
                      <pic:pic xmlns:pic="http://schemas.openxmlformats.org/drawingml/2006/picture">
                        <pic:nvPicPr>
                          <pic:cNvPr id="12668" name="Picture 12668"/>
                          <pic:cNvPicPr/>
                        </pic:nvPicPr>
                        <pic:blipFill>
                          <a:blip r:embed="rId33"/>
                          <a:stretch>
                            <a:fillRect/>
                          </a:stretch>
                        </pic:blipFill>
                        <pic:spPr>
                          <a:xfrm>
                            <a:off x="396189" y="0"/>
                            <a:ext cx="30480" cy="6097"/>
                          </a:xfrm>
                          <a:prstGeom prst="rect">
                            <a:avLst/>
                          </a:prstGeom>
                        </pic:spPr>
                      </pic:pic>
                      <pic:pic xmlns:pic="http://schemas.openxmlformats.org/drawingml/2006/picture">
                        <pic:nvPicPr>
                          <pic:cNvPr id="12670" name="Picture 12670"/>
                          <pic:cNvPicPr/>
                        </pic:nvPicPr>
                        <pic:blipFill>
                          <a:blip r:embed="rId33"/>
                          <a:stretch>
                            <a:fillRect/>
                          </a:stretch>
                        </pic:blipFill>
                        <pic:spPr>
                          <a:xfrm>
                            <a:off x="426669" y="0"/>
                            <a:ext cx="30480" cy="6097"/>
                          </a:xfrm>
                          <a:prstGeom prst="rect">
                            <a:avLst/>
                          </a:prstGeom>
                        </pic:spPr>
                      </pic:pic>
                      <pic:pic xmlns:pic="http://schemas.openxmlformats.org/drawingml/2006/picture">
                        <pic:nvPicPr>
                          <pic:cNvPr id="12672" name="Picture 12672"/>
                          <pic:cNvPicPr/>
                        </pic:nvPicPr>
                        <pic:blipFill>
                          <a:blip r:embed="rId33"/>
                          <a:stretch>
                            <a:fillRect/>
                          </a:stretch>
                        </pic:blipFill>
                        <pic:spPr>
                          <a:xfrm>
                            <a:off x="457149" y="0"/>
                            <a:ext cx="30480" cy="6097"/>
                          </a:xfrm>
                          <a:prstGeom prst="rect">
                            <a:avLst/>
                          </a:prstGeom>
                        </pic:spPr>
                      </pic:pic>
                      <pic:pic xmlns:pic="http://schemas.openxmlformats.org/drawingml/2006/picture">
                        <pic:nvPicPr>
                          <pic:cNvPr id="12674" name="Picture 12674"/>
                          <pic:cNvPicPr/>
                        </pic:nvPicPr>
                        <pic:blipFill>
                          <a:blip r:embed="rId33"/>
                          <a:stretch>
                            <a:fillRect/>
                          </a:stretch>
                        </pic:blipFill>
                        <pic:spPr>
                          <a:xfrm>
                            <a:off x="487629" y="0"/>
                            <a:ext cx="30480" cy="6097"/>
                          </a:xfrm>
                          <a:prstGeom prst="rect">
                            <a:avLst/>
                          </a:prstGeom>
                        </pic:spPr>
                      </pic:pic>
                      <pic:pic xmlns:pic="http://schemas.openxmlformats.org/drawingml/2006/picture">
                        <pic:nvPicPr>
                          <pic:cNvPr id="12676" name="Picture 12676"/>
                          <pic:cNvPicPr/>
                        </pic:nvPicPr>
                        <pic:blipFill>
                          <a:blip r:embed="rId33"/>
                          <a:stretch>
                            <a:fillRect/>
                          </a:stretch>
                        </pic:blipFill>
                        <pic:spPr>
                          <a:xfrm>
                            <a:off x="518109" y="0"/>
                            <a:ext cx="30480" cy="6097"/>
                          </a:xfrm>
                          <a:prstGeom prst="rect">
                            <a:avLst/>
                          </a:prstGeom>
                        </pic:spPr>
                      </pic:pic>
                      <pic:pic xmlns:pic="http://schemas.openxmlformats.org/drawingml/2006/picture">
                        <pic:nvPicPr>
                          <pic:cNvPr id="12678" name="Picture 12678"/>
                          <pic:cNvPicPr/>
                        </pic:nvPicPr>
                        <pic:blipFill>
                          <a:blip r:embed="rId33"/>
                          <a:stretch>
                            <a:fillRect/>
                          </a:stretch>
                        </pic:blipFill>
                        <pic:spPr>
                          <a:xfrm>
                            <a:off x="548589" y="0"/>
                            <a:ext cx="30480" cy="6097"/>
                          </a:xfrm>
                          <a:prstGeom prst="rect">
                            <a:avLst/>
                          </a:prstGeom>
                        </pic:spPr>
                      </pic:pic>
                      <pic:pic xmlns:pic="http://schemas.openxmlformats.org/drawingml/2006/picture">
                        <pic:nvPicPr>
                          <pic:cNvPr id="12680" name="Picture 12680"/>
                          <pic:cNvPicPr/>
                        </pic:nvPicPr>
                        <pic:blipFill>
                          <a:blip r:embed="rId33"/>
                          <a:stretch>
                            <a:fillRect/>
                          </a:stretch>
                        </pic:blipFill>
                        <pic:spPr>
                          <a:xfrm>
                            <a:off x="579069" y="0"/>
                            <a:ext cx="30480" cy="6097"/>
                          </a:xfrm>
                          <a:prstGeom prst="rect">
                            <a:avLst/>
                          </a:prstGeom>
                        </pic:spPr>
                      </pic:pic>
                      <pic:pic xmlns:pic="http://schemas.openxmlformats.org/drawingml/2006/picture">
                        <pic:nvPicPr>
                          <pic:cNvPr id="12682" name="Picture 12682"/>
                          <pic:cNvPicPr/>
                        </pic:nvPicPr>
                        <pic:blipFill>
                          <a:blip r:embed="rId33"/>
                          <a:stretch>
                            <a:fillRect/>
                          </a:stretch>
                        </pic:blipFill>
                        <pic:spPr>
                          <a:xfrm>
                            <a:off x="609549" y="0"/>
                            <a:ext cx="30480" cy="6097"/>
                          </a:xfrm>
                          <a:prstGeom prst="rect">
                            <a:avLst/>
                          </a:prstGeom>
                        </pic:spPr>
                      </pic:pic>
                      <pic:pic xmlns:pic="http://schemas.openxmlformats.org/drawingml/2006/picture">
                        <pic:nvPicPr>
                          <pic:cNvPr id="12684" name="Picture 12684"/>
                          <pic:cNvPicPr/>
                        </pic:nvPicPr>
                        <pic:blipFill>
                          <a:blip r:embed="rId33"/>
                          <a:stretch>
                            <a:fillRect/>
                          </a:stretch>
                        </pic:blipFill>
                        <pic:spPr>
                          <a:xfrm>
                            <a:off x="640029" y="0"/>
                            <a:ext cx="30480" cy="6097"/>
                          </a:xfrm>
                          <a:prstGeom prst="rect">
                            <a:avLst/>
                          </a:prstGeom>
                        </pic:spPr>
                      </pic:pic>
                      <pic:pic xmlns:pic="http://schemas.openxmlformats.org/drawingml/2006/picture">
                        <pic:nvPicPr>
                          <pic:cNvPr id="12686" name="Picture 12686"/>
                          <pic:cNvPicPr/>
                        </pic:nvPicPr>
                        <pic:blipFill>
                          <a:blip r:embed="rId33"/>
                          <a:stretch>
                            <a:fillRect/>
                          </a:stretch>
                        </pic:blipFill>
                        <pic:spPr>
                          <a:xfrm>
                            <a:off x="670509" y="0"/>
                            <a:ext cx="30480" cy="6097"/>
                          </a:xfrm>
                          <a:prstGeom prst="rect">
                            <a:avLst/>
                          </a:prstGeom>
                        </pic:spPr>
                      </pic:pic>
                      <pic:pic xmlns:pic="http://schemas.openxmlformats.org/drawingml/2006/picture">
                        <pic:nvPicPr>
                          <pic:cNvPr id="12688" name="Picture 12688"/>
                          <pic:cNvPicPr/>
                        </pic:nvPicPr>
                        <pic:blipFill>
                          <a:blip r:embed="rId33"/>
                          <a:stretch>
                            <a:fillRect/>
                          </a:stretch>
                        </pic:blipFill>
                        <pic:spPr>
                          <a:xfrm>
                            <a:off x="700989" y="0"/>
                            <a:ext cx="30480" cy="6097"/>
                          </a:xfrm>
                          <a:prstGeom prst="rect">
                            <a:avLst/>
                          </a:prstGeom>
                        </pic:spPr>
                      </pic:pic>
                      <pic:pic xmlns:pic="http://schemas.openxmlformats.org/drawingml/2006/picture">
                        <pic:nvPicPr>
                          <pic:cNvPr id="12690" name="Picture 12690"/>
                          <pic:cNvPicPr/>
                        </pic:nvPicPr>
                        <pic:blipFill>
                          <a:blip r:embed="rId33"/>
                          <a:stretch>
                            <a:fillRect/>
                          </a:stretch>
                        </pic:blipFill>
                        <pic:spPr>
                          <a:xfrm>
                            <a:off x="731469" y="0"/>
                            <a:ext cx="30480" cy="6097"/>
                          </a:xfrm>
                          <a:prstGeom prst="rect">
                            <a:avLst/>
                          </a:prstGeom>
                        </pic:spPr>
                      </pic:pic>
                      <pic:pic xmlns:pic="http://schemas.openxmlformats.org/drawingml/2006/picture">
                        <pic:nvPicPr>
                          <pic:cNvPr id="12692" name="Picture 12692"/>
                          <pic:cNvPicPr/>
                        </pic:nvPicPr>
                        <pic:blipFill>
                          <a:blip r:embed="rId33"/>
                          <a:stretch>
                            <a:fillRect/>
                          </a:stretch>
                        </pic:blipFill>
                        <pic:spPr>
                          <a:xfrm>
                            <a:off x="761949" y="0"/>
                            <a:ext cx="30480" cy="6097"/>
                          </a:xfrm>
                          <a:prstGeom prst="rect">
                            <a:avLst/>
                          </a:prstGeom>
                        </pic:spPr>
                      </pic:pic>
                      <pic:pic xmlns:pic="http://schemas.openxmlformats.org/drawingml/2006/picture">
                        <pic:nvPicPr>
                          <pic:cNvPr id="12694" name="Picture 12694"/>
                          <pic:cNvPicPr/>
                        </pic:nvPicPr>
                        <pic:blipFill>
                          <a:blip r:embed="rId33"/>
                          <a:stretch>
                            <a:fillRect/>
                          </a:stretch>
                        </pic:blipFill>
                        <pic:spPr>
                          <a:xfrm>
                            <a:off x="792429" y="0"/>
                            <a:ext cx="30480" cy="6097"/>
                          </a:xfrm>
                          <a:prstGeom prst="rect">
                            <a:avLst/>
                          </a:prstGeom>
                        </pic:spPr>
                      </pic:pic>
                      <pic:pic xmlns:pic="http://schemas.openxmlformats.org/drawingml/2006/picture">
                        <pic:nvPicPr>
                          <pic:cNvPr id="12696" name="Picture 12696"/>
                          <pic:cNvPicPr/>
                        </pic:nvPicPr>
                        <pic:blipFill>
                          <a:blip r:embed="rId33"/>
                          <a:stretch>
                            <a:fillRect/>
                          </a:stretch>
                        </pic:blipFill>
                        <pic:spPr>
                          <a:xfrm>
                            <a:off x="822909" y="0"/>
                            <a:ext cx="30480" cy="6097"/>
                          </a:xfrm>
                          <a:prstGeom prst="rect">
                            <a:avLst/>
                          </a:prstGeom>
                        </pic:spPr>
                      </pic:pic>
                      <pic:pic xmlns:pic="http://schemas.openxmlformats.org/drawingml/2006/picture">
                        <pic:nvPicPr>
                          <pic:cNvPr id="12698" name="Picture 12698"/>
                          <pic:cNvPicPr/>
                        </pic:nvPicPr>
                        <pic:blipFill>
                          <a:blip r:embed="rId33"/>
                          <a:stretch>
                            <a:fillRect/>
                          </a:stretch>
                        </pic:blipFill>
                        <pic:spPr>
                          <a:xfrm>
                            <a:off x="853389" y="0"/>
                            <a:ext cx="30480" cy="6097"/>
                          </a:xfrm>
                          <a:prstGeom prst="rect">
                            <a:avLst/>
                          </a:prstGeom>
                        </pic:spPr>
                      </pic:pic>
                      <pic:pic xmlns:pic="http://schemas.openxmlformats.org/drawingml/2006/picture">
                        <pic:nvPicPr>
                          <pic:cNvPr id="12700" name="Picture 12700"/>
                          <pic:cNvPicPr/>
                        </pic:nvPicPr>
                        <pic:blipFill>
                          <a:blip r:embed="rId33"/>
                          <a:stretch>
                            <a:fillRect/>
                          </a:stretch>
                        </pic:blipFill>
                        <pic:spPr>
                          <a:xfrm>
                            <a:off x="883869" y="0"/>
                            <a:ext cx="30480" cy="6097"/>
                          </a:xfrm>
                          <a:prstGeom prst="rect">
                            <a:avLst/>
                          </a:prstGeom>
                        </pic:spPr>
                      </pic:pic>
                      <pic:pic xmlns:pic="http://schemas.openxmlformats.org/drawingml/2006/picture">
                        <pic:nvPicPr>
                          <pic:cNvPr id="12702" name="Picture 12702"/>
                          <pic:cNvPicPr/>
                        </pic:nvPicPr>
                        <pic:blipFill>
                          <a:blip r:embed="rId33"/>
                          <a:stretch>
                            <a:fillRect/>
                          </a:stretch>
                        </pic:blipFill>
                        <pic:spPr>
                          <a:xfrm>
                            <a:off x="914349" y="0"/>
                            <a:ext cx="30480" cy="6097"/>
                          </a:xfrm>
                          <a:prstGeom prst="rect">
                            <a:avLst/>
                          </a:prstGeom>
                        </pic:spPr>
                      </pic:pic>
                      <pic:pic xmlns:pic="http://schemas.openxmlformats.org/drawingml/2006/picture">
                        <pic:nvPicPr>
                          <pic:cNvPr id="12704" name="Picture 12704"/>
                          <pic:cNvPicPr/>
                        </pic:nvPicPr>
                        <pic:blipFill>
                          <a:blip r:embed="rId33"/>
                          <a:stretch>
                            <a:fillRect/>
                          </a:stretch>
                        </pic:blipFill>
                        <pic:spPr>
                          <a:xfrm>
                            <a:off x="944829" y="0"/>
                            <a:ext cx="30480" cy="6097"/>
                          </a:xfrm>
                          <a:prstGeom prst="rect">
                            <a:avLst/>
                          </a:prstGeom>
                        </pic:spPr>
                      </pic:pic>
                      <pic:pic xmlns:pic="http://schemas.openxmlformats.org/drawingml/2006/picture">
                        <pic:nvPicPr>
                          <pic:cNvPr id="12706" name="Picture 12706"/>
                          <pic:cNvPicPr/>
                        </pic:nvPicPr>
                        <pic:blipFill>
                          <a:blip r:embed="rId33"/>
                          <a:stretch>
                            <a:fillRect/>
                          </a:stretch>
                        </pic:blipFill>
                        <pic:spPr>
                          <a:xfrm>
                            <a:off x="975309" y="0"/>
                            <a:ext cx="30480" cy="6097"/>
                          </a:xfrm>
                          <a:prstGeom prst="rect">
                            <a:avLst/>
                          </a:prstGeom>
                        </pic:spPr>
                      </pic:pic>
                      <pic:pic xmlns:pic="http://schemas.openxmlformats.org/drawingml/2006/picture">
                        <pic:nvPicPr>
                          <pic:cNvPr id="12708" name="Picture 12708"/>
                          <pic:cNvPicPr/>
                        </pic:nvPicPr>
                        <pic:blipFill>
                          <a:blip r:embed="rId33"/>
                          <a:stretch>
                            <a:fillRect/>
                          </a:stretch>
                        </pic:blipFill>
                        <pic:spPr>
                          <a:xfrm>
                            <a:off x="1005789" y="0"/>
                            <a:ext cx="30480" cy="6097"/>
                          </a:xfrm>
                          <a:prstGeom prst="rect">
                            <a:avLst/>
                          </a:prstGeom>
                        </pic:spPr>
                      </pic:pic>
                      <pic:pic xmlns:pic="http://schemas.openxmlformats.org/drawingml/2006/picture">
                        <pic:nvPicPr>
                          <pic:cNvPr id="12710" name="Picture 12710"/>
                          <pic:cNvPicPr/>
                        </pic:nvPicPr>
                        <pic:blipFill>
                          <a:blip r:embed="rId33"/>
                          <a:stretch>
                            <a:fillRect/>
                          </a:stretch>
                        </pic:blipFill>
                        <pic:spPr>
                          <a:xfrm>
                            <a:off x="1036269" y="0"/>
                            <a:ext cx="30480" cy="6097"/>
                          </a:xfrm>
                          <a:prstGeom prst="rect">
                            <a:avLst/>
                          </a:prstGeom>
                        </pic:spPr>
                      </pic:pic>
                      <pic:pic xmlns:pic="http://schemas.openxmlformats.org/drawingml/2006/picture">
                        <pic:nvPicPr>
                          <pic:cNvPr id="12712" name="Picture 12712"/>
                          <pic:cNvPicPr/>
                        </pic:nvPicPr>
                        <pic:blipFill>
                          <a:blip r:embed="rId33"/>
                          <a:stretch>
                            <a:fillRect/>
                          </a:stretch>
                        </pic:blipFill>
                        <pic:spPr>
                          <a:xfrm>
                            <a:off x="1066749" y="0"/>
                            <a:ext cx="30480" cy="6097"/>
                          </a:xfrm>
                          <a:prstGeom prst="rect">
                            <a:avLst/>
                          </a:prstGeom>
                        </pic:spPr>
                      </pic:pic>
                      <pic:pic xmlns:pic="http://schemas.openxmlformats.org/drawingml/2006/picture">
                        <pic:nvPicPr>
                          <pic:cNvPr id="12714" name="Picture 12714"/>
                          <pic:cNvPicPr/>
                        </pic:nvPicPr>
                        <pic:blipFill>
                          <a:blip r:embed="rId33"/>
                          <a:stretch>
                            <a:fillRect/>
                          </a:stretch>
                        </pic:blipFill>
                        <pic:spPr>
                          <a:xfrm>
                            <a:off x="1097229" y="0"/>
                            <a:ext cx="30480" cy="6097"/>
                          </a:xfrm>
                          <a:prstGeom prst="rect">
                            <a:avLst/>
                          </a:prstGeom>
                        </pic:spPr>
                      </pic:pic>
                      <pic:pic xmlns:pic="http://schemas.openxmlformats.org/drawingml/2006/picture">
                        <pic:nvPicPr>
                          <pic:cNvPr id="12716" name="Picture 12716"/>
                          <pic:cNvPicPr/>
                        </pic:nvPicPr>
                        <pic:blipFill>
                          <a:blip r:embed="rId33"/>
                          <a:stretch>
                            <a:fillRect/>
                          </a:stretch>
                        </pic:blipFill>
                        <pic:spPr>
                          <a:xfrm>
                            <a:off x="1127709" y="0"/>
                            <a:ext cx="30480" cy="6097"/>
                          </a:xfrm>
                          <a:prstGeom prst="rect">
                            <a:avLst/>
                          </a:prstGeom>
                        </pic:spPr>
                      </pic:pic>
                      <pic:pic xmlns:pic="http://schemas.openxmlformats.org/drawingml/2006/picture">
                        <pic:nvPicPr>
                          <pic:cNvPr id="12718" name="Picture 12718"/>
                          <pic:cNvPicPr/>
                        </pic:nvPicPr>
                        <pic:blipFill>
                          <a:blip r:embed="rId33"/>
                          <a:stretch>
                            <a:fillRect/>
                          </a:stretch>
                        </pic:blipFill>
                        <pic:spPr>
                          <a:xfrm>
                            <a:off x="1158189" y="0"/>
                            <a:ext cx="30480" cy="6097"/>
                          </a:xfrm>
                          <a:prstGeom prst="rect">
                            <a:avLst/>
                          </a:prstGeom>
                        </pic:spPr>
                      </pic:pic>
                      <pic:pic xmlns:pic="http://schemas.openxmlformats.org/drawingml/2006/picture">
                        <pic:nvPicPr>
                          <pic:cNvPr id="12720" name="Picture 12720"/>
                          <pic:cNvPicPr/>
                        </pic:nvPicPr>
                        <pic:blipFill>
                          <a:blip r:embed="rId33"/>
                          <a:stretch>
                            <a:fillRect/>
                          </a:stretch>
                        </pic:blipFill>
                        <pic:spPr>
                          <a:xfrm>
                            <a:off x="1188669" y="0"/>
                            <a:ext cx="30480" cy="6097"/>
                          </a:xfrm>
                          <a:prstGeom prst="rect">
                            <a:avLst/>
                          </a:prstGeom>
                        </pic:spPr>
                      </pic:pic>
                      <pic:pic xmlns:pic="http://schemas.openxmlformats.org/drawingml/2006/picture">
                        <pic:nvPicPr>
                          <pic:cNvPr id="12722" name="Picture 12722"/>
                          <pic:cNvPicPr/>
                        </pic:nvPicPr>
                        <pic:blipFill>
                          <a:blip r:embed="rId33"/>
                          <a:stretch>
                            <a:fillRect/>
                          </a:stretch>
                        </pic:blipFill>
                        <pic:spPr>
                          <a:xfrm>
                            <a:off x="1219149" y="0"/>
                            <a:ext cx="30480" cy="6097"/>
                          </a:xfrm>
                          <a:prstGeom prst="rect">
                            <a:avLst/>
                          </a:prstGeom>
                        </pic:spPr>
                      </pic:pic>
                      <pic:pic xmlns:pic="http://schemas.openxmlformats.org/drawingml/2006/picture">
                        <pic:nvPicPr>
                          <pic:cNvPr id="12724" name="Picture 12724"/>
                          <pic:cNvPicPr/>
                        </pic:nvPicPr>
                        <pic:blipFill>
                          <a:blip r:embed="rId33"/>
                          <a:stretch>
                            <a:fillRect/>
                          </a:stretch>
                        </pic:blipFill>
                        <pic:spPr>
                          <a:xfrm>
                            <a:off x="1249629" y="0"/>
                            <a:ext cx="30480" cy="6097"/>
                          </a:xfrm>
                          <a:prstGeom prst="rect">
                            <a:avLst/>
                          </a:prstGeom>
                        </pic:spPr>
                      </pic:pic>
                      <pic:pic xmlns:pic="http://schemas.openxmlformats.org/drawingml/2006/picture">
                        <pic:nvPicPr>
                          <pic:cNvPr id="12726" name="Picture 12726"/>
                          <pic:cNvPicPr/>
                        </pic:nvPicPr>
                        <pic:blipFill>
                          <a:blip r:embed="rId33"/>
                          <a:stretch>
                            <a:fillRect/>
                          </a:stretch>
                        </pic:blipFill>
                        <pic:spPr>
                          <a:xfrm>
                            <a:off x="1280109" y="0"/>
                            <a:ext cx="30480" cy="6097"/>
                          </a:xfrm>
                          <a:prstGeom prst="rect">
                            <a:avLst/>
                          </a:prstGeom>
                        </pic:spPr>
                      </pic:pic>
                      <pic:pic xmlns:pic="http://schemas.openxmlformats.org/drawingml/2006/picture">
                        <pic:nvPicPr>
                          <pic:cNvPr id="12728" name="Picture 12728"/>
                          <pic:cNvPicPr/>
                        </pic:nvPicPr>
                        <pic:blipFill>
                          <a:blip r:embed="rId33"/>
                          <a:stretch>
                            <a:fillRect/>
                          </a:stretch>
                        </pic:blipFill>
                        <pic:spPr>
                          <a:xfrm>
                            <a:off x="1310589" y="0"/>
                            <a:ext cx="30480" cy="6097"/>
                          </a:xfrm>
                          <a:prstGeom prst="rect">
                            <a:avLst/>
                          </a:prstGeom>
                        </pic:spPr>
                      </pic:pic>
                      <pic:pic xmlns:pic="http://schemas.openxmlformats.org/drawingml/2006/picture">
                        <pic:nvPicPr>
                          <pic:cNvPr id="12730" name="Picture 12730"/>
                          <pic:cNvPicPr/>
                        </pic:nvPicPr>
                        <pic:blipFill>
                          <a:blip r:embed="rId33"/>
                          <a:stretch>
                            <a:fillRect/>
                          </a:stretch>
                        </pic:blipFill>
                        <pic:spPr>
                          <a:xfrm>
                            <a:off x="1341069" y="0"/>
                            <a:ext cx="30480" cy="6097"/>
                          </a:xfrm>
                          <a:prstGeom prst="rect">
                            <a:avLst/>
                          </a:prstGeom>
                        </pic:spPr>
                      </pic:pic>
                      <pic:pic xmlns:pic="http://schemas.openxmlformats.org/drawingml/2006/picture">
                        <pic:nvPicPr>
                          <pic:cNvPr id="12732" name="Picture 12732"/>
                          <pic:cNvPicPr/>
                        </pic:nvPicPr>
                        <pic:blipFill>
                          <a:blip r:embed="rId33"/>
                          <a:stretch>
                            <a:fillRect/>
                          </a:stretch>
                        </pic:blipFill>
                        <pic:spPr>
                          <a:xfrm>
                            <a:off x="1371549" y="0"/>
                            <a:ext cx="30785" cy="6097"/>
                          </a:xfrm>
                          <a:prstGeom prst="rect">
                            <a:avLst/>
                          </a:prstGeom>
                        </pic:spPr>
                      </pic:pic>
                      <pic:pic xmlns:pic="http://schemas.openxmlformats.org/drawingml/2006/picture">
                        <pic:nvPicPr>
                          <pic:cNvPr id="12734" name="Picture 12734"/>
                          <pic:cNvPicPr/>
                        </pic:nvPicPr>
                        <pic:blipFill>
                          <a:blip r:embed="rId33"/>
                          <a:stretch>
                            <a:fillRect/>
                          </a:stretch>
                        </pic:blipFill>
                        <pic:spPr>
                          <a:xfrm>
                            <a:off x="1402410" y="0"/>
                            <a:ext cx="30480" cy="6097"/>
                          </a:xfrm>
                          <a:prstGeom prst="rect">
                            <a:avLst/>
                          </a:prstGeom>
                        </pic:spPr>
                      </pic:pic>
                      <pic:pic xmlns:pic="http://schemas.openxmlformats.org/drawingml/2006/picture">
                        <pic:nvPicPr>
                          <pic:cNvPr id="12736" name="Picture 12736"/>
                          <pic:cNvPicPr/>
                        </pic:nvPicPr>
                        <pic:blipFill>
                          <a:blip r:embed="rId33"/>
                          <a:stretch>
                            <a:fillRect/>
                          </a:stretch>
                        </pic:blipFill>
                        <pic:spPr>
                          <a:xfrm>
                            <a:off x="1432890" y="0"/>
                            <a:ext cx="30480" cy="6097"/>
                          </a:xfrm>
                          <a:prstGeom prst="rect">
                            <a:avLst/>
                          </a:prstGeom>
                        </pic:spPr>
                      </pic:pic>
                      <pic:pic xmlns:pic="http://schemas.openxmlformats.org/drawingml/2006/picture">
                        <pic:nvPicPr>
                          <pic:cNvPr id="12738" name="Picture 12738"/>
                          <pic:cNvPicPr/>
                        </pic:nvPicPr>
                        <pic:blipFill>
                          <a:blip r:embed="rId33"/>
                          <a:stretch>
                            <a:fillRect/>
                          </a:stretch>
                        </pic:blipFill>
                        <pic:spPr>
                          <a:xfrm>
                            <a:off x="1463370" y="0"/>
                            <a:ext cx="30480" cy="6097"/>
                          </a:xfrm>
                          <a:prstGeom prst="rect">
                            <a:avLst/>
                          </a:prstGeom>
                        </pic:spPr>
                      </pic:pic>
                      <pic:pic xmlns:pic="http://schemas.openxmlformats.org/drawingml/2006/picture">
                        <pic:nvPicPr>
                          <pic:cNvPr id="12740" name="Picture 12740"/>
                          <pic:cNvPicPr/>
                        </pic:nvPicPr>
                        <pic:blipFill>
                          <a:blip r:embed="rId33"/>
                          <a:stretch>
                            <a:fillRect/>
                          </a:stretch>
                        </pic:blipFill>
                        <pic:spPr>
                          <a:xfrm>
                            <a:off x="1493850" y="0"/>
                            <a:ext cx="30480" cy="6097"/>
                          </a:xfrm>
                          <a:prstGeom prst="rect">
                            <a:avLst/>
                          </a:prstGeom>
                        </pic:spPr>
                      </pic:pic>
                      <pic:pic xmlns:pic="http://schemas.openxmlformats.org/drawingml/2006/picture">
                        <pic:nvPicPr>
                          <pic:cNvPr id="12742" name="Picture 12742"/>
                          <pic:cNvPicPr/>
                        </pic:nvPicPr>
                        <pic:blipFill>
                          <a:blip r:embed="rId33"/>
                          <a:stretch>
                            <a:fillRect/>
                          </a:stretch>
                        </pic:blipFill>
                        <pic:spPr>
                          <a:xfrm>
                            <a:off x="1524330" y="0"/>
                            <a:ext cx="30480" cy="6097"/>
                          </a:xfrm>
                          <a:prstGeom prst="rect">
                            <a:avLst/>
                          </a:prstGeom>
                        </pic:spPr>
                      </pic:pic>
                      <pic:pic xmlns:pic="http://schemas.openxmlformats.org/drawingml/2006/picture">
                        <pic:nvPicPr>
                          <pic:cNvPr id="12744" name="Picture 12744"/>
                          <pic:cNvPicPr/>
                        </pic:nvPicPr>
                        <pic:blipFill>
                          <a:blip r:embed="rId33"/>
                          <a:stretch>
                            <a:fillRect/>
                          </a:stretch>
                        </pic:blipFill>
                        <pic:spPr>
                          <a:xfrm>
                            <a:off x="1554810" y="0"/>
                            <a:ext cx="30480" cy="6097"/>
                          </a:xfrm>
                          <a:prstGeom prst="rect">
                            <a:avLst/>
                          </a:prstGeom>
                        </pic:spPr>
                      </pic:pic>
                      <pic:pic xmlns:pic="http://schemas.openxmlformats.org/drawingml/2006/picture">
                        <pic:nvPicPr>
                          <pic:cNvPr id="12746" name="Picture 12746"/>
                          <pic:cNvPicPr/>
                        </pic:nvPicPr>
                        <pic:blipFill>
                          <a:blip r:embed="rId33"/>
                          <a:stretch>
                            <a:fillRect/>
                          </a:stretch>
                        </pic:blipFill>
                        <pic:spPr>
                          <a:xfrm>
                            <a:off x="1585290" y="0"/>
                            <a:ext cx="30480" cy="6097"/>
                          </a:xfrm>
                          <a:prstGeom prst="rect">
                            <a:avLst/>
                          </a:prstGeom>
                        </pic:spPr>
                      </pic:pic>
                      <pic:pic xmlns:pic="http://schemas.openxmlformats.org/drawingml/2006/picture">
                        <pic:nvPicPr>
                          <pic:cNvPr id="12748" name="Picture 12748"/>
                          <pic:cNvPicPr/>
                        </pic:nvPicPr>
                        <pic:blipFill>
                          <a:blip r:embed="rId33"/>
                          <a:stretch>
                            <a:fillRect/>
                          </a:stretch>
                        </pic:blipFill>
                        <pic:spPr>
                          <a:xfrm>
                            <a:off x="1615770" y="0"/>
                            <a:ext cx="30480" cy="6097"/>
                          </a:xfrm>
                          <a:prstGeom prst="rect">
                            <a:avLst/>
                          </a:prstGeom>
                        </pic:spPr>
                      </pic:pic>
                      <pic:pic xmlns:pic="http://schemas.openxmlformats.org/drawingml/2006/picture">
                        <pic:nvPicPr>
                          <pic:cNvPr id="12750" name="Picture 12750"/>
                          <pic:cNvPicPr/>
                        </pic:nvPicPr>
                        <pic:blipFill>
                          <a:blip r:embed="rId33"/>
                          <a:stretch>
                            <a:fillRect/>
                          </a:stretch>
                        </pic:blipFill>
                        <pic:spPr>
                          <a:xfrm>
                            <a:off x="1646250" y="0"/>
                            <a:ext cx="30480" cy="6097"/>
                          </a:xfrm>
                          <a:prstGeom prst="rect">
                            <a:avLst/>
                          </a:prstGeom>
                        </pic:spPr>
                      </pic:pic>
                      <pic:pic xmlns:pic="http://schemas.openxmlformats.org/drawingml/2006/picture">
                        <pic:nvPicPr>
                          <pic:cNvPr id="12752" name="Picture 12752"/>
                          <pic:cNvPicPr/>
                        </pic:nvPicPr>
                        <pic:blipFill>
                          <a:blip r:embed="rId33"/>
                          <a:stretch>
                            <a:fillRect/>
                          </a:stretch>
                        </pic:blipFill>
                        <pic:spPr>
                          <a:xfrm>
                            <a:off x="1676730" y="0"/>
                            <a:ext cx="30480" cy="6097"/>
                          </a:xfrm>
                          <a:prstGeom prst="rect">
                            <a:avLst/>
                          </a:prstGeom>
                        </pic:spPr>
                      </pic:pic>
                      <pic:pic xmlns:pic="http://schemas.openxmlformats.org/drawingml/2006/picture">
                        <pic:nvPicPr>
                          <pic:cNvPr id="12754" name="Picture 12754"/>
                          <pic:cNvPicPr/>
                        </pic:nvPicPr>
                        <pic:blipFill>
                          <a:blip r:embed="rId33"/>
                          <a:stretch>
                            <a:fillRect/>
                          </a:stretch>
                        </pic:blipFill>
                        <pic:spPr>
                          <a:xfrm>
                            <a:off x="1707210" y="0"/>
                            <a:ext cx="30480" cy="6097"/>
                          </a:xfrm>
                          <a:prstGeom prst="rect">
                            <a:avLst/>
                          </a:prstGeom>
                        </pic:spPr>
                      </pic:pic>
                      <pic:pic xmlns:pic="http://schemas.openxmlformats.org/drawingml/2006/picture">
                        <pic:nvPicPr>
                          <pic:cNvPr id="12756" name="Picture 12756"/>
                          <pic:cNvPicPr/>
                        </pic:nvPicPr>
                        <pic:blipFill>
                          <a:blip r:embed="rId33"/>
                          <a:stretch>
                            <a:fillRect/>
                          </a:stretch>
                        </pic:blipFill>
                        <pic:spPr>
                          <a:xfrm>
                            <a:off x="1737690" y="0"/>
                            <a:ext cx="30480" cy="6097"/>
                          </a:xfrm>
                          <a:prstGeom prst="rect">
                            <a:avLst/>
                          </a:prstGeom>
                        </pic:spPr>
                      </pic:pic>
                      <pic:pic xmlns:pic="http://schemas.openxmlformats.org/drawingml/2006/picture">
                        <pic:nvPicPr>
                          <pic:cNvPr id="12758" name="Picture 12758"/>
                          <pic:cNvPicPr/>
                        </pic:nvPicPr>
                        <pic:blipFill>
                          <a:blip r:embed="rId33"/>
                          <a:stretch>
                            <a:fillRect/>
                          </a:stretch>
                        </pic:blipFill>
                        <pic:spPr>
                          <a:xfrm>
                            <a:off x="1768170" y="0"/>
                            <a:ext cx="30480" cy="6097"/>
                          </a:xfrm>
                          <a:prstGeom prst="rect">
                            <a:avLst/>
                          </a:prstGeom>
                        </pic:spPr>
                      </pic:pic>
                      <pic:pic xmlns:pic="http://schemas.openxmlformats.org/drawingml/2006/picture">
                        <pic:nvPicPr>
                          <pic:cNvPr id="12760" name="Picture 12760"/>
                          <pic:cNvPicPr/>
                        </pic:nvPicPr>
                        <pic:blipFill>
                          <a:blip r:embed="rId33"/>
                          <a:stretch>
                            <a:fillRect/>
                          </a:stretch>
                        </pic:blipFill>
                        <pic:spPr>
                          <a:xfrm>
                            <a:off x="1798650" y="0"/>
                            <a:ext cx="30480" cy="6097"/>
                          </a:xfrm>
                          <a:prstGeom prst="rect">
                            <a:avLst/>
                          </a:prstGeom>
                        </pic:spPr>
                      </pic:pic>
                      <pic:pic xmlns:pic="http://schemas.openxmlformats.org/drawingml/2006/picture">
                        <pic:nvPicPr>
                          <pic:cNvPr id="12762" name="Picture 12762"/>
                          <pic:cNvPicPr/>
                        </pic:nvPicPr>
                        <pic:blipFill>
                          <a:blip r:embed="rId33"/>
                          <a:stretch>
                            <a:fillRect/>
                          </a:stretch>
                        </pic:blipFill>
                        <pic:spPr>
                          <a:xfrm>
                            <a:off x="1829130" y="0"/>
                            <a:ext cx="30480" cy="6097"/>
                          </a:xfrm>
                          <a:prstGeom prst="rect">
                            <a:avLst/>
                          </a:prstGeom>
                        </pic:spPr>
                      </pic:pic>
                      <pic:pic xmlns:pic="http://schemas.openxmlformats.org/drawingml/2006/picture">
                        <pic:nvPicPr>
                          <pic:cNvPr id="12764" name="Picture 12764"/>
                          <pic:cNvPicPr/>
                        </pic:nvPicPr>
                        <pic:blipFill>
                          <a:blip r:embed="rId33"/>
                          <a:stretch>
                            <a:fillRect/>
                          </a:stretch>
                        </pic:blipFill>
                        <pic:spPr>
                          <a:xfrm>
                            <a:off x="1859610" y="0"/>
                            <a:ext cx="30480" cy="6097"/>
                          </a:xfrm>
                          <a:prstGeom prst="rect">
                            <a:avLst/>
                          </a:prstGeom>
                        </pic:spPr>
                      </pic:pic>
                      <pic:pic xmlns:pic="http://schemas.openxmlformats.org/drawingml/2006/picture">
                        <pic:nvPicPr>
                          <pic:cNvPr id="12766" name="Picture 12766"/>
                          <pic:cNvPicPr/>
                        </pic:nvPicPr>
                        <pic:blipFill>
                          <a:blip r:embed="rId33"/>
                          <a:stretch>
                            <a:fillRect/>
                          </a:stretch>
                        </pic:blipFill>
                        <pic:spPr>
                          <a:xfrm>
                            <a:off x="1890090" y="0"/>
                            <a:ext cx="30480" cy="6097"/>
                          </a:xfrm>
                          <a:prstGeom prst="rect">
                            <a:avLst/>
                          </a:prstGeom>
                        </pic:spPr>
                      </pic:pic>
                      <pic:pic xmlns:pic="http://schemas.openxmlformats.org/drawingml/2006/picture">
                        <pic:nvPicPr>
                          <pic:cNvPr id="12768" name="Picture 12768"/>
                          <pic:cNvPicPr/>
                        </pic:nvPicPr>
                        <pic:blipFill>
                          <a:blip r:embed="rId33"/>
                          <a:stretch>
                            <a:fillRect/>
                          </a:stretch>
                        </pic:blipFill>
                        <pic:spPr>
                          <a:xfrm>
                            <a:off x="1920570" y="0"/>
                            <a:ext cx="30480" cy="6097"/>
                          </a:xfrm>
                          <a:prstGeom prst="rect">
                            <a:avLst/>
                          </a:prstGeom>
                        </pic:spPr>
                      </pic:pic>
                      <pic:pic xmlns:pic="http://schemas.openxmlformats.org/drawingml/2006/picture">
                        <pic:nvPicPr>
                          <pic:cNvPr id="12770" name="Picture 12770"/>
                          <pic:cNvPicPr/>
                        </pic:nvPicPr>
                        <pic:blipFill>
                          <a:blip r:embed="rId33"/>
                          <a:stretch>
                            <a:fillRect/>
                          </a:stretch>
                        </pic:blipFill>
                        <pic:spPr>
                          <a:xfrm>
                            <a:off x="1951050" y="0"/>
                            <a:ext cx="30480" cy="6097"/>
                          </a:xfrm>
                          <a:prstGeom prst="rect">
                            <a:avLst/>
                          </a:prstGeom>
                        </pic:spPr>
                      </pic:pic>
                      <pic:pic xmlns:pic="http://schemas.openxmlformats.org/drawingml/2006/picture">
                        <pic:nvPicPr>
                          <pic:cNvPr id="12772" name="Picture 12772"/>
                          <pic:cNvPicPr/>
                        </pic:nvPicPr>
                        <pic:blipFill>
                          <a:blip r:embed="rId33"/>
                          <a:stretch>
                            <a:fillRect/>
                          </a:stretch>
                        </pic:blipFill>
                        <pic:spPr>
                          <a:xfrm>
                            <a:off x="1981530" y="0"/>
                            <a:ext cx="30480" cy="6097"/>
                          </a:xfrm>
                          <a:prstGeom prst="rect">
                            <a:avLst/>
                          </a:prstGeom>
                        </pic:spPr>
                      </pic:pic>
                      <pic:pic xmlns:pic="http://schemas.openxmlformats.org/drawingml/2006/picture">
                        <pic:nvPicPr>
                          <pic:cNvPr id="12774" name="Picture 12774"/>
                          <pic:cNvPicPr/>
                        </pic:nvPicPr>
                        <pic:blipFill>
                          <a:blip r:embed="rId33"/>
                          <a:stretch>
                            <a:fillRect/>
                          </a:stretch>
                        </pic:blipFill>
                        <pic:spPr>
                          <a:xfrm>
                            <a:off x="2012010" y="0"/>
                            <a:ext cx="30480" cy="6097"/>
                          </a:xfrm>
                          <a:prstGeom prst="rect">
                            <a:avLst/>
                          </a:prstGeom>
                        </pic:spPr>
                      </pic:pic>
                      <pic:pic xmlns:pic="http://schemas.openxmlformats.org/drawingml/2006/picture">
                        <pic:nvPicPr>
                          <pic:cNvPr id="12776" name="Picture 12776"/>
                          <pic:cNvPicPr/>
                        </pic:nvPicPr>
                        <pic:blipFill>
                          <a:blip r:embed="rId33"/>
                          <a:stretch>
                            <a:fillRect/>
                          </a:stretch>
                        </pic:blipFill>
                        <pic:spPr>
                          <a:xfrm>
                            <a:off x="2042490" y="0"/>
                            <a:ext cx="30480" cy="6097"/>
                          </a:xfrm>
                          <a:prstGeom prst="rect">
                            <a:avLst/>
                          </a:prstGeom>
                        </pic:spPr>
                      </pic:pic>
                      <pic:pic xmlns:pic="http://schemas.openxmlformats.org/drawingml/2006/picture">
                        <pic:nvPicPr>
                          <pic:cNvPr id="12778" name="Picture 12778"/>
                          <pic:cNvPicPr/>
                        </pic:nvPicPr>
                        <pic:blipFill>
                          <a:blip r:embed="rId33"/>
                          <a:stretch>
                            <a:fillRect/>
                          </a:stretch>
                        </pic:blipFill>
                        <pic:spPr>
                          <a:xfrm>
                            <a:off x="2072970" y="0"/>
                            <a:ext cx="30480" cy="6097"/>
                          </a:xfrm>
                          <a:prstGeom prst="rect">
                            <a:avLst/>
                          </a:prstGeom>
                        </pic:spPr>
                      </pic:pic>
                      <pic:pic xmlns:pic="http://schemas.openxmlformats.org/drawingml/2006/picture">
                        <pic:nvPicPr>
                          <pic:cNvPr id="12780" name="Picture 12780"/>
                          <pic:cNvPicPr/>
                        </pic:nvPicPr>
                        <pic:blipFill>
                          <a:blip r:embed="rId33"/>
                          <a:stretch>
                            <a:fillRect/>
                          </a:stretch>
                        </pic:blipFill>
                        <pic:spPr>
                          <a:xfrm>
                            <a:off x="2103450" y="0"/>
                            <a:ext cx="30480" cy="6097"/>
                          </a:xfrm>
                          <a:prstGeom prst="rect">
                            <a:avLst/>
                          </a:prstGeom>
                        </pic:spPr>
                      </pic:pic>
                      <pic:pic xmlns:pic="http://schemas.openxmlformats.org/drawingml/2006/picture">
                        <pic:nvPicPr>
                          <pic:cNvPr id="12782" name="Picture 12782"/>
                          <pic:cNvPicPr/>
                        </pic:nvPicPr>
                        <pic:blipFill>
                          <a:blip r:embed="rId33"/>
                          <a:stretch>
                            <a:fillRect/>
                          </a:stretch>
                        </pic:blipFill>
                        <pic:spPr>
                          <a:xfrm>
                            <a:off x="2133930" y="0"/>
                            <a:ext cx="30480" cy="6097"/>
                          </a:xfrm>
                          <a:prstGeom prst="rect">
                            <a:avLst/>
                          </a:prstGeom>
                        </pic:spPr>
                      </pic:pic>
                      <pic:pic xmlns:pic="http://schemas.openxmlformats.org/drawingml/2006/picture">
                        <pic:nvPicPr>
                          <pic:cNvPr id="12784" name="Picture 12784"/>
                          <pic:cNvPicPr/>
                        </pic:nvPicPr>
                        <pic:blipFill>
                          <a:blip r:embed="rId33"/>
                          <a:stretch>
                            <a:fillRect/>
                          </a:stretch>
                        </pic:blipFill>
                        <pic:spPr>
                          <a:xfrm>
                            <a:off x="2164410" y="0"/>
                            <a:ext cx="30480" cy="6097"/>
                          </a:xfrm>
                          <a:prstGeom prst="rect">
                            <a:avLst/>
                          </a:prstGeom>
                        </pic:spPr>
                      </pic:pic>
                      <pic:pic xmlns:pic="http://schemas.openxmlformats.org/drawingml/2006/picture">
                        <pic:nvPicPr>
                          <pic:cNvPr id="12786" name="Picture 12786"/>
                          <pic:cNvPicPr/>
                        </pic:nvPicPr>
                        <pic:blipFill>
                          <a:blip r:embed="rId33"/>
                          <a:stretch>
                            <a:fillRect/>
                          </a:stretch>
                        </pic:blipFill>
                        <pic:spPr>
                          <a:xfrm>
                            <a:off x="2194890" y="0"/>
                            <a:ext cx="30480" cy="6097"/>
                          </a:xfrm>
                          <a:prstGeom prst="rect">
                            <a:avLst/>
                          </a:prstGeom>
                        </pic:spPr>
                      </pic:pic>
                      <pic:pic xmlns:pic="http://schemas.openxmlformats.org/drawingml/2006/picture">
                        <pic:nvPicPr>
                          <pic:cNvPr id="12788" name="Picture 12788"/>
                          <pic:cNvPicPr/>
                        </pic:nvPicPr>
                        <pic:blipFill>
                          <a:blip r:embed="rId33"/>
                          <a:stretch>
                            <a:fillRect/>
                          </a:stretch>
                        </pic:blipFill>
                        <pic:spPr>
                          <a:xfrm>
                            <a:off x="2225370" y="0"/>
                            <a:ext cx="30480" cy="6097"/>
                          </a:xfrm>
                          <a:prstGeom prst="rect">
                            <a:avLst/>
                          </a:prstGeom>
                        </pic:spPr>
                      </pic:pic>
                      <pic:pic xmlns:pic="http://schemas.openxmlformats.org/drawingml/2006/picture">
                        <pic:nvPicPr>
                          <pic:cNvPr id="12790" name="Picture 12790"/>
                          <pic:cNvPicPr/>
                        </pic:nvPicPr>
                        <pic:blipFill>
                          <a:blip r:embed="rId33"/>
                          <a:stretch>
                            <a:fillRect/>
                          </a:stretch>
                        </pic:blipFill>
                        <pic:spPr>
                          <a:xfrm>
                            <a:off x="2255850" y="0"/>
                            <a:ext cx="30480" cy="6097"/>
                          </a:xfrm>
                          <a:prstGeom prst="rect">
                            <a:avLst/>
                          </a:prstGeom>
                        </pic:spPr>
                      </pic:pic>
                      <pic:pic xmlns:pic="http://schemas.openxmlformats.org/drawingml/2006/picture">
                        <pic:nvPicPr>
                          <pic:cNvPr id="12792" name="Picture 12792"/>
                          <pic:cNvPicPr/>
                        </pic:nvPicPr>
                        <pic:blipFill>
                          <a:blip r:embed="rId33"/>
                          <a:stretch>
                            <a:fillRect/>
                          </a:stretch>
                        </pic:blipFill>
                        <pic:spPr>
                          <a:xfrm>
                            <a:off x="2286330" y="0"/>
                            <a:ext cx="30480" cy="6097"/>
                          </a:xfrm>
                          <a:prstGeom prst="rect">
                            <a:avLst/>
                          </a:prstGeom>
                        </pic:spPr>
                      </pic:pic>
                      <pic:pic xmlns:pic="http://schemas.openxmlformats.org/drawingml/2006/picture">
                        <pic:nvPicPr>
                          <pic:cNvPr id="12794" name="Picture 12794"/>
                          <pic:cNvPicPr/>
                        </pic:nvPicPr>
                        <pic:blipFill>
                          <a:blip r:embed="rId33"/>
                          <a:stretch>
                            <a:fillRect/>
                          </a:stretch>
                        </pic:blipFill>
                        <pic:spPr>
                          <a:xfrm>
                            <a:off x="2316810" y="0"/>
                            <a:ext cx="30480" cy="6097"/>
                          </a:xfrm>
                          <a:prstGeom prst="rect">
                            <a:avLst/>
                          </a:prstGeom>
                        </pic:spPr>
                      </pic:pic>
                      <pic:pic xmlns:pic="http://schemas.openxmlformats.org/drawingml/2006/picture">
                        <pic:nvPicPr>
                          <pic:cNvPr id="12796" name="Picture 12796"/>
                          <pic:cNvPicPr/>
                        </pic:nvPicPr>
                        <pic:blipFill>
                          <a:blip r:embed="rId33"/>
                          <a:stretch>
                            <a:fillRect/>
                          </a:stretch>
                        </pic:blipFill>
                        <pic:spPr>
                          <a:xfrm>
                            <a:off x="2347290" y="0"/>
                            <a:ext cx="30480" cy="6097"/>
                          </a:xfrm>
                          <a:prstGeom prst="rect">
                            <a:avLst/>
                          </a:prstGeom>
                        </pic:spPr>
                      </pic:pic>
                      <pic:pic xmlns:pic="http://schemas.openxmlformats.org/drawingml/2006/picture">
                        <pic:nvPicPr>
                          <pic:cNvPr id="12798" name="Picture 12798"/>
                          <pic:cNvPicPr/>
                        </pic:nvPicPr>
                        <pic:blipFill>
                          <a:blip r:embed="rId33"/>
                          <a:stretch>
                            <a:fillRect/>
                          </a:stretch>
                        </pic:blipFill>
                        <pic:spPr>
                          <a:xfrm>
                            <a:off x="2377770" y="0"/>
                            <a:ext cx="30480" cy="6097"/>
                          </a:xfrm>
                          <a:prstGeom prst="rect">
                            <a:avLst/>
                          </a:prstGeom>
                        </pic:spPr>
                      </pic:pic>
                      <pic:pic xmlns:pic="http://schemas.openxmlformats.org/drawingml/2006/picture">
                        <pic:nvPicPr>
                          <pic:cNvPr id="12800" name="Picture 12800"/>
                          <pic:cNvPicPr/>
                        </pic:nvPicPr>
                        <pic:blipFill>
                          <a:blip r:embed="rId33"/>
                          <a:stretch>
                            <a:fillRect/>
                          </a:stretch>
                        </pic:blipFill>
                        <pic:spPr>
                          <a:xfrm>
                            <a:off x="2408250" y="0"/>
                            <a:ext cx="30480" cy="6097"/>
                          </a:xfrm>
                          <a:prstGeom prst="rect">
                            <a:avLst/>
                          </a:prstGeom>
                        </pic:spPr>
                      </pic:pic>
                      <pic:pic xmlns:pic="http://schemas.openxmlformats.org/drawingml/2006/picture">
                        <pic:nvPicPr>
                          <pic:cNvPr id="12802" name="Picture 12802"/>
                          <pic:cNvPicPr/>
                        </pic:nvPicPr>
                        <pic:blipFill>
                          <a:blip r:embed="rId33"/>
                          <a:stretch>
                            <a:fillRect/>
                          </a:stretch>
                        </pic:blipFill>
                        <pic:spPr>
                          <a:xfrm>
                            <a:off x="2438730" y="0"/>
                            <a:ext cx="30480" cy="6097"/>
                          </a:xfrm>
                          <a:prstGeom prst="rect">
                            <a:avLst/>
                          </a:prstGeom>
                        </pic:spPr>
                      </pic:pic>
                      <pic:pic xmlns:pic="http://schemas.openxmlformats.org/drawingml/2006/picture">
                        <pic:nvPicPr>
                          <pic:cNvPr id="12804" name="Picture 12804"/>
                          <pic:cNvPicPr/>
                        </pic:nvPicPr>
                        <pic:blipFill>
                          <a:blip r:embed="rId33"/>
                          <a:stretch>
                            <a:fillRect/>
                          </a:stretch>
                        </pic:blipFill>
                        <pic:spPr>
                          <a:xfrm>
                            <a:off x="2469210" y="0"/>
                            <a:ext cx="30480" cy="6097"/>
                          </a:xfrm>
                          <a:prstGeom prst="rect">
                            <a:avLst/>
                          </a:prstGeom>
                        </pic:spPr>
                      </pic:pic>
                      <pic:pic xmlns:pic="http://schemas.openxmlformats.org/drawingml/2006/picture">
                        <pic:nvPicPr>
                          <pic:cNvPr id="12806" name="Picture 12806"/>
                          <pic:cNvPicPr/>
                        </pic:nvPicPr>
                        <pic:blipFill>
                          <a:blip r:embed="rId33"/>
                          <a:stretch>
                            <a:fillRect/>
                          </a:stretch>
                        </pic:blipFill>
                        <pic:spPr>
                          <a:xfrm>
                            <a:off x="2499690" y="0"/>
                            <a:ext cx="30480" cy="6097"/>
                          </a:xfrm>
                          <a:prstGeom prst="rect">
                            <a:avLst/>
                          </a:prstGeom>
                        </pic:spPr>
                      </pic:pic>
                      <pic:pic xmlns:pic="http://schemas.openxmlformats.org/drawingml/2006/picture">
                        <pic:nvPicPr>
                          <pic:cNvPr id="12808" name="Picture 12808"/>
                          <pic:cNvPicPr/>
                        </pic:nvPicPr>
                        <pic:blipFill>
                          <a:blip r:embed="rId33"/>
                          <a:stretch>
                            <a:fillRect/>
                          </a:stretch>
                        </pic:blipFill>
                        <pic:spPr>
                          <a:xfrm>
                            <a:off x="2530170" y="0"/>
                            <a:ext cx="30480" cy="6097"/>
                          </a:xfrm>
                          <a:prstGeom prst="rect">
                            <a:avLst/>
                          </a:prstGeom>
                        </pic:spPr>
                      </pic:pic>
                      <pic:pic xmlns:pic="http://schemas.openxmlformats.org/drawingml/2006/picture">
                        <pic:nvPicPr>
                          <pic:cNvPr id="12810" name="Picture 12810"/>
                          <pic:cNvPicPr/>
                        </pic:nvPicPr>
                        <pic:blipFill>
                          <a:blip r:embed="rId33"/>
                          <a:stretch>
                            <a:fillRect/>
                          </a:stretch>
                        </pic:blipFill>
                        <pic:spPr>
                          <a:xfrm>
                            <a:off x="2560650" y="0"/>
                            <a:ext cx="30480" cy="6097"/>
                          </a:xfrm>
                          <a:prstGeom prst="rect">
                            <a:avLst/>
                          </a:prstGeom>
                        </pic:spPr>
                      </pic:pic>
                      <pic:pic xmlns:pic="http://schemas.openxmlformats.org/drawingml/2006/picture">
                        <pic:nvPicPr>
                          <pic:cNvPr id="12812" name="Picture 12812"/>
                          <pic:cNvPicPr/>
                        </pic:nvPicPr>
                        <pic:blipFill>
                          <a:blip r:embed="rId33"/>
                          <a:stretch>
                            <a:fillRect/>
                          </a:stretch>
                        </pic:blipFill>
                        <pic:spPr>
                          <a:xfrm>
                            <a:off x="2591130" y="0"/>
                            <a:ext cx="30480" cy="6097"/>
                          </a:xfrm>
                          <a:prstGeom prst="rect">
                            <a:avLst/>
                          </a:prstGeom>
                        </pic:spPr>
                      </pic:pic>
                      <pic:pic xmlns:pic="http://schemas.openxmlformats.org/drawingml/2006/picture">
                        <pic:nvPicPr>
                          <pic:cNvPr id="12814" name="Picture 12814"/>
                          <pic:cNvPicPr/>
                        </pic:nvPicPr>
                        <pic:blipFill>
                          <a:blip r:embed="rId33"/>
                          <a:stretch>
                            <a:fillRect/>
                          </a:stretch>
                        </pic:blipFill>
                        <pic:spPr>
                          <a:xfrm>
                            <a:off x="2621610" y="0"/>
                            <a:ext cx="30480" cy="6097"/>
                          </a:xfrm>
                          <a:prstGeom prst="rect">
                            <a:avLst/>
                          </a:prstGeom>
                        </pic:spPr>
                      </pic:pic>
                      <pic:pic xmlns:pic="http://schemas.openxmlformats.org/drawingml/2006/picture">
                        <pic:nvPicPr>
                          <pic:cNvPr id="12816" name="Picture 12816"/>
                          <pic:cNvPicPr/>
                        </pic:nvPicPr>
                        <pic:blipFill>
                          <a:blip r:embed="rId33"/>
                          <a:stretch>
                            <a:fillRect/>
                          </a:stretch>
                        </pic:blipFill>
                        <pic:spPr>
                          <a:xfrm>
                            <a:off x="2652090" y="0"/>
                            <a:ext cx="30480" cy="6097"/>
                          </a:xfrm>
                          <a:prstGeom prst="rect">
                            <a:avLst/>
                          </a:prstGeom>
                        </pic:spPr>
                      </pic:pic>
                      <pic:pic xmlns:pic="http://schemas.openxmlformats.org/drawingml/2006/picture">
                        <pic:nvPicPr>
                          <pic:cNvPr id="12818" name="Picture 12818"/>
                          <pic:cNvPicPr/>
                        </pic:nvPicPr>
                        <pic:blipFill>
                          <a:blip r:embed="rId33"/>
                          <a:stretch>
                            <a:fillRect/>
                          </a:stretch>
                        </pic:blipFill>
                        <pic:spPr>
                          <a:xfrm>
                            <a:off x="2682570" y="0"/>
                            <a:ext cx="30480" cy="6097"/>
                          </a:xfrm>
                          <a:prstGeom prst="rect">
                            <a:avLst/>
                          </a:prstGeom>
                        </pic:spPr>
                      </pic:pic>
                      <pic:pic xmlns:pic="http://schemas.openxmlformats.org/drawingml/2006/picture">
                        <pic:nvPicPr>
                          <pic:cNvPr id="12820" name="Picture 12820"/>
                          <pic:cNvPicPr/>
                        </pic:nvPicPr>
                        <pic:blipFill>
                          <a:blip r:embed="rId33"/>
                          <a:stretch>
                            <a:fillRect/>
                          </a:stretch>
                        </pic:blipFill>
                        <pic:spPr>
                          <a:xfrm>
                            <a:off x="2713050" y="0"/>
                            <a:ext cx="30480" cy="6097"/>
                          </a:xfrm>
                          <a:prstGeom prst="rect">
                            <a:avLst/>
                          </a:prstGeom>
                        </pic:spPr>
                      </pic:pic>
                      <pic:pic xmlns:pic="http://schemas.openxmlformats.org/drawingml/2006/picture">
                        <pic:nvPicPr>
                          <pic:cNvPr id="12822" name="Picture 12822"/>
                          <pic:cNvPicPr/>
                        </pic:nvPicPr>
                        <pic:blipFill>
                          <a:blip r:embed="rId33"/>
                          <a:stretch>
                            <a:fillRect/>
                          </a:stretch>
                        </pic:blipFill>
                        <pic:spPr>
                          <a:xfrm>
                            <a:off x="2743530" y="0"/>
                            <a:ext cx="30480" cy="6097"/>
                          </a:xfrm>
                          <a:prstGeom prst="rect">
                            <a:avLst/>
                          </a:prstGeom>
                        </pic:spPr>
                      </pic:pic>
                      <pic:pic xmlns:pic="http://schemas.openxmlformats.org/drawingml/2006/picture">
                        <pic:nvPicPr>
                          <pic:cNvPr id="12824" name="Picture 12824"/>
                          <pic:cNvPicPr/>
                        </pic:nvPicPr>
                        <pic:blipFill>
                          <a:blip r:embed="rId33"/>
                          <a:stretch>
                            <a:fillRect/>
                          </a:stretch>
                        </pic:blipFill>
                        <pic:spPr>
                          <a:xfrm>
                            <a:off x="2774010" y="0"/>
                            <a:ext cx="30480" cy="6097"/>
                          </a:xfrm>
                          <a:prstGeom prst="rect">
                            <a:avLst/>
                          </a:prstGeom>
                        </pic:spPr>
                      </pic:pic>
                      <pic:pic xmlns:pic="http://schemas.openxmlformats.org/drawingml/2006/picture">
                        <pic:nvPicPr>
                          <pic:cNvPr id="12826" name="Picture 12826"/>
                          <pic:cNvPicPr/>
                        </pic:nvPicPr>
                        <pic:blipFill>
                          <a:blip r:embed="rId33"/>
                          <a:stretch>
                            <a:fillRect/>
                          </a:stretch>
                        </pic:blipFill>
                        <pic:spPr>
                          <a:xfrm>
                            <a:off x="2804490" y="0"/>
                            <a:ext cx="30480" cy="6097"/>
                          </a:xfrm>
                          <a:prstGeom prst="rect">
                            <a:avLst/>
                          </a:prstGeom>
                        </pic:spPr>
                      </pic:pic>
                      <pic:pic xmlns:pic="http://schemas.openxmlformats.org/drawingml/2006/picture">
                        <pic:nvPicPr>
                          <pic:cNvPr id="12828" name="Picture 12828"/>
                          <pic:cNvPicPr/>
                        </pic:nvPicPr>
                        <pic:blipFill>
                          <a:blip r:embed="rId33"/>
                          <a:stretch>
                            <a:fillRect/>
                          </a:stretch>
                        </pic:blipFill>
                        <pic:spPr>
                          <a:xfrm>
                            <a:off x="2834970" y="0"/>
                            <a:ext cx="30480" cy="6097"/>
                          </a:xfrm>
                          <a:prstGeom prst="rect">
                            <a:avLst/>
                          </a:prstGeom>
                        </pic:spPr>
                      </pic:pic>
                      <pic:pic xmlns:pic="http://schemas.openxmlformats.org/drawingml/2006/picture">
                        <pic:nvPicPr>
                          <pic:cNvPr id="12830" name="Picture 12830"/>
                          <pic:cNvPicPr/>
                        </pic:nvPicPr>
                        <pic:blipFill>
                          <a:blip r:embed="rId33"/>
                          <a:stretch>
                            <a:fillRect/>
                          </a:stretch>
                        </pic:blipFill>
                        <pic:spPr>
                          <a:xfrm>
                            <a:off x="2865450" y="0"/>
                            <a:ext cx="30480" cy="6097"/>
                          </a:xfrm>
                          <a:prstGeom prst="rect">
                            <a:avLst/>
                          </a:prstGeom>
                        </pic:spPr>
                      </pic:pic>
                      <pic:pic xmlns:pic="http://schemas.openxmlformats.org/drawingml/2006/picture">
                        <pic:nvPicPr>
                          <pic:cNvPr id="12832" name="Picture 12832"/>
                          <pic:cNvPicPr/>
                        </pic:nvPicPr>
                        <pic:blipFill>
                          <a:blip r:embed="rId33"/>
                          <a:stretch>
                            <a:fillRect/>
                          </a:stretch>
                        </pic:blipFill>
                        <pic:spPr>
                          <a:xfrm>
                            <a:off x="2895930" y="0"/>
                            <a:ext cx="30785" cy="6097"/>
                          </a:xfrm>
                          <a:prstGeom prst="rect">
                            <a:avLst/>
                          </a:prstGeom>
                        </pic:spPr>
                      </pic:pic>
                      <pic:pic xmlns:pic="http://schemas.openxmlformats.org/drawingml/2006/picture">
                        <pic:nvPicPr>
                          <pic:cNvPr id="12834" name="Picture 12834"/>
                          <pic:cNvPicPr/>
                        </pic:nvPicPr>
                        <pic:blipFill>
                          <a:blip r:embed="rId33"/>
                          <a:stretch>
                            <a:fillRect/>
                          </a:stretch>
                        </pic:blipFill>
                        <pic:spPr>
                          <a:xfrm>
                            <a:off x="2926665" y="0"/>
                            <a:ext cx="30480" cy="6097"/>
                          </a:xfrm>
                          <a:prstGeom prst="rect">
                            <a:avLst/>
                          </a:prstGeom>
                        </pic:spPr>
                      </pic:pic>
                      <pic:pic xmlns:pic="http://schemas.openxmlformats.org/drawingml/2006/picture">
                        <pic:nvPicPr>
                          <pic:cNvPr id="12836" name="Picture 12836"/>
                          <pic:cNvPicPr/>
                        </pic:nvPicPr>
                        <pic:blipFill>
                          <a:blip r:embed="rId33"/>
                          <a:stretch>
                            <a:fillRect/>
                          </a:stretch>
                        </pic:blipFill>
                        <pic:spPr>
                          <a:xfrm>
                            <a:off x="2957144" y="0"/>
                            <a:ext cx="30480" cy="6097"/>
                          </a:xfrm>
                          <a:prstGeom prst="rect">
                            <a:avLst/>
                          </a:prstGeom>
                        </pic:spPr>
                      </pic:pic>
                      <pic:pic xmlns:pic="http://schemas.openxmlformats.org/drawingml/2006/picture">
                        <pic:nvPicPr>
                          <pic:cNvPr id="12838" name="Picture 12838"/>
                          <pic:cNvPicPr/>
                        </pic:nvPicPr>
                        <pic:blipFill>
                          <a:blip r:embed="rId33"/>
                          <a:stretch>
                            <a:fillRect/>
                          </a:stretch>
                        </pic:blipFill>
                        <pic:spPr>
                          <a:xfrm>
                            <a:off x="2987624" y="0"/>
                            <a:ext cx="30480" cy="6097"/>
                          </a:xfrm>
                          <a:prstGeom prst="rect">
                            <a:avLst/>
                          </a:prstGeom>
                        </pic:spPr>
                      </pic:pic>
                      <pic:pic xmlns:pic="http://schemas.openxmlformats.org/drawingml/2006/picture">
                        <pic:nvPicPr>
                          <pic:cNvPr id="12840" name="Picture 12840"/>
                          <pic:cNvPicPr/>
                        </pic:nvPicPr>
                        <pic:blipFill>
                          <a:blip r:embed="rId33"/>
                          <a:stretch>
                            <a:fillRect/>
                          </a:stretch>
                        </pic:blipFill>
                        <pic:spPr>
                          <a:xfrm>
                            <a:off x="3018104" y="0"/>
                            <a:ext cx="30480" cy="6097"/>
                          </a:xfrm>
                          <a:prstGeom prst="rect">
                            <a:avLst/>
                          </a:prstGeom>
                        </pic:spPr>
                      </pic:pic>
                      <pic:pic xmlns:pic="http://schemas.openxmlformats.org/drawingml/2006/picture">
                        <pic:nvPicPr>
                          <pic:cNvPr id="12842" name="Picture 12842"/>
                          <pic:cNvPicPr/>
                        </pic:nvPicPr>
                        <pic:blipFill>
                          <a:blip r:embed="rId33"/>
                          <a:stretch>
                            <a:fillRect/>
                          </a:stretch>
                        </pic:blipFill>
                        <pic:spPr>
                          <a:xfrm>
                            <a:off x="3048584" y="0"/>
                            <a:ext cx="30481" cy="6097"/>
                          </a:xfrm>
                          <a:prstGeom prst="rect">
                            <a:avLst/>
                          </a:prstGeom>
                        </pic:spPr>
                      </pic:pic>
                      <pic:pic xmlns:pic="http://schemas.openxmlformats.org/drawingml/2006/picture">
                        <pic:nvPicPr>
                          <pic:cNvPr id="12844" name="Picture 12844"/>
                          <pic:cNvPicPr/>
                        </pic:nvPicPr>
                        <pic:blipFill>
                          <a:blip r:embed="rId33"/>
                          <a:stretch>
                            <a:fillRect/>
                          </a:stretch>
                        </pic:blipFill>
                        <pic:spPr>
                          <a:xfrm>
                            <a:off x="3079065" y="0"/>
                            <a:ext cx="30480" cy="6097"/>
                          </a:xfrm>
                          <a:prstGeom prst="rect">
                            <a:avLst/>
                          </a:prstGeom>
                        </pic:spPr>
                      </pic:pic>
                      <pic:pic xmlns:pic="http://schemas.openxmlformats.org/drawingml/2006/picture">
                        <pic:nvPicPr>
                          <pic:cNvPr id="12846" name="Picture 12846"/>
                          <pic:cNvPicPr/>
                        </pic:nvPicPr>
                        <pic:blipFill>
                          <a:blip r:embed="rId33"/>
                          <a:stretch>
                            <a:fillRect/>
                          </a:stretch>
                        </pic:blipFill>
                        <pic:spPr>
                          <a:xfrm>
                            <a:off x="3109544" y="0"/>
                            <a:ext cx="30480" cy="6097"/>
                          </a:xfrm>
                          <a:prstGeom prst="rect">
                            <a:avLst/>
                          </a:prstGeom>
                        </pic:spPr>
                      </pic:pic>
                      <pic:pic xmlns:pic="http://schemas.openxmlformats.org/drawingml/2006/picture">
                        <pic:nvPicPr>
                          <pic:cNvPr id="12848" name="Picture 12848"/>
                          <pic:cNvPicPr/>
                        </pic:nvPicPr>
                        <pic:blipFill>
                          <a:blip r:embed="rId33"/>
                          <a:stretch>
                            <a:fillRect/>
                          </a:stretch>
                        </pic:blipFill>
                        <pic:spPr>
                          <a:xfrm>
                            <a:off x="3140024" y="0"/>
                            <a:ext cx="30480" cy="6097"/>
                          </a:xfrm>
                          <a:prstGeom prst="rect">
                            <a:avLst/>
                          </a:prstGeom>
                        </pic:spPr>
                      </pic:pic>
                      <pic:pic xmlns:pic="http://schemas.openxmlformats.org/drawingml/2006/picture">
                        <pic:nvPicPr>
                          <pic:cNvPr id="12850" name="Picture 12850"/>
                          <pic:cNvPicPr/>
                        </pic:nvPicPr>
                        <pic:blipFill>
                          <a:blip r:embed="rId33"/>
                          <a:stretch>
                            <a:fillRect/>
                          </a:stretch>
                        </pic:blipFill>
                        <pic:spPr>
                          <a:xfrm>
                            <a:off x="3170504" y="0"/>
                            <a:ext cx="30480" cy="6097"/>
                          </a:xfrm>
                          <a:prstGeom prst="rect">
                            <a:avLst/>
                          </a:prstGeom>
                        </pic:spPr>
                      </pic:pic>
                      <pic:pic xmlns:pic="http://schemas.openxmlformats.org/drawingml/2006/picture">
                        <pic:nvPicPr>
                          <pic:cNvPr id="12852" name="Picture 12852"/>
                          <pic:cNvPicPr/>
                        </pic:nvPicPr>
                        <pic:blipFill>
                          <a:blip r:embed="rId33"/>
                          <a:stretch>
                            <a:fillRect/>
                          </a:stretch>
                        </pic:blipFill>
                        <pic:spPr>
                          <a:xfrm>
                            <a:off x="3200984" y="0"/>
                            <a:ext cx="30480" cy="6097"/>
                          </a:xfrm>
                          <a:prstGeom prst="rect">
                            <a:avLst/>
                          </a:prstGeom>
                        </pic:spPr>
                      </pic:pic>
                      <pic:pic xmlns:pic="http://schemas.openxmlformats.org/drawingml/2006/picture">
                        <pic:nvPicPr>
                          <pic:cNvPr id="12854" name="Picture 12854"/>
                          <pic:cNvPicPr/>
                        </pic:nvPicPr>
                        <pic:blipFill>
                          <a:blip r:embed="rId33"/>
                          <a:stretch>
                            <a:fillRect/>
                          </a:stretch>
                        </pic:blipFill>
                        <pic:spPr>
                          <a:xfrm>
                            <a:off x="3231465" y="0"/>
                            <a:ext cx="30480" cy="6097"/>
                          </a:xfrm>
                          <a:prstGeom prst="rect">
                            <a:avLst/>
                          </a:prstGeom>
                        </pic:spPr>
                      </pic:pic>
                      <pic:pic xmlns:pic="http://schemas.openxmlformats.org/drawingml/2006/picture">
                        <pic:nvPicPr>
                          <pic:cNvPr id="12856" name="Picture 12856"/>
                          <pic:cNvPicPr/>
                        </pic:nvPicPr>
                        <pic:blipFill>
                          <a:blip r:embed="rId33"/>
                          <a:stretch>
                            <a:fillRect/>
                          </a:stretch>
                        </pic:blipFill>
                        <pic:spPr>
                          <a:xfrm>
                            <a:off x="3261944" y="0"/>
                            <a:ext cx="30480" cy="6097"/>
                          </a:xfrm>
                          <a:prstGeom prst="rect">
                            <a:avLst/>
                          </a:prstGeom>
                        </pic:spPr>
                      </pic:pic>
                      <pic:pic xmlns:pic="http://schemas.openxmlformats.org/drawingml/2006/picture">
                        <pic:nvPicPr>
                          <pic:cNvPr id="12858" name="Picture 12858"/>
                          <pic:cNvPicPr/>
                        </pic:nvPicPr>
                        <pic:blipFill>
                          <a:blip r:embed="rId33"/>
                          <a:stretch>
                            <a:fillRect/>
                          </a:stretch>
                        </pic:blipFill>
                        <pic:spPr>
                          <a:xfrm>
                            <a:off x="3292424" y="0"/>
                            <a:ext cx="30480" cy="6097"/>
                          </a:xfrm>
                          <a:prstGeom prst="rect">
                            <a:avLst/>
                          </a:prstGeom>
                        </pic:spPr>
                      </pic:pic>
                      <pic:pic xmlns:pic="http://schemas.openxmlformats.org/drawingml/2006/picture">
                        <pic:nvPicPr>
                          <pic:cNvPr id="12860" name="Picture 12860"/>
                          <pic:cNvPicPr/>
                        </pic:nvPicPr>
                        <pic:blipFill>
                          <a:blip r:embed="rId33"/>
                          <a:stretch>
                            <a:fillRect/>
                          </a:stretch>
                        </pic:blipFill>
                        <pic:spPr>
                          <a:xfrm>
                            <a:off x="3322904" y="0"/>
                            <a:ext cx="30480" cy="6097"/>
                          </a:xfrm>
                          <a:prstGeom prst="rect">
                            <a:avLst/>
                          </a:prstGeom>
                        </pic:spPr>
                      </pic:pic>
                      <pic:pic xmlns:pic="http://schemas.openxmlformats.org/drawingml/2006/picture">
                        <pic:nvPicPr>
                          <pic:cNvPr id="12862" name="Picture 12862"/>
                          <pic:cNvPicPr/>
                        </pic:nvPicPr>
                        <pic:blipFill>
                          <a:blip r:embed="rId33"/>
                          <a:stretch>
                            <a:fillRect/>
                          </a:stretch>
                        </pic:blipFill>
                        <pic:spPr>
                          <a:xfrm>
                            <a:off x="3353384" y="0"/>
                            <a:ext cx="30480" cy="6097"/>
                          </a:xfrm>
                          <a:prstGeom prst="rect">
                            <a:avLst/>
                          </a:prstGeom>
                        </pic:spPr>
                      </pic:pic>
                      <pic:pic xmlns:pic="http://schemas.openxmlformats.org/drawingml/2006/picture">
                        <pic:nvPicPr>
                          <pic:cNvPr id="12864" name="Picture 12864"/>
                          <pic:cNvPicPr/>
                        </pic:nvPicPr>
                        <pic:blipFill>
                          <a:blip r:embed="rId33"/>
                          <a:stretch>
                            <a:fillRect/>
                          </a:stretch>
                        </pic:blipFill>
                        <pic:spPr>
                          <a:xfrm>
                            <a:off x="3383865" y="0"/>
                            <a:ext cx="30480" cy="6097"/>
                          </a:xfrm>
                          <a:prstGeom prst="rect">
                            <a:avLst/>
                          </a:prstGeom>
                        </pic:spPr>
                      </pic:pic>
                      <pic:pic xmlns:pic="http://schemas.openxmlformats.org/drawingml/2006/picture">
                        <pic:nvPicPr>
                          <pic:cNvPr id="12866" name="Picture 12866"/>
                          <pic:cNvPicPr/>
                        </pic:nvPicPr>
                        <pic:blipFill>
                          <a:blip r:embed="rId33"/>
                          <a:stretch>
                            <a:fillRect/>
                          </a:stretch>
                        </pic:blipFill>
                        <pic:spPr>
                          <a:xfrm>
                            <a:off x="3414344" y="0"/>
                            <a:ext cx="30480" cy="6097"/>
                          </a:xfrm>
                          <a:prstGeom prst="rect">
                            <a:avLst/>
                          </a:prstGeom>
                        </pic:spPr>
                      </pic:pic>
                      <pic:pic xmlns:pic="http://schemas.openxmlformats.org/drawingml/2006/picture">
                        <pic:nvPicPr>
                          <pic:cNvPr id="12868" name="Picture 12868"/>
                          <pic:cNvPicPr/>
                        </pic:nvPicPr>
                        <pic:blipFill>
                          <a:blip r:embed="rId33"/>
                          <a:stretch>
                            <a:fillRect/>
                          </a:stretch>
                        </pic:blipFill>
                        <pic:spPr>
                          <a:xfrm>
                            <a:off x="3444824" y="0"/>
                            <a:ext cx="30480" cy="6097"/>
                          </a:xfrm>
                          <a:prstGeom prst="rect">
                            <a:avLst/>
                          </a:prstGeom>
                        </pic:spPr>
                      </pic:pic>
                      <pic:pic xmlns:pic="http://schemas.openxmlformats.org/drawingml/2006/picture">
                        <pic:nvPicPr>
                          <pic:cNvPr id="12870" name="Picture 12870"/>
                          <pic:cNvPicPr/>
                        </pic:nvPicPr>
                        <pic:blipFill>
                          <a:blip r:embed="rId33"/>
                          <a:stretch>
                            <a:fillRect/>
                          </a:stretch>
                        </pic:blipFill>
                        <pic:spPr>
                          <a:xfrm>
                            <a:off x="3475304" y="0"/>
                            <a:ext cx="30480" cy="6097"/>
                          </a:xfrm>
                          <a:prstGeom prst="rect">
                            <a:avLst/>
                          </a:prstGeom>
                        </pic:spPr>
                      </pic:pic>
                      <pic:pic xmlns:pic="http://schemas.openxmlformats.org/drawingml/2006/picture">
                        <pic:nvPicPr>
                          <pic:cNvPr id="12872" name="Picture 12872"/>
                          <pic:cNvPicPr/>
                        </pic:nvPicPr>
                        <pic:blipFill>
                          <a:blip r:embed="rId33"/>
                          <a:stretch>
                            <a:fillRect/>
                          </a:stretch>
                        </pic:blipFill>
                        <pic:spPr>
                          <a:xfrm>
                            <a:off x="3505784" y="0"/>
                            <a:ext cx="30481" cy="6097"/>
                          </a:xfrm>
                          <a:prstGeom prst="rect">
                            <a:avLst/>
                          </a:prstGeom>
                        </pic:spPr>
                      </pic:pic>
                      <pic:pic xmlns:pic="http://schemas.openxmlformats.org/drawingml/2006/picture">
                        <pic:nvPicPr>
                          <pic:cNvPr id="12874" name="Picture 12874"/>
                          <pic:cNvPicPr/>
                        </pic:nvPicPr>
                        <pic:blipFill>
                          <a:blip r:embed="rId33"/>
                          <a:stretch>
                            <a:fillRect/>
                          </a:stretch>
                        </pic:blipFill>
                        <pic:spPr>
                          <a:xfrm>
                            <a:off x="3536265" y="0"/>
                            <a:ext cx="30480" cy="6097"/>
                          </a:xfrm>
                          <a:prstGeom prst="rect">
                            <a:avLst/>
                          </a:prstGeom>
                        </pic:spPr>
                      </pic:pic>
                      <pic:pic xmlns:pic="http://schemas.openxmlformats.org/drawingml/2006/picture">
                        <pic:nvPicPr>
                          <pic:cNvPr id="12876" name="Picture 12876"/>
                          <pic:cNvPicPr/>
                        </pic:nvPicPr>
                        <pic:blipFill>
                          <a:blip r:embed="rId33"/>
                          <a:stretch>
                            <a:fillRect/>
                          </a:stretch>
                        </pic:blipFill>
                        <pic:spPr>
                          <a:xfrm>
                            <a:off x="3566744" y="0"/>
                            <a:ext cx="30480" cy="6097"/>
                          </a:xfrm>
                          <a:prstGeom prst="rect">
                            <a:avLst/>
                          </a:prstGeom>
                        </pic:spPr>
                      </pic:pic>
                      <pic:pic xmlns:pic="http://schemas.openxmlformats.org/drawingml/2006/picture">
                        <pic:nvPicPr>
                          <pic:cNvPr id="12878" name="Picture 12878"/>
                          <pic:cNvPicPr/>
                        </pic:nvPicPr>
                        <pic:blipFill>
                          <a:blip r:embed="rId33"/>
                          <a:stretch>
                            <a:fillRect/>
                          </a:stretch>
                        </pic:blipFill>
                        <pic:spPr>
                          <a:xfrm>
                            <a:off x="3597224" y="0"/>
                            <a:ext cx="30480" cy="6097"/>
                          </a:xfrm>
                          <a:prstGeom prst="rect">
                            <a:avLst/>
                          </a:prstGeom>
                        </pic:spPr>
                      </pic:pic>
                      <pic:pic xmlns:pic="http://schemas.openxmlformats.org/drawingml/2006/picture">
                        <pic:nvPicPr>
                          <pic:cNvPr id="12880" name="Picture 12880"/>
                          <pic:cNvPicPr/>
                        </pic:nvPicPr>
                        <pic:blipFill>
                          <a:blip r:embed="rId33"/>
                          <a:stretch>
                            <a:fillRect/>
                          </a:stretch>
                        </pic:blipFill>
                        <pic:spPr>
                          <a:xfrm>
                            <a:off x="3627704" y="0"/>
                            <a:ext cx="30480" cy="6097"/>
                          </a:xfrm>
                          <a:prstGeom prst="rect">
                            <a:avLst/>
                          </a:prstGeom>
                        </pic:spPr>
                      </pic:pic>
                      <pic:pic xmlns:pic="http://schemas.openxmlformats.org/drawingml/2006/picture">
                        <pic:nvPicPr>
                          <pic:cNvPr id="12882" name="Picture 12882"/>
                          <pic:cNvPicPr/>
                        </pic:nvPicPr>
                        <pic:blipFill>
                          <a:blip r:embed="rId33"/>
                          <a:stretch>
                            <a:fillRect/>
                          </a:stretch>
                        </pic:blipFill>
                        <pic:spPr>
                          <a:xfrm>
                            <a:off x="3658184" y="0"/>
                            <a:ext cx="30480" cy="6097"/>
                          </a:xfrm>
                          <a:prstGeom prst="rect">
                            <a:avLst/>
                          </a:prstGeom>
                        </pic:spPr>
                      </pic:pic>
                      <pic:pic xmlns:pic="http://schemas.openxmlformats.org/drawingml/2006/picture">
                        <pic:nvPicPr>
                          <pic:cNvPr id="12884" name="Picture 12884"/>
                          <pic:cNvPicPr/>
                        </pic:nvPicPr>
                        <pic:blipFill>
                          <a:blip r:embed="rId33"/>
                          <a:stretch>
                            <a:fillRect/>
                          </a:stretch>
                        </pic:blipFill>
                        <pic:spPr>
                          <a:xfrm>
                            <a:off x="3688665" y="0"/>
                            <a:ext cx="30480" cy="6097"/>
                          </a:xfrm>
                          <a:prstGeom prst="rect">
                            <a:avLst/>
                          </a:prstGeom>
                        </pic:spPr>
                      </pic:pic>
                      <pic:pic xmlns:pic="http://schemas.openxmlformats.org/drawingml/2006/picture">
                        <pic:nvPicPr>
                          <pic:cNvPr id="12886" name="Picture 12886"/>
                          <pic:cNvPicPr/>
                        </pic:nvPicPr>
                        <pic:blipFill>
                          <a:blip r:embed="rId33"/>
                          <a:stretch>
                            <a:fillRect/>
                          </a:stretch>
                        </pic:blipFill>
                        <pic:spPr>
                          <a:xfrm>
                            <a:off x="3719144" y="0"/>
                            <a:ext cx="30480" cy="6097"/>
                          </a:xfrm>
                          <a:prstGeom prst="rect">
                            <a:avLst/>
                          </a:prstGeom>
                        </pic:spPr>
                      </pic:pic>
                      <pic:pic xmlns:pic="http://schemas.openxmlformats.org/drawingml/2006/picture">
                        <pic:nvPicPr>
                          <pic:cNvPr id="12888" name="Picture 12888"/>
                          <pic:cNvPicPr/>
                        </pic:nvPicPr>
                        <pic:blipFill>
                          <a:blip r:embed="rId33"/>
                          <a:stretch>
                            <a:fillRect/>
                          </a:stretch>
                        </pic:blipFill>
                        <pic:spPr>
                          <a:xfrm>
                            <a:off x="3749624" y="0"/>
                            <a:ext cx="30480" cy="6097"/>
                          </a:xfrm>
                          <a:prstGeom prst="rect">
                            <a:avLst/>
                          </a:prstGeom>
                        </pic:spPr>
                      </pic:pic>
                      <pic:pic xmlns:pic="http://schemas.openxmlformats.org/drawingml/2006/picture">
                        <pic:nvPicPr>
                          <pic:cNvPr id="12890" name="Picture 12890"/>
                          <pic:cNvPicPr/>
                        </pic:nvPicPr>
                        <pic:blipFill>
                          <a:blip r:embed="rId33"/>
                          <a:stretch>
                            <a:fillRect/>
                          </a:stretch>
                        </pic:blipFill>
                        <pic:spPr>
                          <a:xfrm>
                            <a:off x="3780104" y="0"/>
                            <a:ext cx="30480" cy="6097"/>
                          </a:xfrm>
                          <a:prstGeom prst="rect">
                            <a:avLst/>
                          </a:prstGeom>
                        </pic:spPr>
                      </pic:pic>
                      <pic:pic xmlns:pic="http://schemas.openxmlformats.org/drawingml/2006/picture">
                        <pic:nvPicPr>
                          <pic:cNvPr id="12892" name="Picture 12892"/>
                          <pic:cNvPicPr/>
                        </pic:nvPicPr>
                        <pic:blipFill>
                          <a:blip r:embed="rId33"/>
                          <a:stretch>
                            <a:fillRect/>
                          </a:stretch>
                        </pic:blipFill>
                        <pic:spPr>
                          <a:xfrm>
                            <a:off x="3810584" y="0"/>
                            <a:ext cx="30480" cy="6097"/>
                          </a:xfrm>
                          <a:prstGeom prst="rect">
                            <a:avLst/>
                          </a:prstGeom>
                        </pic:spPr>
                      </pic:pic>
                      <pic:pic xmlns:pic="http://schemas.openxmlformats.org/drawingml/2006/picture">
                        <pic:nvPicPr>
                          <pic:cNvPr id="12894" name="Picture 12894"/>
                          <pic:cNvPicPr/>
                        </pic:nvPicPr>
                        <pic:blipFill>
                          <a:blip r:embed="rId33"/>
                          <a:stretch>
                            <a:fillRect/>
                          </a:stretch>
                        </pic:blipFill>
                        <pic:spPr>
                          <a:xfrm>
                            <a:off x="3841065" y="0"/>
                            <a:ext cx="30480" cy="6097"/>
                          </a:xfrm>
                          <a:prstGeom prst="rect">
                            <a:avLst/>
                          </a:prstGeom>
                        </pic:spPr>
                      </pic:pic>
                      <pic:pic xmlns:pic="http://schemas.openxmlformats.org/drawingml/2006/picture">
                        <pic:nvPicPr>
                          <pic:cNvPr id="12896" name="Picture 12896"/>
                          <pic:cNvPicPr/>
                        </pic:nvPicPr>
                        <pic:blipFill>
                          <a:blip r:embed="rId33"/>
                          <a:stretch>
                            <a:fillRect/>
                          </a:stretch>
                        </pic:blipFill>
                        <pic:spPr>
                          <a:xfrm>
                            <a:off x="3871544" y="0"/>
                            <a:ext cx="30480" cy="6097"/>
                          </a:xfrm>
                          <a:prstGeom prst="rect">
                            <a:avLst/>
                          </a:prstGeom>
                        </pic:spPr>
                      </pic:pic>
                      <pic:pic xmlns:pic="http://schemas.openxmlformats.org/drawingml/2006/picture">
                        <pic:nvPicPr>
                          <pic:cNvPr id="12898" name="Picture 12898"/>
                          <pic:cNvPicPr/>
                        </pic:nvPicPr>
                        <pic:blipFill>
                          <a:blip r:embed="rId33"/>
                          <a:stretch>
                            <a:fillRect/>
                          </a:stretch>
                        </pic:blipFill>
                        <pic:spPr>
                          <a:xfrm>
                            <a:off x="3902024" y="0"/>
                            <a:ext cx="30480" cy="6097"/>
                          </a:xfrm>
                          <a:prstGeom prst="rect">
                            <a:avLst/>
                          </a:prstGeom>
                        </pic:spPr>
                      </pic:pic>
                      <pic:pic xmlns:pic="http://schemas.openxmlformats.org/drawingml/2006/picture">
                        <pic:nvPicPr>
                          <pic:cNvPr id="12900" name="Picture 12900"/>
                          <pic:cNvPicPr/>
                        </pic:nvPicPr>
                        <pic:blipFill>
                          <a:blip r:embed="rId33"/>
                          <a:stretch>
                            <a:fillRect/>
                          </a:stretch>
                        </pic:blipFill>
                        <pic:spPr>
                          <a:xfrm>
                            <a:off x="3932504" y="0"/>
                            <a:ext cx="30480" cy="6097"/>
                          </a:xfrm>
                          <a:prstGeom prst="rect">
                            <a:avLst/>
                          </a:prstGeom>
                        </pic:spPr>
                      </pic:pic>
                      <pic:pic xmlns:pic="http://schemas.openxmlformats.org/drawingml/2006/picture">
                        <pic:nvPicPr>
                          <pic:cNvPr id="12902" name="Picture 12902"/>
                          <pic:cNvPicPr/>
                        </pic:nvPicPr>
                        <pic:blipFill>
                          <a:blip r:embed="rId33"/>
                          <a:stretch>
                            <a:fillRect/>
                          </a:stretch>
                        </pic:blipFill>
                        <pic:spPr>
                          <a:xfrm>
                            <a:off x="3962984" y="0"/>
                            <a:ext cx="30481" cy="6097"/>
                          </a:xfrm>
                          <a:prstGeom prst="rect">
                            <a:avLst/>
                          </a:prstGeom>
                        </pic:spPr>
                      </pic:pic>
                      <pic:pic xmlns:pic="http://schemas.openxmlformats.org/drawingml/2006/picture">
                        <pic:nvPicPr>
                          <pic:cNvPr id="12904" name="Picture 12904"/>
                          <pic:cNvPicPr/>
                        </pic:nvPicPr>
                        <pic:blipFill>
                          <a:blip r:embed="rId33"/>
                          <a:stretch>
                            <a:fillRect/>
                          </a:stretch>
                        </pic:blipFill>
                        <pic:spPr>
                          <a:xfrm>
                            <a:off x="3993465" y="0"/>
                            <a:ext cx="30480" cy="6097"/>
                          </a:xfrm>
                          <a:prstGeom prst="rect">
                            <a:avLst/>
                          </a:prstGeom>
                        </pic:spPr>
                      </pic:pic>
                      <pic:pic xmlns:pic="http://schemas.openxmlformats.org/drawingml/2006/picture">
                        <pic:nvPicPr>
                          <pic:cNvPr id="12906" name="Picture 12906"/>
                          <pic:cNvPicPr/>
                        </pic:nvPicPr>
                        <pic:blipFill>
                          <a:blip r:embed="rId33"/>
                          <a:stretch>
                            <a:fillRect/>
                          </a:stretch>
                        </pic:blipFill>
                        <pic:spPr>
                          <a:xfrm>
                            <a:off x="4023944" y="0"/>
                            <a:ext cx="30480" cy="6097"/>
                          </a:xfrm>
                          <a:prstGeom prst="rect">
                            <a:avLst/>
                          </a:prstGeom>
                        </pic:spPr>
                      </pic:pic>
                      <pic:pic xmlns:pic="http://schemas.openxmlformats.org/drawingml/2006/picture">
                        <pic:nvPicPr>
                          <pic:cNvPr id="12908" name="Picture 12908"/>
                          <pic:cNvPicPr/>
                        </pic:nvPicPr>
                        <pic:blipFill>
                          <a:blip r:embed="rId33"/>
                          <a:stretch>
                            <a:fillRect/>
                          </a:stretch>
                        </pic:blipFill>
                        <pic:spPr>
                          <a:xfrm>
                            <a:off x="4054424" y="0"/>
                            <a:ext cx="30480" cy="6097"/>
                          </a:xfrm>
                          <a:prstGeom prst="rect">
                            <a:avLst/>
                          </a:prstGeom>
                        </pic:spPr>
                      </pic:pic>
                      <pic:pic xmlns:pic="http://schemas.openxmlformats.org/drawingml/2006/picture">
                        <pic:nvPicPr>
                          <pic:cNvPr id="12910" name="Picture 12910"/>
                          <pic:cNvPicPr/>
                        </pic:nvPicPr>
                        <pic:blipFill>
                          <a:blip r:embed="rId33"/>
                          <a:stretch>
                            <a:fillRect/>
                          </a:stretch>
                        </pic:blipFill>
                        <pic:spPr>
                          <a:xfrm>
                            <a:off x="4084904" y="0"/>
                            <a:ext cx="30480" cy="6097"/>
                          </a:xfrm>
                          <a:prstGeom prst="rect">
                            <a:avLst/>
                          </a:prstGeom>
                        </pic:spPr>
                      </pic:pic>
                      <pic:pic xmlns:pic="http://schemas.openxmlformats.org/drawingml/2006/picture">
                        <pic:nvPicPr>
                          <pic:cNvPr id="12912" name="Picture 12912"/>
                          <pic:cNvPicPr/>
                        </pic:nvPicPr>
                        <pic:blipFill>
                          <a:blip r:embed="rId33"/>
                          <a:stretch>
                            <a:fillRect/>
                          </a:stretch>
                        </pic:blipFill>
                        <pic:spPr>
                          <a:xfrm>
                            <a:off x="4115384" y="0"/>
                            <a:ext cx="30480" cy="6097"/>
                          </a:xfrm>
                          <a:prstGeom prst="rect">
                            <a:avLst/>
                          </a:prstGeom>
                        </pic:spPr>
                      </pic:pic>
                      <pic:pic xmlns:pic="http://schemas.openxmlformats.org/drawingml/2006/picture">
                        <pic:nvPicPr>
                          <pic:cNvPr id="12914" name="Picture 12914"/>
                          <pic:cNvPicPr/>
                        </pic:nvPicPr>
                        <pic:blipFill>
                          <a:blip r:embed="rId33"/>
                          <a:stretch>
                            <a:fillRect/>
                          </a:stretch>
                        </pic:blipFill>
                        <pic:spPr>
                          <a:xfrm>
                            <a:off x="4145865" y="0"/>
                            <a:ext cx="30480" cy="6097"/>
                          </a:xfrm>
                          <a:prstGeom prst="rect">
                            <a:avLst/>
                          </a:prstGeom>
                        </pic:spPr>
                      </pic:pic>
                      <pic:pic xmlns:pic="http://schemas.openxmlformats.org/drawingml/2006/picture">
                        <pic:nvPicPr>
                          <pic:cNvPr id="12916" name="Picture 12916"/>
                          <pic:cNvPicPr/>
                        </pic:nvPicPr>
                        <pic:blipFill>
                          <a:blip r:embed="rId33"/>
                          <a:stretch>
                            <a:fillRect/>
                          </a:stretch>
                        </pic:blipFill>
                        <pic:spPr>
                          <a:xfrm>
                            <a:off x="4176344" y="0"/>
                            <a:ext cx="30480" cy="6097"/>
                          </a:xfrm>
                          <a:prstGeom prst="rect">
                            <a:avLst/>
                          </a:prstGeom>
                        </pic:spPr>
                      </pic:pic>
                      <pic:pic xmlns:pic="http://schemas.openxmlformats.org/drawingml/2006/picture">
                        <pic:nvPicPr>
                          <pic:cNvPr id="12918" name="Picture 12918"/>
                          <pic:cNvPicPr/>
                        </pic:nvPicPr>
                        <pic:blipFill>
                          <a:blip r:embed="rId33"/>
                          <a:stretch>
                            <a:fillRect/>
                          </a:stretch>
                        </pic:blipFill>
                        <pic:spPr>
                          <a:xfrm>
                            <a:off x="4206824" y="0"/>
                            <a:ext cx="30480" cy="6097"/>
                          </a:xfrm>
                          <a:prstGeom prst="rect">
                            <a:avLst/>
                          </a:prstGeom>
                        </pic:spPr>
                      </pic:pic>
                      <pic:pic xmlns:pic="http://schemas.openxmlformats.org/drawingml/2006/picture">
                        <pic:nvPicPr>
                          <pic:cNvPr id="12920" name="Picture 12920"/>
                          <pic:cNvPicPr/>
                        </pic:nvPicPr>
                        <pic:blipFill>
                          <a:blip r:embed="rId33"/>
                          <a:stretch>
                            <a:fillRect/>
                          </a:stretch>
                        </pic:blipFill>
                        <pic:spPr>
                          <a:xfrm>
                            <a:off x="4237304" y="0"/>
                            <a:ext cx="30480" cy="6097"/>
                          </a:xfrm>
                          <a:prstGeom prst="rect">
                            <a:avLst/>
                          </a:prstGeom>
                        </pic:spPr>
                      </pic:pic>
                      <pic:pic xmlns:pic="http://schemas.openxmlformats.org/drawingml/2006/picture">
                        <pic:nvPicPr>
                          <pic:cNvPr id="12922" name="Picture 12922"/>
                          <pic:cNvPicPr/>
                        </pic:nvPicPr>
                        <pic:blipFill>
                          <a:blip r:embed="rId33"/>
                          <a:stretch>
                            <a:fillRect/>
                          </a:stretch>
                        </pic:blipFill>
                        <pic:spPr>
                          <a:xfrm>
                            <a:off x="4267784" y="0"/>
                            <a:ext cx="30480" cy="6097"/>
                          </a:xfrm>
                          <a:prstGeom prst="rect">
                            <a:avLst/>
                          </a:prstGeom>
                        </pic:spPr>
                      </pic:pic>
                      <pic:pic xmlns:pic="http://schemas.openxmlformats.org/drawingml/2006/picture">
                        <pic:nvPicPr>
                          <pic:cNvPr id="12924" name="Picture 12924"/>
                          <pic:cNvPicPr/>
                        </pic:nvPicPr>
                        <pic:blipFill>
                          <a:blip r:embed="rId33"/>
                          <a:stretch>
                            <a:fillRect/>
                          </a:stretch>
                        </pic:blipFill>
                        <pic:spPr>
                          <a:xfrm>
                            <a:off x="4298265" y="0"/>
                            <a:ext cx="30480" cy="6097"/>
                          </a:xfrm>
                          <a:prstGeom prst="rect">
                            <a:avLst/>
                          </a:prstGeom>
                        </pic:spPr>
                      </pic:pic>
                      <pic:pic xmlns:pic="http://schemas.openxmlformats.org/drawingml/2006/picture">
                        <pic:nvPicPr>
                          <pic:cNvPr id="12926" name="Picture 12926"/>
                          <pic:cNvPicPr/>
                        </pic:nvPicPr>
                        <pic:blipFill>
                          <a:blip r:embed="rId33"/>
                          <a:stretch>
                            <a:fillRect/>
                          </a:stretch>
                        </pic:blipFill>
                        <pic:spPr>
                          <a:xfrm>
                            <a:off x="4328745" y="0"/>
                            <a:ext cx="30480" cy="6097"/>
                          </a:xfrm>
                          <a:prstGeom prst="rect">
                            <a:avLst/>
                          </a:prstGeom>
                        </pic:spPr>
                      </pic:pic>
                      <pic:pic xmlns:pic="http://schemas.openxmlformats.org/drawingml/2006/picture">
                        <pic:nvPicPr>
                          <pic:cNvPr id="12928" name="Picture 12928"/>
                          <pic:cNvPicPr/>
                        </pic:nvPicPr>
                        <pic:blipFill>
                          <a:blip r:embed="rId33"/>
                          <a:stretch>
                            <a:fillRect/>
                          </a:stretch>
                        </pic:blipFill>
                        <pic:spPr>
                          <a:xfrm>
                            <a:off x="4359224" y="0"/>
                            <a:ext cx="30480" cy="6097"/>
                          </a:xfrm>
                          <a:prstGeom prst="rect">
                            <a:avLst/>
                          </a:prstGeom>
                        </pic:spPr>
                      </pic:pic>
                      <pic:pic xmlns:pic="http://schemas.openxmlformats.org/drawingml/2006/picture">
                        <pic:nvPicPr>
                          <pic:cNvPr id="12930" name="Picture 12930"/>
                          <pic:cNvPicPr/>
                        </pic:nvPicPr>
                        <pic:blipFill>
                          <a:blip r:embed="rId33"/>
                          <a:stretch>
                            <a:fillRect/>
                          </a:stretch>
                        </pic:blipFill>
                        <pic:spPr>
                          <a:xfrm>
                            <a:off x="4389704" y="0"/>
                            <a:ext cx="30785" cy="6097"/>
                          </a:xfrm>
                          <a:prstGeom prst="rect">
                            <a:avLst/>
                          </a:prstGeom>
                        </pic:spPr>
                      </pic:pic>
                      <pic:pic xmlns:pic="http://schemas.openxmlformats.org/drawingml/2006/picture">
                        <pic:nvPicPr>
                          <pic:cNvPr id="12932" name="Picture 12932"/>
                          <pic:cNvPicPr/>
                        </pic:nvPicPr>
                        <pic:blipFill>
                          <a:blip r:embed="rId33"/>
                          <a:stretch>
                            <a:fillRect/>
                          </a:stretch>
                        </pic:blipFill>
                        <pic:spPr>
                          <a:xfrm>
                            <a:off x="4420565" y="0"/>
                            <a:ext cx="30480" cy="6097"/>
                          </a:xfrm>
                          <a:prstGeom prst="rect">
                            <a:avLst/>
                          </a:prstGeom>
                        </pic:spPr>
                      </pic:pic>
                      <pic:pic xmlns:pic="http://schemas.openxmlformats.org/drawingml/2006/picture">
                        <pic:nvPicPr>
                          <pic:cNvPr id="12934" name="Picture 12934"/>
                          <pic:cNvPicPr/>
                        </pic:nvPicPr>
                        <pic:blipFill>
                          <a:blip r:embed="rId33"/>
                          <a:stretch>
                            <a:fillRect/>
                          </a:stretch>
                        </pic:blipFill>
                        <pic:spPr>
                          <a:xfrm>
                            <a:off x="4451046" y="0"/>
                            <a:ext cx="30480" cy="6097"/>
                          </a:xfrm>
                          <a:prstGeom prst="rect">
                            <a:avLst/>
                          </a:prstGeom>
                        </pic:spPr>
                      </pic:pic>
                      <pic:pic xmlns:pic="http://schemas.openxmlformats.org/drawingml/2006/picture">
                        <pic:nvPicPr>
                          <pic:cNvPr id="12936" name="Picture 12936"/>
                          <pic:cNvPicPr/>
                        </pic:nvPicPr>
                        <pic:blipFill>
                          <a:blip r:embed="rId33"/>
                          <a:stretch>
                            <a:fillRect/>
                          </a:stretch>
                        </pic:blipFill>
                        <pic:spPr>
                          <a:xfrm>
                            <a:off x="4481526" y="0"/>
                            <a:ext cx="30480" cy="6097"/>
                          </a:xfrm>
                          <a:prstGeom prst="rect">
                            <a:avLst/>
                          </a:prstGeom>
                        </pic:spPr>
                      </pic:pic>
                      <pic:pic xmlns:pic="http://schemas.openxmlformats.org/drawingml/2006/picture">
                        <pic:nvPicPr>
                          <pic:cNvPr id="12938" name="Picture 12938"/>
                          <pic:cNvPicPr/>
                        </pic:nvPicPr>
                        <pic:blipFill>
                          <a:blip r:embed="rId33"/>
                          <a:stretch>
                            <a:fillRect/>
                          </a:stretch>
                        </pic:blipFill>
                        <pic:spPr>
                          <a:xfrm>
                            <a:off x="4512005" y="0"/>
                            <a:ext cx="30480" cy="6097"/>
                          </a:xfrm>
                          <a:prstGeom prst="rect">
                            <a:avLst/>
                          </a:prstGeom>
                        </pic:spPr>
                      </pic:pic>
                      <pic:pic xmlns:pic="http://schemas.openxmlformats.org/drawingml/2006/picture">
                        <pic:nvPicPr>
                          <pic:cNvPr id="12940" name="Picture 12940"/>
                          <pic:cNvPicPr/>
                        </pic:nvPicPr>
                        <pic:blipFill>
                          <a:blip r:embed="rId33"/>
                          <a:stretch>
                            <a:fillRect/>
                          </a:stretch>
                        </pic:blipFill>
                        <pic:spPr>
                          <a:xfrm>
                            <a:off x="4542485" y="0"/>
                            <a:ext cx="30480" cy="6097"/>
                          </a:xfrm>
                          <a:prstGeom prst="rect">
                            <a:avLst/>
                          </a:prstGeom>
                        </pic:spPr>
                      </pic:pic>
                      <pic:pic xmlns:pic="http://schemas.openxmlformats.org/drawingml/2006/picture">
                        <pic:nvPicPr>
                          <pic:cNvPr id="12942" name="Picture 12942"/>
                          <pic:cNvPicPr/>
                        </pic:nvPicPr>
                        <pic:blipFill>
                          <a:blip r:embed="rId33"/>
                          <a:stretch>
                            <a:fillRect/>
                          </a:stretch>
                        </pic:blipFill>
                        <pic:spPr>
                          <a:xfrm>
                            <a:off x="4572965" y="0"/>
                            <a:ext cx="30480" cy="6097"/>
                          </a:xfrm>
                          <a:prstGeom prst="rect">
                            <a:avLst/>
                          </a:prstGeom>
                        </pic:spPr>
                      </pic:pic>
                      <pic:pic xmlns:pic="http://schemas.openxmlformats.org/drawingml/2006/picture">
                        <pic:nvPicPr>
                          <pic:cNvPr id="12944" name="Picture 12944"/>
                          <pic:cNvPicPr/>
                        </pic:nvPicPr>
                        <pic:blipFill>
                          <a:blip r:embed="rId33"/>
                          <a:stretch>
                            <a:fillRect/>
                          </a:stretch>
                        </pic:blipFill>
                        <pic:spPr>
                          <a:xfrm>
                            <a:off x="4603446" y="0"/>
                            <a:ext cx="30480" cy="6097"/>
                          </a:xfrm>
                          <a:prstGeom prst="rect">
                            <a:avLst/>
                          </a:prstGeom>
                        </pic:spPr>
                      </pic:pic>
                      <pic:pic xmlns:pic="http://schemas.openxmlformats.org/drawingml/2006/picture">
                        <pic:nvPicPr>
                          <pic:cNvPr id="12946" name="Picture 12946"/>
                          <pic:cNvPicPr/>
                        </pic:nvPicPr>
                        <pic:blipFill>
                          <a:blip r:embed="rId33"/>
                          <a:stretch>
                            <a:fillRect/>
                          </a:stretch>
                        </pic:blipFill>
                        <pic:spPr>
                          <a:xfrm>
                            <a:off x="4633926" y="0"/>
                            <a:ext cx="30480" cy="6097"/>
                          </a:xfrm>
                          <a:prstGeom prst="rect">
                            <a:avLst/>
                          </a:prstGeom>
                        </pic:spPr>
                      </pic:pic>
                      <pic:pic xmlns:pic="http://schemas.openxmlformats.org/drawingml/2006/picture">
                        <pic:nvPicPr>
                          <pic:cNvPr id="12948" name="Picture 12948"/>
                          <pic:cNvPicPr/>
                        </pic:nvPicPr>
                        <pic:blipFill>
                          <a:blip r:embed="rId33"/>
                          <a:stretch>
                            <a:fillRect/>
                          </a:stretch>
                        </pic:blipFill>
                        <pic:spPr>
                          <a:xfrm>
                            <a:off x="4664405" y="0"/>
                            <a:ext cx="30480" cy="6097"/>
                          </a:xfrm>
                          <a:prstGeom prst="rect">
                            <a:avLst/>
                          </a:prstGeom>
                        </pic:spPr>
                      </pic:pic>
                      <pic:pic xmlns:pic="http://schemas.openxmlformats.org/drawingml/2006/picture">
                        <pic:nvPicPr>
                          <pic:cNvPr id="12950" name="Picture 12950"/>
                          <pic:cNvPicPr/>
                        </pic:nvPicPr>
                        <pic:blipFill>
                          <a:blip r:embed="rId33"/>
                          <a:stretch>
                            <a:fillRect/>
                          </a:stretch>
                        </pic:blipFill>
                        <pic:spPr>
                          <a:xfrm>
                            <a:off x="4694885" y="0"/>
                            <a:ext cx="30480" cy="6097"/>
                          </a:xfrm>
                          <a:prstGeom prst="rect">
                            <a:avLst/>
                          </a:prstGeom>
                        </pic:spPr>
                      </pic:pic>
                      <pic:pic xmlns:pic="http://schemas.openxmlformats.org/drawingml/2006/picture">
                        <pic:nvPicPr>
                          <pic:cNvPr id="12952" name="Picture 12952"/>
                          <pic:cNvPicPr/>
                        </pic:nvPicPr>
                        <pic:blipFill>
                          <a:blip r:embed="rId33"/>
                          <a:stretch>
                            <a:fillRect/>
                          </a:stretch>
                        </pic:blipFill>
                        <pic:spPr>
                          <a:xfrm>
                            <a:off x="4725365" y="0"/>
                            <a:ext cx="30480" cy="6097"/>
                          </a:xfrm>
                          <a:prstGeom prst="rect">
                            <a:avLst/>
                          </a:prstGeom>
                        </pic:spPr>
                      </pic:pic>
                      <pic:pic xmlns:pic="http://schemas.openxmlformats.org/drawingml/2006/picture">
                        <pic:nvPicPr>
                          <pic:cNvPr id="12954" name="Picture 12954"/>
                          <pic:cNvPicPr/>
                        </pic:nvPicPr>
                        <pic:blipFill>
                          <a:blip r:embed="rId33"/>
                          <a:stretch>
                            <a:fillRect/>
                          </a:stretch>
                        </pic:blipFill>
                        <pic:spPr>
                          <a:xfrm>
                            <a:off x="4755846" y="0"/>
                            <a:ext cx="30480" cy="6097"/>
                          </a:xfrm>
                          <a:prstGeom prst="rect">
                            <a:avLst/>
                          </a:prstGeom>
                        </pic:spPr>
                      </pic:pic>
                      <pic:pic xmlns:pic="http://schemas.openxmlformats.org/drawingml/2006/picture">
                        <pic:nvPicPr>
                          <pic:cNvPr id="12956" name="Picture 12956"/>
                          <pic:cNvPicPr/>
                        </pic:nvPicPr>
                        <pic:blipFill>
                          <a:blip r:embed="rId33"/>
                          <a:stretch>
                            <a:fillRect/>
                          </a:stretch>
                        </pic:blipFill>
                        <pic:spPr>
                          <a:xfrm>
                            <a:off x="4786326" y="0"/>
                            <a:ext cx="30480" cy="6097"/>
                          </a:xfrm>
                          <a:prstGeom prst="rect">
                            <a:avLst/>
                          </a:prstGeom>
                        </pic:spPr>
                      </pic:pic>
                      <pic:pic xmlns:pic="http://schemas.openxmlformats.org/drawingml/2006/picture">
                        <pic:nvPicPr>
                          <pic:cNvPr id="12958" name="Picture 12958"/>
                          <pic:cNvPicPr/>
                        </pic:nvPicPr>
                        <pic:blipFill>
                          <a:blip r:embed="rId33"/>
                          <a:stretch>
                            <a:fillRect/>
                          </a:stretch>
                        </pic:blipFill>
                        <pic:spPr>
                          <a:xfrm>
                            <a:off x="4816805" y="0"/>
                            <a:ext cx="30480" cy="6097"/>
                          </a:xfrm>
                          <a:prstGeom prst="rect">
                            <a:avLst/>
                          </a:prstGeom>
                        </pic:spPr>
                      </pic:pic>
                      <pic:pic xmlns:pic="http://schemas.openxmlformats.org/drawingml/2006/picture">
                        <pic:nvPicPr>
                          <pic:cNvPr id="12960" name="Picture 12960"/>
                          <pic:cNvPicPr/>
                        </pic:nvPicPr>
                        <pic:blipFill>
                          <a:blip r:embed="rId33"/>
                          <a:stretch>
                            <a:fillRect/>
                          </a:stretch>
                        </pic:blipFill>
                        <pic:spPr>
                          <a:xfrm>
                            <a:off x="4847285" y="0"/>
                            <a:ext cx="30480" cy="6097"/>
                          </a:xfrm>
                          <a:prstGeom prst="rect">
                            <a:avLst/>
                          </a:prstGeom>
                        </pic:spPr>
                      </pic:pic>
                      <pic:pic xmlns:pic="http://schemas.openxmlformats.org/drawingml/2006/picture">
                        <pic:nvPicPr>
                          <pic:cNvPr id="12962" name="Picture 12962"/>
                          <pic:cNvPicPr/>
                        </pic:nvPicPr>
                        <pic:blipFill>
                          <a:blip r:embed="rId33"/>
                          <a:stretch>
                            <a:fillRect/>
                          </a:stretch>
                        </pic:blipFill>
                        <pic:spPr>
                          <a:xfrm>
                            <a:off x="4877765" y="0"/>
                            <a:ext cx="30480" cy="6097"/>
                          </a:xfrm>
                          <a:prstGeom prst="rect">
                            <a:avLst/>
                          </a:prstGeom>
                        </pic:spPr>
                      </pic:pic>
                      <pic:pic xmlns:pic="http://schemas.openxmlformats.org/drawingml/2006/picture">
                        <pic:nvPicPr>
                          <pic:cNvPr id="12964" name="Picture 12964"/>
                          <pic:cNvPicPr/>
                        </pic:nvPicPr>
                        <pic:blipFill>
                          <a:blip r:embed="rId33"/>
                          <a:stretch>
                            <a:fillRect/>
                          </a:stretch>
                        </pic:blipFill>
                        <pic:spPr>
                          <a:xfrm>
                            <a:off x="4908246" y="0"/>
                            <a:ext cx="30480" cy="6097"/>
                          </a:xfrm>
                          <a:prstGeom prst="rect">
                            <a:avLst/>
                          </a:prstGeom>
                        </pic:spPr>
                      </pic:pic>
                      <pic:pic xmlns:pic="http://schemas.openxmlformats.org/drawingml/2006/picture">
                        <pic:nvPicPr>
                          <pic:cNvPr id="12966" name="Picture 12966"/>
                          <pic:cNvPicPr/>
                        </pic:nvPicPr>
                        <pic:blipFill>
                          <a:blip r:embed="rId33"/>
                          <a:stretch>
                            <a:fillRect/>
                          </a:stretch>
                        </pic:blipFill>
                        <pic:spPr>
                          <a:xfrm>
                            <a:off x="4938726" y="0"/>
                            <a:ext cx="30480" cy="6097"/>
                          </a:xfrm>
                          <a:prstGeom prst="rect">
                            <a:avLst/>
                          </a:prstGeom>
                        </pic:spPr>
                      </pic:pic>
                      <pic:pic xmlns:pic="http://schemas.openxmlformats.org/drawingml/2006/picture">
                        <pic:nvPicPr>
                          <pic:cNvPr id="12968" name="Picture 12968"/>
                          <pic:cNvPicPr/>
                        </pic:nvPicPr>
                        <pic:blipFill>
                          <a:blip r:embed="rId33"/>
                          <a:stretch>
                            <a:fillRect/>
                          </a:stretch>
                        </pic:blipFill>
                        <pic:spPr>
                          <a:xfrm>
                            <a:off x="4969205" y="0"/>
                            <a:ext cx="30480" cy="6097"/>
                          </a:xfrm>
                          <a:prstGeom prst="rect">
                            <a:avLst/>
                          </a:prstGeom>
                        </pic:spPr>
                      </pic:pic>
                      <pic:pic xmlns:pic="http://schemas.openxmlformats.org/drawingml/2006/picture">
                        <pic:nvPicPr>
                          <pic:cNvPr id="12970" name="Picture 12970"/>
                          <pic:cNvPicPr/>
                        </pic:nvPicPr>
                        <pic:blipFill>
                          <a:blip r:embed="rId33"/>
                          <a:stretch>
                            <a:fillRect/>
                          </a:stretch>
                        </pic:blipFill>
                        <pic:spPr>
                          <a:xfrm>
                            <a:off x="4999685" y="0"/>
                            <a:ext cx="30480" cy="6097"/>
                          </a:xfrm>
                          <a:prstGeom prst="rect">
                            <a:avLst/>
                          </a:prstGeom>
                        </pic:spPr>
                      </pic:pic>
                      <pic:pic xmlns:pic="http://schemas.openxmlformats.org/drawingml/2006/picture">
                        <pic:nvPicPr>
                          <pic:cNvPr id="12972" name="Picture 12972"/>
                          <pic:cNvPicPr/>
                        </pic:nvPicPr>
                        <pic:blipFill>
                          <a:blip r:embed="rId33"/>
                          <a:stretch>
                            <a:fillRect/>
                          </a:stretch>
                        </pic:blipFill>
                        <pic:spPr>
                          <a:xfrm>
                            <a:off x="5030165" y="0"/>
                            <a:ext cx="30480" cy="6097"/>
                          </a:xfrm>
                          <a:prstGeom prst="rect">
                            <a:avLst/>
                          </a:prstGeom>
                        </pic:spPr>
                      </pic:pic>
                      <pic:pic xmlns:pic="http://schemas.openxmlformats.org/drawingml/2006/picture">
                        <pic:nvPicPr>
                          <pic:cNvPr id="12974" name="Picture 12974"/>
                          <pic:cNvPicPr/>
                        </pic:nvPicPr>
                        <pic:blipFill>
                          <a:blip r:embed="rId33"/>
                          <a:stretch>
                            <a:fillRect/>
                          </a:stretch>
                        </pic:blipFill>
                        <pic:spPr>
                          <a:xfrm>
                            <a:off x="5060646" y="0"/>
                            <a:ext cx="30480" cy="6097"/>
                          </a:xfrm>
                          <a:prstGeom prst="rect">
                            <a:avLst/>
                          </a:prstGeom>
                        </pic:spPr>
                      </pic:pic>
                      <pic:pic xmlns:pic="http://schemas.openxmlformats.org/drawingml/2006/picture">
                        <pic:nvPicPr>
                          <pic:cNvPr id="12976" name="Picture 12976"/>
                          <pic:cNvPicPr/>
                        </pic:nvPicPr>
                        <pic:blipFill>
                          <a:blip r:embed="rId33"/>
                          <a:stretch>
                            <a:fillRect/>
                          </a:stretch>
                        </pic:blipFill>
                        <pic:spPr>
                          <a:xfrm>
                            <a:off x="5091126" y="0"/>
                            <a:ext cx="30480" cy="6097"/>
                          </a:xfrm>
                          <a:prstGeom prst="rect">
                            <a:avLst/>
                          </a:prstGeom>
                        </pic:spPr>
                      </pic:pic>
                      <pic:pic xmlns:pic="http://schemas.openxmlformats.org/drawingml/2006/picture">
                        <pic:nvPicPr>
                          <pic:cNvPr id="12978" name="Picture 12978"/>
                          <pic:cNvPicPr/>
                        </pic:nvPicPr>
                        <pic:blipFill>
                          <a:blip r:embed="rId33"/>
                          <a:stretch>
                            <a:fillRect/>
                          </a:stretch>
                        </pic:blipFill>
                        <pic:spPr>
                          <a:xfrm>
                            <a:off x="5121605" y="0"/>
                            <a:ext cx="30480" cy="6097"/>
                          </a:xfrm>
                          <a:prstGeom prst="rect">
                            <a:avLst/>
                          </a:prstGeom>
                        </pic:spPr>
                      </pic:pic>
                      <pic:pic xmlns:pic="http://schemas.openxmlformats.org/drawingml/2006/picture">
                        <pic:nvPicPr>
                          <pic:cNvPr id="12980" name="Picture 12980"/>
                          <pic:cNvPicPr/>
                        </pic:nvPicPr>
                        <pic:blipFill>
                          <a:blip r:embed="rId33"/>
                          <a:stretch>
                            <a:fillRect/>
                          </a:stretch>
                        </pic:blipFill>
                        <pic:spPr>
                          <a:xfrm>
                            <a:off x="5152085" y="0"/>
                            <a:ext cx="30480" cy="6097"/>
                          </a:xfrm>
                          <a:prstGeom prst="rect">
                            <a:avLst/>
                          </a:prstGeom>
                        </pic:spPr>
                      </pic:pic>
                      <pic:pic xmlns:pic="http://schemas.openxmlformats.org/drawingml/2006/picture">
                        <pic:nvPicPr>
                          <pic:cNvPr id="12982" name="Picture 12982"/>
                          <pic:cNvPicPr/>
                        </pic:nvPicPr>
                        <pic:blipFill>
                          <a:blip r:embed="rId33"/>
                          <a:stretch>
                            <a:fillRect/>
                          </a:stretch>
                        </pic:blipFill>
                        <pic:spPr>
                          <a:xfrm>
                            <a:off x="5182565" y="0"/>
                            <a:ext cx="30480" cy="6097"/>
                          </a:xfrm>
                          <a:prstGeom prst="rect">
                            <a:avLst/>
                          </a:prstGeom>
                        </pic:spPr>
                      </pic:pic>
                      <pic:pic xmlns:pic="http://schemas.openxmlformats.org/drawingml/2006/picture">
                        <pic:nvPicPr>
                          <pic:cNvPr id="12984" name="Picture 12984"/>
                          <pic:cNvPicPr/>
                        </pic:nvPicPr>
                        <pic:blipFill>
                          <a:blip r:embed="rId33"/>
                          <a:stretch>
                            <a:fillRect/>
                          </a:stretch>
                        </pic:blipFill>
                        <pic:spPr>
                          <a:xfrm>
                            <a:off x="5213046" y="0"/>
                            <a:ext cx="30480" cy="6097"/>
                          </a:xfrm>
                          <a:prstGeom prst="rect">
                            <a:avLst/>
                          </a:prstGeom>
                        </pic:spPr>
                      </pic:pic>
                      <pic:pic xmlns:pic="http://schemas.openxmlformats.org/drawingml/2006/picture">
                        <pic:nvPicPr>
                          <pic:cNvPr id="12986" name="Picture 12986"/>
                          <pic:cNvPicPr/>
                        </pic:nvPicPr>
                        <pic:blipFill>
                          <a:blip r:embed="rId33"/>
                          <a:stretch>
                            <a:fillRect/>
                          </a:stretch>
                        </pic:blipFill>
                        <pic:spPr>
                          <a:xfrm>
                            <a:off x="5243526" y="0"/>
                            <a:ext cx="30480" cy="6097"/>
                          </a:xfrm>
                          <a:prstGeom prst="rect">
                            <a:avLst/>
                          </a:prstGeom>
                        </pic:spPr>
                      </pic:pic>
                      <pic:pic xmlns:pic="http://schemas.openxmlformats.org/drawingml/2006/picture">
                        <pic:nvPicPr>
                          <pic:cNvPr id="12988" name="Picture 12988"/>
                          <pic:cNvPicPr/>
                        </pic:nvPicPr>
                        <pic:blipFill>
                          <a:blip r:embed="rId33"/>
                          <a:stretch>
                            <a:fillRect/>
                          </a:stretch>
                        </pic:blipFill>
                        <pic:spPr>
                          <a:xfrm>
                            <a:off x="5274005" y="0"/>
                            <a:ext cx="30480" cy="6097"/>
                          </a:xfrm>
                          <a:prstGeom prst="rect">
                            <a:avLst/>
                          </a:prstGeom>
                        </pic:spPr>
                      </pic:pic>
                      <pic:pic xmlns:pic="http://schemas.openxmlformats.org/drawingml/2006/picture">
                        <pic:nvPicPr>
                          <pic:cNvPr id="12990" name="Picture 12990"/>
                          <pic:cNvPicPr/>
                        </pic:nvPicPr>
                        <pic:blipFill>
                          <a:blip r:embed="rId33"/>
                          <a:stretch>
                            <a:fillRect/>
                          </a:stretch>
                        </pic:blipFill>
                        <pic:spPr>
                          <a:xfrm>
                            <a:off x="5304485" y="0"/>
                            <a:ext cx="30480" cy="6097"/>
                          </a:xfrm>
                          <a:prstGeom prst="rect">
                            <a:avLst/>
                          </a:prstGeom>
                        </pic:spPr>
                      </pic:pic>
                      <pic:pic xmlns:pic="http://schemas.openxmlformats.org/drawingml/2006/picture">
                        <pic:nvPicPr>
                          <pic:cNvPr id="12992" name="Picture 12992"/>
                          <pic:cNvPicPr/>
                        </pic:nvPicPr>
                        <pic:blipFill>
                          <a:blip r:embed="rId33"/>
                          <a:stretch>
                            <a:fillRect/>
                          </a:stretch>
                        </pic:blipFill>
                        <pic:spPr>
                          <a:xfrm>
                            <a:off x="5334965" y="0"/>
                            <a:ext cx="30480" cy="6097"/>
                          </a:xfrm>
                          <a:prstGeom prst="rect">
                            <a:avLst/>
                          </a:prstGeom>
                        </pic:spPr>
                      </pic:pic>
                      <pic:pic xmlns:pic="http://schemas.openxmlformats.org/drawingml/2006/picture">
                        <pic:nvPicPr>
                          <pic:cNvPr id="12994" name="Picture 12994"/>
                          <pic:cNvPicPr/>
                        </pic:nvPicPr>
                        <pic:blipFill>
                          <a:blip r:embed="rId33"/>
                          <a:stretch>
                            <a:fillRect/>
                          </a:stretch>
                        </pic:blipFill>
                        <pic:spPr>
                          <a:xfrm>
                            <a:off x="5365446" y="0"/>
                            <a:ext cx="30480" cy="6097"/>
                          </a:xfrm>
                          <a:prstGeom prst="rect">
                            <a:avLst/>
                          </a:prstGeom>
                        </pic:spPr>
                      </pic:pic>
                      <pic:pic xmlns:pic="http://schemas.openxmlformats.org/drawingml/2006/picture">
                        <pic:nvPicPr>
                          <pic:cNvPr id="12996" name="Picture 12996"/>
                          <pic:cNvPicPr/>
                        </pic:nvPicPr>
                        <pic:blipFill>
                          <a:blip r:embed="rId33"/>
                          <a:stretch>
                            <a:fillRect/>
                          </a:stretch>
                        </pic:blipFill>
                        <pic:spPr>
                          <a:xfrm>
                            <a:off x="5395926" y="0"/>
                            <a:ext cx="30480" cy="6097"/>
                          </a:xfrm>
                          <a:prstGeom prst="rect">
                            <a:avLst/>
                          </a:prstGeom>
                        </pic:spPr>
                      </pic:pic>
                      <pic:pic xmlns:pic="http://schemas.openxmlformats.org/drawingml/2006/picture">
                        <pic:nvPicPr>
                          <pic:cNvPr id="12998" name="Picture 12998"/>
                          <pic:cNvPicPr/>
                        </pic:nvPicPr>
                        <pic:blipFill>
                          <a:blip r:embed="rId33"/>
                          <a:stretch>
                            <a:fillRect/>
                          </a:stretch>
                        </pic:blipFill>
                        <pic:spPr>
                          <a:xfrm>
                            <a:off x="5426405" y="0"/>
                            <a:ext cx="30480" cy="6097"/>
                          </a:xfrm>
                          <a:prstGeom prst="rect">
                            <a:avLst/>
                          </a:prstGeom>
                        </pic:spPr>
                      </pic:pic>
                      <pic:pic xmlns:pic="http://schemas.openxmlformats.org/drawingml/2006/picture">
                        <pic:nvPicPr>
                          <pic:cNvPr id="13000" name="Picture 13000"/>
                          <pic:cNvPicPr/>
                        </pic:nvPicPr>
                        <pic:blipFill>
                          <a:blip r:embed="rId33"/>
                          <a:stretch>
                            <a:fillRect/>
                          </a:stretch>
                        </pic:blipFill>
                        <pic:spPr>
                          <a:xfrm>
                            <a:off x="5456885" y="0"/>
                            <a:ext cx="30480" cy="6097"/>
                          </a:xfrm>
                          <a:prstGeom prst="rect">
                            <a:avLst/>
                          </a:prstGeom>
                        </pic:spPr>
                      </pic:pic>
                      <pic:pic xmlns:pic="http://schemas.openxmlformats.org/drawingml/2006/picture">
                        <pic:nvPicPr>
                          <pic:cNvPr id="13002" name="Picture 13002"/>
                          <pic:cNvPicPr/>
                        </pic:nvPicPr>
                        <pic:blipFill>
                          <a:blip r:embed="rId33"/>
                          <a:stretch>
                            <a:fillRect/>
                          </a:stretch>
                        </pic:blipFill>
                        <pic:spPr>
                          <a:xfrm>
                            <a:off x="5487365" y="0"/>
                            <a:ext cx="30480" cy="6097"/>
                          </a:xfrm>
                          <a:prstGeom prst="rect">
                            <a:avLst/>
                          </a:prstGeom>
                        </pic:spPr>
                      </pic:pic>
                      <pic:pic xmlns:pic="http://schemas.openxmlformats.org/drawingml/2006/picture">
                        <pic:nvPicPr>
                          <pic:cNvPr id="13004" name="Picture 13004"/>
                          <pic:cNvPicPr/>
                        </pic:nvPicPr>
                        <pic:blipFill>
                          <a:blip r:embed="rId33"/>
                          <a:stretch>
                            <a:fillRect/>
                          </a:stretch>
                        </pic:blipFill>
                        <pic:spPr>
                          <a:xfrm>
                            <a:off x="5517846" y="0"/>
                            <a:ext cx="30480" cy="6097"/>
                          </a:xfrm>
                          <a:prstGeom prst="rect">
                            <a:avLst/>
                          </a:prstGeom>
                        </pic:spPr>
                      </pic:pic>
                      <pic:pic xmlns:pic="http://schemas.openxmlformats.org/drawingml/2006/picture">
                        <pic:nvPicPr>
                          <pic:cNvPr id="13006" name="Picture 13006"/>
                          <pic:cNvPicPr/>
                        </pic:nvPicPr>
                        <pic:blipFill>
                          <a:blip r:embed="rId33"/>
                          <a:stretch>
                            <a:fillRect/>
                          </a:stretch>
                        </pic:blipFill>
                        <pic:spPr>
                          <a:xfrm>
                            <a:off x="5548326" y="0"/>
                            <a:ext cx="30480" cy="6097"/>
                          </a:xfrm>
                          <a:prstGeom prst="rect">
                            <a:avLst/>
                          </a:prstGeom>
                        </pic:spPr>
                      </pic:pic>
                      <pic:pic xmlns:pic="http://schemas.openxmlformats.org/drawingml/2006/picture">
                        <pic:nvPicPr>
                          <pic:cNvPr id="13008" name="Picture 13008"/>
                          <pic:cNvPicPr/>
                        </pic:nvPicPr>
                        <pic:blipFill>
                          <a:blip r:embed="rId33"/>
                          <a:stretch>
                            <a:fillRect/>
                          </a:stretch>
                        </pic:blipFill>
                        <pic:spPr>
                          <a:xfrm>
                            <a:off x="5578805" y="0"/>
                            <a:ext cx="30480" cy="6097"/>
                          </a:xfrm>
                          <a:prstGeom prst="rect">
                            <a:avLst/>
                          </a:prstGeom>
                        </pic:spPr>
                      </pic:pic>
                      <pic:pic xmlns:pic="http://schemas.openxmlformats.org/drawingml/2006/picture">
                        <pic:nvPicPr>
                          <pic:cNvPr id="13010" name="Picture 13010"/>
                          <pic:cNvPicPr/>
                        </pic:nvPicPr>
                        <pic:blipFill>
                          <a:blip r:embed="rId33"/>
                          <a:stretch>
                            <a:fillRect/>
                          </a:stretch>
                        </pic:blipFill>
                        <pic:spPr>
                          <a:xfrm>
                            <a:off x="5609285" y="0"/>
                            <a:ext cx="30480" cy="6097"/>
                          </a:xfrm>
                          <a:prstGeom prst="rect">
                            <a:avLst/>
                          </a:prstGeom>
                        </pic:spPr>
                      </pic:pic>
                      <pic:pic xmlns:pic="http://schemas.openxmlformats.org/drawingml/2006/picture">
                        <pic:nvPicPr>
                          <pic:cNvPr id="13012" name="Picture 13012"/>
                          <pic:cNvPicPr/>
                        </pic:nvPicPr>
                        <pic:blipFill>
                          <a:blip r:embed="rId33"/>
                          <a:stretch>
                            <a:fillRect/>
                          </a:stretch>
                        </pic:blipFill>
                        <pic:spPr>
                          <a:xfrm>
                            <a:off x="5639766" y="0"/>
                            <a:ext cx="30480" cy="6097"/>
                          </a:xfrm>
                          <a:prstGeom prst="rect">
                            <a:avLst/>
                          </a:prstGeom>
                        </pic:spPr>
                      </pic:pic>
                      <pic:pic xmlns:pic="http://schemas.openxmlformats.org/drawingml/2006/picture">
                        <pic:nvPicPr>
                          <pic:cNvPr id="13014" name="Picture 13014"/>
                          <pic:cNvPicPr/>
                        </pic:nvPicPr>
                        <pic:blipFill>
                          <a:blip r:embed="rId33"/>
                          <a:stretch>
                            <a:fillRect/>
                          </a:stretch>
                        </pic:blipFill>
                        <pic:spPr>
                          <a:xfrm>
                            <a:off x="5670245" y="0"/>
                            <a:ext cx="30480" cy="6097"/>
                          </a:xfrm>
                          <a:prstGeom prst="rect">
                            <a:avLst/>
                          </a:prstGeom>
                        </pic:spPr>
                      </pic:pic>
                      <pic:pic xmlns:pic="http://schemas.openxmlformats.org/drawingml/2006/picture">
                        <pic:nvPicPr>
                          <pic:cNvPr id="13016" name="Picture 13016"/>
                          <pic:cNvPicPr/>
                        </pic:nvPicPr>
                        <pic:blipFill>
                          <a:blip r:embed="rId33"/>
                          <a:stretch>
                            <a:fillRect/>
                          </a:stretch>
                        </pic:blipFill>
                        <pic:spPr>
                          <a:xfrm>
                            <a:off x="5700726" y="0"/>
                            <a:ext cx="30480" cy="6097"/>
                          </a:xfrm>
                          <a:prstGeom prst="rect">
                            <a:avLst/>
                          </a:prstGeom>
                        </pic:spPr>
                      </pic:pic>
                      <pic:pic xmlns:pic="http://schemas.openxmlformats.org/drawingml/2006/picture">
                        <pic:nvPicPr>
                          <pic:cNvPr id="13018" name="Picture 13018"/>
                          <pic:cNvPicPr/>
                        </pic:nvPicPr>
                        <pic:blipFill>
                          <a:blip r:embed="rId33"/>
                          <a:stretch>
                            <a:fillRect/>
                          </a:stretch>
                        </pic:blipFill>
                        <pic:spPr>
                          <a:xfrm>
                            <a:off x="5731206" y="0"/>
                            <a:ext cx="30480" cy="6097"/>
                          </a:xfrm>
                          <a:prstGeom prst="rect">
                            <a:avLst/>
                          </a:prstGeom>
                        </pic:spPr>
                      </pic:pic>
                      <pic:pic xmlns:pic="http://schemas.openxmlformats.org/drawingml/2006/picture">
                        <pic:nvPicPr>
                          <pic:cNvPr id="13020" name="Picture 13020"/>
                          <pic:cNvPicPr/>
                        </pic:nvPicPr>
                        <pic:blipFill>
                          <a:blip r:embed="rId33"/>
                          <a:stretch>
                            <a:fillRect/>
                          </a:stretch>
                        </pic:blipFill>
                        <pic:spPr>
                          <a:xfrm>
                            <a:off x="5761685" y="0"/>
                            <a:ext cx="30480" cy="6097"/>
                          </a:xfrm>
                          <a:prstGeom prst="rect">
                            <a:avLst/>
                          </a:prstGeom>
                        </pic:spPr>
                      </pic:pic>
                      <pic:pic xmlns:pic="http://schemas.openxmlformats.org/drawingml/2006/picture">
                        <pic:nvPicPr>
                          <pic:cNvPr id="13022" name="Picture 13022"/>
                          <pic:cNvPicPr/>
                        </pic:nvPicPr>
                        <pic:blipFill>
                          <a:blip r:embed="rId34"/>
                          <a:stretch>
                            <a:fillRect/>
                          </a:stretch>
                        </pic:blipFill>
                        <pic:spPr>
                          <a:xfrm>
                            <a:off x="5792166" y="0"/>
                            <a:ext cx="4572" cy="6097"/>
                          </a:xfrm>
                          <a:prstGeom prst="rect">
                            <a:avLst/>
                          </a:prstGeom>
                        </pic:spPr>
                      </pic:pic>
                    </wpg:wgp>
                  </a:graphicData>
                </a:graphic>
              </wp:inline>
            </w:drawing>
          </mc:Choice>
          <mc:Fallback>
            <w:pict>
              <v:group w14:anchorId="2605D5AF" id="Group 77489"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">
                <v:shape id="Picture 12642"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">
                  <v:imagedata r:id="rId35" o:title=""/>
                </v:shape>
                <v:shape id="Picture 12644"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">
                  <v:imagedata r:id="rId35" o:title=""/>
                </v:shape>
                <v:shape id="Picture 12646"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">
                  <v:imagedata r:id="rId35" o:title=""/>
                </v:shape>
                <v:shape id="Picture 12648"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">
                  <v:imagedata r:id="rId35" o:title=""/>
                </v:shape>
                <v:shape id="Picture 12650"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">
                  <v:imagedata r:id="rId35" o:title=""/>
                </v:shape>
                <v:shape id="Picture 12652"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">
                  <v:imagedata r:id="rId35" o:title=""/>
                </v:shape>
                <v:shape id="Picture 12654"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">
                  <v:imagedata r:id="rId35" o:title=""/>
                </v:shape>
                <v:shape id="Picture 12656"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">
                  <v:imagedata r:id="rId35" o:title=""/>
                </v:shape>
                <v:shape id="Picture 12658"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">
                  <v:imagedata r:id="rId35" o:title=""/>
                </v:shape>
                <v:shape id="Picture 12660"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">
                  <v:imagedata r:id="rId35" o:title=""/>
                </v:shape>
                <v:shape id="Picture 12662"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">
                  <v:imagedata r:id="rId35" o:title=""/>
                </v:shape>
                <v:shape id="Picture 12664"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">
                  <v:imagedata r:id="rId35" o:title=""/>
                </v:shape>
                <v:shape id="Picture 12666"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">
                  <v:imagedata r:id="rId35" o:title=""/>
                </v:shape>
                <v:shape id="Picture 12668"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">
                  <v:imagedata r:id="rId35" o:title=""/>
                </v:shape>
                <v:shape id="Picture 12670"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">
                  <v:imagedata r:id="rId35" o:title=""/>
                </v:shape>
                <v:shape id="Picture 12672"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">
                  <v:imagedata r:id="rId35" o:title=""/>
                </v:shape>
                <v:shape id="Picture 12674"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">
                  <v:imagedata r:id="rId35" o:title=""/>
                </v:shape>
                <v:shape id="Picture 12676"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">
                  <v:imagedata r:id="rId35" o:title=""/>
                </v:shape>
                <v:shape id="Picture 12678"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">
                  <v:imagedata r:id="rId35" o:title=""/>
                </v:shape>
                <v:shape id="Picture 12680"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">
                  <v:imagedata r:id="rId35" o:title=""/>
                </v:shape>
                <v:shape id="Picture 12682"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">
                  <v:imagedata r:id="rId35" o:title=""/>
                </v:shape>
                <v:shape id="Picture 12684"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">
                  <v:imagedata r:id="rId35" o:title=""/>
                </v:shape>
                <v:shape id="Picture 12686"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">
                  <v:imagedata r:id="rId35" o:title=""/>
                </v:shape>
                <v:shape id="Picture 12688"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">
                  <v:imagedata r:id="rId35" o:title=""/>
                </v:shape>
                <v:shape id="Picture 12690"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">
                  <v:imagedata r:id="rId35" o:title=""/>
                </v:shape>
                <v:shape id="Picture 12692"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">
                  <v:imagedata r:id="rId35" o:title=""/>
                </v:shape>
                <v:shape id="Picture 12694"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">
                  <v:imagedata r:id="rId35" o:title=""/>
                </v:shape>
                <v:shape id="Picture 12696"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">
                  <v:imagedata r:id="rId35" o:title=""/>
                </v:shape>
                <v:shape id="Picture 12698"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">
                  <v:imagedata r:id="rId35" o:title=""/>
                </v:shape>
                <v:shape id="Picture 12700"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">
                  <v:imagedata r:id="rId35" o:title=""/>
                </v:shape>
                <v:shape id="Picture 12702"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">
                  <v:imagedata r:id="rId35" o:title=""/>
                </v:shape>
                <v:shape id="Picture 12704"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">
                  <v:imagedata r:id="rId35" o:title=""/>
                </v:shape>
                <v:shape id="Picture 12706"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">
                  <v:imagedata r:id="rId35" o:title=""/>
                </v:shape>
                <v:shape id="Picture 12708"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">
                  <v:imagedata r:id="rId35" o:title=""/>
                </v:shape>
                <v:shape id="Picture 12710"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">
                  <v:imagedata r:id="rId35" o:title=""/>
                </v:shape>
                <v:shape id="Picture 12712"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">
                  <v:imagedata r:id="rId35" o:title=""/>
                </v:shape>
                <v:shape id="Picture 12714"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">
                  <v:imagedata r:id="rId35" o:title=""/>
                </v:shape>
                <v:shape id="Picture 12716"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">
                  <v:imagedata r:id="rId35" o:title=""/>
                </v:shape>
                <v:shape id="Picture 12718"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">
                  <v:imagedata r:id="rId35" o:title=""/>
                </v:shape>
                <v:shape id="Picture 12720"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">
                  <v:imagedata r:id="rId35" o:title=""/>
                </v:shape>
                <v:shape id="Picture 12722"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">
                  <v:imagedata r:id="rId35" o:title=""/>
                </v:shape>
                <v:shape id="Picture 12724"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">
                  <v:imagedata r:id="rId35" o:title=""/>
                </v:shape>
                <v:shape id="Picture 12726"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">
                  <v:imagedata r:id="rId35" o:title=""/>
                </v:shape>
                <v:shape id="Picture 12728"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">
                  <v:imagedata r:id="rId35" o:title=""/>
                </v:shape>
                <v:shape id="Picture 12730"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">
                  <v:imagedata r:id="rId35" o:title=""/>
                </v:shape>
                <v:shape id="Picture 12732"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">
                  <v:imagedata r:id="rId35" o:title=""/>
                </v:shape>
                <v:shape id="Picture 12734"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">
                  <v:imagedata r:id="rId35" o:title=""/>
                </v:shape>
                <v:shape id="Picture 12736"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">
                  <v:imagedata r:id="rId35" o:title=""/>
                </v:shape>
                <v:shape id="Picture 12738"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">
                  <v:imagedata r:id="rId35" o:title=""/>
                </v:shape>
                <v:shape id="Picture 12740"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">
                  <v:imagedata r:id="rId35" o:title=""/>
                </v:shape>
                <v:shape id="Picture 12742"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">
                  <v:imagedata r:id="rId35" o:title=""/>
                </v:shape>
                <v:shape id="Picture 12744"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">
                  <v:imagedata r:id="rId35" o:title=""/>
                </v:shape>
                <v:shape id="Picture 12746"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">
                  <v:imagedata r:id="rId35" o:title=""/>
                </v:shape>
                <v:shape id="Picture 12748"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">
                  <v:imagedata r:id="rId35" o:title=""/>
                </v:shape>
                <v:shape id="Picture 12750"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">
                  <v:imagedata r:id="rId35" o:title=""/>
                </v:shape>
                <v:shape id="Picture 12752"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">
                  <v:imagedata r:id="rId35" o:title=""/>
                </v:shape>
                <v:shape id="Picture 12754"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">
                  <v:imagedata r:id="rId35" o:title=""/>
                </v:shape>
                <v:shape id="Picture 12756"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">
                  <v:imagedata r:id="rId35" o:title=""/>
                </v:shape>
                <v:shape id="Picture 12758"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">
                  <v:imagedata r:id="rId35" o:title=""/>
                </v:shape>
                <v:shape id="Picture 12760"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">
                  <v:imagedata r:id="rId35" o:title=""/>
                </v:shape>
                <v:shape id="Picture 12762"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">
                  <v:imagedata r:id="rId35" o:title=""/>
                </v:shape>
                <v:shape id="Picture 12764"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">
                  <v:imagedata r:id="rId35" o:title=""/>
                </v:shape>
                <v:shape id="Picture 12766"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">
                  <v:imagedata r:id="rId35" o:title=""/>
                </v:shape>
                <v:shape id="Picture 12768"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">
                  <v:imagedata r:id="rId35" o:title=""/>
                </v:shape>
                <v:shape id="Picture 12770"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">
                  <v:imagedata r:id="rId35" o:title=""/>
                </v:shape>
                <v:shape id="Picture 12772"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">
                  <v:imagedata r:id="rId35" o:title=""/>
                </v:shape>
                <v:shape id="Picture 12774"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">
                  <v:imagedata r:id="rId35" o:title=""/>
                </v:shape>
                <v:shape id="Picture 12776"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">
                  <v:imagedata r:id="rId35" o:title=""/>
                </v:shape>
                <v:shape id="Picture 12778"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">
                  <v:imagedata r:id="rId35" o:title=""/>
                </v:shape>
                <v:shape id="Picture 12780"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">
                  <v:imagedata r:id="rId35" o:title=""/>
                </v:shape>
                <v:shape id="Picture 12782"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">
                  <v:imagedata r:id="rId35" o:title=""/>
                </v:shape>
                <v:shape id="Picture 12784"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">
                  <v:imagedata r:id="rId35" o:title=""/>
                </v:shape>
                <v:shape id="Picture 12786"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">
                  <v:imagedata r:id="rId35" o:title=""/>
                </v:shape>
                <v:shape id="Picture 12788"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">
                  <v:imagedata r:id="rId35" o:title=""/>
                </v:shape>
                <v:shape id="Picture 12790"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">
                  <v:imagedata r:id="rId35" o:title=""/>
                </v:shape>
                <v:shape id="Picture 12792"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">
                  <v:imagedata r:id="rId35" o:title=""/>
                </v:shape>
                <v:shape id="Picture 12794"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">
                  <v:imagedata r:id="rId35" o:title=""/>
                </v:shape>
                <v:shape id="Picture 12796"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">
                  <v:imagedata r:id="rId35" o:title=""/>
                </v:shape>
                <v:shape id="Picture 12798"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">
                  <v:imagedata r:id="rId35" o:title=""/>
                </v:shape>
                <v:shape id="Picture 12800"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">
                  <v:imagedata r:id="rId35" o:title=""/>
                </v:shape>
                <v:shape id="Picture 12802"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">
                  <v:imagedata r:id="rId35" o:title=""/>
                </v:shape>
                <v:shape id="Picture 12804"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">
                  <v:imagedata r:id="rId35" o:title=""/>
                </v:shape>
                <v:shape id="Picture 12806"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">
                  <v:imagedata r:id="rId35" o:title=""/>
                </v:shape>
                <v:shape id="Picture 12808"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">
                  <v:imagedata r:id="rId35" o:title=""/>
                </v:shape>
                <v:shape id="Picture 12810"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">
                  <v:imagedata r:id="rId35" o:title=""/>
                </v:shape>
                <v:shape id="Picture 12812"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">
                  <v:imagedata r:id="rId35" o:title=""/>
                </v:shape>
                <v:shape id="Picture 12814"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">
                  <v:imagedata r:id="rId35" o:title=""/>
                </v:shape>
                <v:shape id="Picture 12816"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">
                  <v:imagedata r:id="rId35" o:title=""/>
                </v:shape>
                <v:shape id="Picture 12818"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">
                  <v:imagedata r:id="rId35" o:title=""/>
                </v:shape>
                <v:shape id="Picture 12820"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">
                  <v:imagedata r:id="rId35" o:title=""/>
                </v:shape>
                <v:shape id="Picture 12822"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">
                  <v:imagedata r:id="rId35" o:title=""/>
                </v:shape>
                <v:shape id="Picture 12824"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">
                  <v:imagedata r:id="rId35" o:title=""/>
                </v:shape>
                <v:shape id="Picture 12826"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">
                  <v:imagedata r:id="rId35" o:title=""/>
                </v:shape>
                <v:shape id="Picture 12828"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">
                  <v:imagedata r:id="rId35" o:title=""/>
                </v:shape>
                <v:shape id="Picture 12830"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">
                  <v:imagedata r:id="rId35" o:title=""/>
                </v:shape>
                <v:shape id="Picture 12832"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">
                  <v:imagedata r:id="rId35" o:title=""/>
                </v:shape>
                <v:shape id="Picture 12834"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">
                  <v:imagedata r:id="rId35" o:title=""/>
                </v:shape>
                <v:shape id="Picture 12836"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">
                  <v:imagedata r:id="rId35" o:title=""/>
                </v:shape>
                <v:shape id="Picture 12838"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">
                  <v:imagedata r:id="rId35" o:title=""/>
                </v:shape>
                <v:shape id="Picture 12840"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">
                  <v:imagedata r:id="rId35" o:title=""/>
                </v:shape>
                <v:shape id="Picture 12842"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">
                  <v:imagedata r:id="rId35" o:title=""/>
                </v:shape>
                <v:shape id="Picture 12844"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">
                  <v:imagedata r:id="rId35" o:title=""/>
                </v:shape>
                <v:shape id="Picture 12846"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">
                  <v:imagedata r:id="rId35" o:title=""/>
                </v:shape>
                <v:shape id="Picture 12848"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">
                  <v:imagedata r:id="rId35" o:title=""/>
                </v:shape>
                <v:shape id="Picture 12850"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">
                  <v:imagedata r:id="rId35" o:title=""/>
                </v:shape>
                <v:shape id="Picture 12852"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">
                  <v:imagedata r:id="rId35" o:title=""/>
                </v:shape>
                <v:shape id="Picture 12854"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">
                  <v:imagedata r:id="rId35" o:title=""/>
                </v:shape>
                <v:shape id="Picture 12856"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">
                  <v:imagedata r:id="rId35" o:title=""/>
                </v:shape>
                <v:shape id="Picture 12858"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">
                  <v:imagedata r:id="rId35" o:title=""/>
                </v:shape>
                <v:shape id="Picture 12860"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">
                  <v:imagedata r:id="rId35" o:title=""/>
                </v:shape>
                <v:shape id="Picture 12862"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">
                  <v:imagedata r:id="rId35" o:title=""/>
                </v:shape>
                <v:shape id="Picture 12864"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">
                  <v:imagedata r:id="rId35" o:title=""/>
                </v:shape>
                <v:shape id="Picture 12866"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">
                  <v:imagedata r:id="rId35" o:title=""/>
                </v:shape>
                <v:shape id="Picture 12868"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">
                  <v:imagedata r:id="rId35" o:title=""/>
                </v:shape>
                <v:shape id="Picture 12870"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">
                  <v:imagedata r:id="rId35" o:title=""/>
                </v:shape>
                <v:shape id="Picture 12872"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">
                  <v:imagedata r:id="rId35" o:title=""/>
                </v:shape>
                <v:shape id="Picture 12874"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">
                  <v:imagedata r:id="rId35" o:title=""/>
                </v:shape>
                <v:shape id="Picture 12876"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">
                  <v:imagedata r:id="rId35" o:title=""/>
                </v:shape>
                <v:shape id="Picture 12878"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">
                  <v:imagedata r:id="rId35" o:title=""/>
                </v:shape>
                <v:shape id="Picture 12880"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">
                  <v:imagedata r:id="rId35" o:title=""/>
                </v:shape>
                <v:shape id="Picture 12882"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">
                  <v:imagedata r:id="rId35" o:title=""/>
                </v:shape>
                <v:shape id="Picture 12884"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">
                  <v:imagedata r:id="rId35" o:title=""/>
                </v:shape>
                <v:shape id="Picture 12886"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">
                  <v:imagedata r:id="rId35" o:title=""/>
                </v:shape>
                <v:shape id="Picture 12888"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">
                  <v:imagedata r:id="rId35" o:title=""/>
                </v:shape>
                <v:shape id="Picture 12890"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">
                  <v:imagedata r:id="rId35" o:title=""/>
                </v:shape>
                <v:shape id="Picture 12892"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">
                  <v:imagedata r:id="rId35" o:title=""/>
                </v:shape>
                <v:shape id="Picture 12894"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">
                  <v:imagedata r:id="rId35" o:title=""/>
                </v:shape>
                <v:shape id="Picture 12896"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">
                  <v:imagedata r:id="rId35" o:title=""/>
                </v:shape>
                <v:shape id="Picture 12898"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">
                  <v:imagedata r:id="rId35" o:title=""/>
                </v:shape>
                <v:shape id="Picture 12900"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">
                  <v:imagedata r:id="rId35" o:title=""/>
                </v:shape>
                <v:shape id="Picture 12902"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">
                  <v:imagedata r:id="rId35" o:title=""/>
                </v:shape>
                <v:shape id="Picture 12904"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">
                  <v:imagedata r:id="rId35" o:title=""/>
                </v:shape>
                <v:shape id="Picture 12906"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">
                  <v:imagedata r:id="rId35" o:title=""/>
                </v:shape>
                <v:shape id="Picture 12908"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">
                  <v:imagedata r:id="rId35" o:title=""/>
                </v:shape>
                <v:shape id="Picture 12910"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">
                  <v:imagedata r:id="rId35" o:title=""/>
                </v:shape>
                <v:shape id="Picture 12912"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">
                  <v:imagedata r:id="rId35" o:title=""/>
                </v:shape>
                <v:shape id="Picture 12914"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">
                  <v:imagedata r:id="rId35" o:title=""/>
                </v:shape>
                <v:shape id="Picture 12916"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">
                  <v:imagedata r:id="rId35" o:title=""/>
                </v:shape>
                <v:shape id="Picture 12918"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">
                  <v:imagedata r:id="rId35" o:title=""/>
                </v:shape>
                <v:shape id="Picture 12920"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">
                  <v:imagedata r:id="rId35" o:title=""/>
                </v:shape>
                <v:shape id="Picture 12922"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">
                  <v:imagedata r:id="rId35" o:title=""/>
                </v:shape>
                <v:shape id="Picture 12924"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">
                  <v:imagedata r:id="rId35" o:title=""/>
                </v:shape>
                <v:shape id="Picture 12926"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">
                  <v:imagedata r:id="rId35" o:title=""/>
                </v:shape>
                <v:shape id="Picture 12928"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">
                  <v:imagedata r:id="rId35" o:title=""/>
                </v:shape>
                <v:shape id="Picture 12930"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">
                  <v:imagedata r:id="rId35" o:title=""/>
                </v:shape>
                <v:shape id="Picture 12932"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">
                  <v:imagedata r:id="rId35" o:title=""/>
                </v:shape>
                <v:shape id="Picture 12934"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">
                  <v:imagedata r:id="rId35" o:title=""/>
                </v:shape>
                <v:shape id="Picture 12936"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">
                  <v:imagedata r:id="rId35" o:title=""/>
                </v:shape>
                <v:shape id="Picture 12938"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">
                  <v:imagedata r:id="rId35" o:title=""/>
                </v:shape>
                <v:shape id="Picture 12940"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">
                  <v:imagedata r:id="rId35" o:title=""/>
                </v:shape>
                <v:shape id="Picture 12942"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">
                  <v:imagedata r:id="rId35" o:title=""/>
                </v:shape>
                <v:shape id="Picture 12944"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">
                  <v:imagedata r:id="rId35" o:title=""/>
                </v:shape>
                <v:shape id="Picture 12946"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">
                  <v:imagedata r:id="rId35" o:title=""/>
                </v:shape>
                <v:shape id="Picture 12948"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">
                  <v:imagedata r:id="rId35" o:title=""/>
                </v:shape>
                <v:shape id="Picture 12950"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">
                  <v:imagedata r:id="rId35" o:title=""/>
                </v:shape>
                <v:shape id="Picture 12952"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">
                  <v:imagedata r:id="rId35" o:title=""/>
                </v:shape>
                <v:shape id="Picture 12954"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">
                  <v:imagedata r:id="rId35" o:title=""/>
                </v:shape>
                <v:shape id="Picture 12956"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">
                  <v:imagedata r:id="rId35" o:title=""/>
                </v:shape>
                <v:shape id="Picture 12958"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">
                  <v:imagedata r:id="rId35" o:title=""/>
                </v:shape>
                <v:shape id="Picture 12960"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">
                  <v:imagedata r:id="rId35" o:title=""/>
                </v:shape>
                <v:shape id="Picture 12962"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">
                  <v:imagedata r:id="rId35" o:title=""/>
                </v:shape>
                <v:shape id="Picture 12964"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">
                  <v:imagedata r:id="rId35" o:title=""/>
                </v:shape>
                <v:shape id="Picture 12966"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">
                  <v:imagedata r:id="rId35" o:title=""/>
                </v:shape>
                <v:shape id="Picture 12968"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">
                  <v:imagedata r:id="rId35" o:title=""/>
                </v:shape>
                <v:shape id="Picture 12970"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">
                  <v:imagedata r:id="rId35" o:title=""/>
                </v:shape>
                <v:shape id="Picture 12972"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">
                  <v:imagedata r:id="rId35" o:title=""/>
                </v:shape>
                <v:shape id="Picture 12974"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">
                  <v:imagedata r:id="rId35" o:title=""/>
                </v:shape>
                <v:shape id="Picture 12976"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">
                  <v:imagedata r:id="rId35" o:title=""/>
                </v:shape>
                <v:shape id="Picture 12978"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">
                  <v:imagedata r:id="rId35" o:title=""/>
                </v:shape>
                <v:shape id="Picture 12980"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">
                  <v:imagedata r:id="rId35" o:title=""/>
                </v:shape>
                <v:shape id="Picture 12982"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">
                  <v:imagedata r:id="rId35" o:title=""/>
                </v:shape>
                <v:shape id="Picture 12984"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">
                  <v:imagedata r:id="rId35" o:title=""/>
                </v:shape>
                <v:shape id="Picture 12986"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">
                  <v:imagedata r:id="rId35" o:title=""/>
                </v:shape>
                <v:shape id="Picture 12988"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">
                  <v:imagedata r:id="rId35" o:title=""/>
                </v:shape>
                <v:shape id="Picture 12990"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">
                  <v:imagedata r:id="rId35" o:title=""/>
                </v:shape>
                <v:shape id="Picture 12992"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">
                  <v:imagedata r:id="rId35" o:title=""/>
                </v:shape>
                <v:shape id="Picture 12994"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">
                  <v:imagedata r:id="rId35" o:title=""/>
                </v:shape>
                <v:shape id="Picture 12996"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">
                  <v:imagedata r:id="rId35" o:title=""/>
                </v:shape>
                <v:shape id="Picture 12998"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">
                  <v:imagedata r:id="rId35" o:title=""/>
                </v:shape>
                <v:shape id="Picture 13000"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">
                  <v:imagedata r:id="rId35" o:title=""/>
                </v:shape>
                <v:shape id="Picture 13002"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">
                  <v:imagedata r:id="rId35" o:title=""/>
                </v:shape>
                <v:shape id="Picture 13004"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">
                  <v:imagedata r:id="rId35" o:title=""/>
                </v:shape>
                <v:shape id="Picture 13006"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">
                  <v:imagedata r:id="rId35" o:title=""/>
                </v:shape>
                <v:shape id="Picture 13008"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">
                  <v:imagedata r:id="rId35" o:title=""/>
                </v:shape>
                <v:shape id="Picture 13010"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">
                  <v:imagedata r:id="rId35" o:title=""/>
                </v:shape>
                <v:shape id="Picture 13012"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">
                  <v:imagedata r:id="rId35" o:title=""/>
                </v:shape>
                <v:shape id="Picture 13014"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">
                  <v:imagedata r:id="rId35" o:title=""/>
                </v:shape>
                <v:shape id="Picture 13016"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">
                  <v:imagedata r:id="rId35" o:title=""/>
                </v:shape>
                <v:shape id="Picture 13018"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">
                  <v:imagedata r:id="rId35" o:title=""/>
                </v:shape>
                <v:shape id="Picture 13020"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">
                  <v:imagedata r:id="rId35" o:title=""/>
                </v:shape>
                <v:shape id="Picture 13022"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">
                  <v:imagedata r:id="rId36" o:title=""/>
                </v:shape>
                <w10:anchorlock/>
              </v:group>
            </w:pict>
          </mc:Fallback>
        </mc:AlternateContent>
      </w:r>
    </w:p>
    <w:p w14:paraId="2C89B503" w14:textId="77777777" w:rsidR="0090432E" w:rsidRDefault="004A30B3">
      <w:pPr>
        <w:spacing w:after="4" w:line="260" w:lineRule="auto"/>
        <w:ind w:left="-5" w:right="0"/>
        <w:jc w:val="left"/>
      </w:pPr>
      <w:r>
        <w:rPr>
          <w:b/>
        </w:rPr>
        <w:t xml:space="preserve">Beispiel </w:t>
      </w:r>
    </w:p>
    <w:p w14:paraId="39F20BFB" w14:textId="77777777" w:rsidR="0090432E" w:rsidRDefault="004A30B3">
      <w:pPr>
        <w:spacing w:after="124" w:line="259" w:lineRule="auto"/>
        <w:ind w:left="-29" w:right="-26" w:firstLine="0"/>
        <w:jc w:val="left"/>
      </w:pPr>
      <w:r>
        <w:rPr>
          <w:rFonts w:ascii="Calibri" w:eastAsia="Calibri" w:hAnsi="Calibri" w:cs="Calibri"/>
          <w:noProof/>
        </w:rPr>
        <mc:AlternateContent>
          <mc:Choice Requires="wpg">
            <w:drawing>
              <wp:inline distT="0" distB="0" distL="0" distR="0" wp14:anchorId="338F2E42" wp14:editId="16EE5865">
                <wp:extent cx="5796738" cy="6096"/>
                <wp:effectExtent l="0" t="0" r="0" b="0"/>
                <wp:docPr id="77493" name="Group 77493"/>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13024" name="Picture 13024"/>
                          <pic:cNvPicPr/>
                        </pic:nvPicPr>
                        <pic:blipFill>
                          <a:blip r:embed="rId33"/>
                          <a:stretch>
                            <a:fillRect/>
                          </a:stretch>
                        </pic:blipFill>
                        <pic:spPr>
                          <a:xfrm>
                            <a:off x="0" y="0"/>
                            <a:ext cx="30480" cy="6096"/>
                          </a:xfrm>
                          <a:prstGeom prst="rect">
                            <a:avLst/>
                          </a:prstGeom>
                        </pic:spPr>
                      </pic:pic>
                      <pic:pic xmlns:pic="http://schemas.openxmlformats.org/drawingml/2006/picture">
                        <pic:nvPicPr>
                          <pic:cNvPr id="13026" name="Picture 13026"/>
                          <pic:cNvPicPr/>
                        </pic:nvPicPr>
                        <pic:blipFill>
                          <a:blip r:embed="rId33"/>
                          <a:stretch>
                            <a:fillRect/>
                          </a:stretch>
                        </pic:blipFill>
                        <pic:spPr>
                          <a:xfrm>
                            <a:off x="30480" y="0"/>
                            <a:ext cx="30480" cy="6096"/>
                          </a:xfrm>
                          <a:prstGeom prst="rect">
                            <a:avLst/>
                          </a:prstGeom>
                        </pic:spPr>
                      </pic:pic>
                      <pic:pic xmlns:pic="http://schemas.openxmlformats.org/drawingml/2006/picture">
                        <pic:nvPicPr>
                          <pic:cNvPr id="13028" name="Picture 13028"/>
                          <pic:cNvPicPr/>
                        </pic:nvPicPr>
                        <pic:blipFill>
                          <a:blip r:embed="rId33"/>
                          <a:stretch>
                            <a:fillRect/>
                          </a:stretch>
                        </pic:blipFill>
                        <pic:spPr>
                          <a:xfrm>
                            <a:off x="60960" y="0"/>
                            <a:ext cx="30480" cy="6096"/>
                          </a:xfrm>
                          <a:prstGeom prst="rect">
                            <a:avLst/>
                          </a:prstGeom>
                        </pic:spPr>
                      </pic:pic>
                      <pic:pic xmlns:pic="http://schemas.openxmlformats.org/drawingml/2006/picture">
                        <pic:nvPicPr>
                          <pic:cNvPr id="13030" name="Picture 13030"/>
                          <pic:cNvPicPr/>
                        </pic:nvPicPr>
                        <pic:blipFill>
                          <a:blip r:embed="rId33"/>
                          <a:stretch>
                            <a:fillRect/>
                          </a:stretch>
                        </pic:blipFill>
                        <pic:spPr>
                          <a:xfrm>
                            <a:off x="91440" y="0"/>
                            <a:ext cx="30480" cy="6096"/>
                          </a:xfrm>
                          <a:prstGeom prst="rect">
                            <a:avLst/>
                          </a:prstGeom>
                        </pic:spPr>
                      </pic:pic>
                      <pic:pic xmlns:pic="http://schemas.openxmlformats.org/drawingml/2006/picture">
                        <pic:nvPicPr>
                          <pic:cNvPr id="13032" name="Picture 13032"/>
                          <pic:cNvPicPr/>
                        </pic:nvPicPr>
                        <pic:blipFill>
                          <a:blip r:embed="rId33"/>
                          <a:stretch>
                            <a:fillRect/>
                          </a:stretch>
                        </pic:blipFill>
                        <pic:spPr>
                          <a:xfrm>
                            <a:off x="121920" y="0"/>
                            <a:ext cx="30480" cy="6096"/>
                          </a:xfrm>
                          <a:prstGeom prst="rect">
                            <a:avLst/>
                          </a:prstGeom>
                        </pic:spPr>
                      </pic:pic>
                      <pic:pic xmlns:pic="http://schemas.openxmlformats.org/drawingml/2006/picture">
                        <pic:nvPicPr>
                          <pic:cNvPr id="13034" name="Picture 13034"/>
                          <pic:cNvPicPr/>
                        </pic:nvPicPr>
                        <pic:blipFill>
                          <a:blip r:embed="rId33"/>
                          <a:stretch>
                            <a:fillRect/>
                          </a:stretch>
                        </pic:blipFill>
                        <pic:spPr>
                          <a:xfrm>
                            <a:off x="152400" y="0"/>
                            <a:ext cx="30480" cy="6096"/>
                          </a:xfrm>
                          <a:prstGeom prst="rect">
                            <a:avLst/>
                          </a:prstGeom>
                        </pic:spPr>
                      </pic:pic>
                      <pic:pic xmlns:pic="http://schemas.openxmlformats.org/drawingml/2006/picture">
                        <pic:nvPicPr>
                          <pic:cNvPr id="13036" name="Picture 13036"/>
                          <pic:cNvPicPr/>
                        </pic:nvPicPr>
                        <pic:blipFill>
                          <a:blip r:embed="rId33"/>
                          <a:stretch>
                            <a:fillRect/>
                          </a:stretch>
                        </pic:blipFill>
                        <pic:spPr>
                          <a:xfrm>
                            <a:off x="182880" y="0"/>
                            <a:ext cx="30480" cy="6096"/>
                          </a:xfrm>
                          <a:prstGeom prst="rect">
                            <a:avLst/>
                          </a:prstGeom>
                        </pic:spPr>
                      </pic:pic>
                      <pic:pic xmlns:pic="http://schemas.openxmlformats.org/drawingml/2006/picture">
                        <pic:nvPicPr>
                          <pic:cNvPr id="13038" name="Picture 13038"/>
                          <pic:cNvPicPr/>
                        </pic:nvPicPr>
                        <pic:blipFill>
                          <a:blip r:embed="rId33"/>
                          <a:stretch>
                            <a:fillRect/>
                          </a:stretch>
                        </pic:blipFill>
                        <pic:spPr>
                          <a:xfrm>
                            <a:off x="213360" y="0"/>
                            <a:ext cx="30480" cy="6096"/>
                          </a:xfrm>
                          <a:prstGeom prst="rect">
                            <a:avLst/>
                          </a:prstGeom>
                        </pic:spPr>
                      </pic:pic>
                      <pic:pic xmlns:pic="http://schemas.openxmlformats.org/drawingml/2006/picture">
                        <pic:nvPicPr>
                          <pic:cNvPr id="13040" name="Picture 13040"/>
                          <pic:cNvPicPr/>
                        </pic:nvPicPr>
                        <pic:blipFill>
                          <a:blip r:embed="rId33"/>
                          <a:stretch>
                            <a:fillRect/>
                          </a:stretch>
                        </pic:blipFill>
                        <pic:spPr>
                          <a:xfrm>
                            <a:off x="243840" y="0"/>
                            <a:ext cx="30480" cy="6096"/>
                          </a:xfrm>
                          <a:prstGeom prst="rect">
                            <a:avLst/>
                          </a:prstGeom>
                        </pic:spPr>
                      </pic:pic>
                      <pic:pic xmlns:pic="http://schemas.openxmlformats.org/drawingml/2006/picture">
                        <pic:nvPicPr>
                          <pic:cNvPr id="13042" name="Picture 13042"/>
                          <pic:cNvPicPr/>
                        </pic:nvPicPr>
                        <pic:blipFill>
                          <a:blip r:embed="rId33"/>
                          <a:stretch>
                            <a:fillRect/>
                          </a:stretch>
                        </pic:blipFill>
                        <pic:spPr>
                          <a:xfrm>
                            <a:off x="274320" y="0"/>
                            <a:ext cx="30480" cy="6096"/>
                          </a:xfrm>
                          <a:prstGeom prst="rect">
                            <a:avLst/>
                          </a:prstGeom>
                        </pic:spPr>
                      </pic:pic>
                      <pic:pic xmlns:pic="http://schemas.openxmlformats.org/drawingml/2006/picture">
                        <pic:nvPicPr>
                          <pic:cNvPr id="13044" name="Picture 13044"/>
                          <pic:cNvPicPr/>
                        </pic:nvPicPr>
                        <pic:blipFill>
                          <a:blip r:embed="rId33"/>
                          <a:stretch>
                            <a:fillRect/>
                          </a:stretch>
                        </pic:blipFill>
                        <pic:spPr>
                          <a:xfrm>
                            <a:off x="304800" y="0"/>
                            <a:ext cx="30480" cy="6096"/>
                          </a:xfrm>
                          <a:prstGeom prst="rect">
                            <a:avLst/>
                          </a:prstGeom>
                        </pic:spPr>
                      </pic:pic>
                      <pic:pic xmlns:pic="http://schemas.openxmlformats.org/drawingml/2006/picture">
                        <pic:nvPicPr>
                          <pic:cNvPr id="13046" name="Picture 13046"/>
                          <pic:cNvPicPr/>
                        </pic:nvPicPr>
                        <pic:blipFill>
                          <a:blip r:embed="rId33"/>
                          <a:stretch>
                            <a:fillRect/>
                          </a:stretch>
                        </pic:blipFill>
                        <pic:spPr>
                          <a:xfrm>
                            <a:off x="335280" y="0"/>
                            <a:ext cx="30480" cy="6096"/>
                          </a:xfrm>
                          <a:prstGeom prst="rect">
                            <a:avLst/>
                          </a:prstGeom>
                        </pic:spPr>
                      </pic:pic>
                      <pic:pic xmlns:pic="http://schemas.openxmlformats.org/drawingml/2006/picture">
                        <pic:nvPicPr>
                          <pic:cNvPr id="13048" name="Picture 13048"/>
                          <pic:cNvPicPr/>
                        </pic:nvPicPr>
                        <pic:blipFill>
                          <a:blip r:embed="rId33"/>
                          <a:stretch>
                            <a:fillRect/>
                          </a:stretch>
                        </pic:blipFill>
                        <pic:spPr>
                          <a:xfrm>
                            <a:off x="365760" y="0"/>
                            <a:ext cx="30480" cy="6096"/>
                          </a:xfrm>
                          <a:prstGeom prst="rect">
                            <a:avLst/>
                          </a:prstGeom>
                        </pic:spPr>
                      </pic:pic>
                      <pic:pic xmlns:pic="http://schemas.openxmlformats.org/drawingml/2006/picture">
                        <pic:nvPicPr>
                          <pic:cNvPr id="13050" name="Picture 13050"/>
                          <pic:cNvPicPr/>
                        </pic:nvPicPr>
                        <pic:blipFill>
                          <a:blip r:embed="rId33"/>
                          <a:stretch>
                            <a:fillRect/>
                          </a:stretch>
                        </pic:blipFill>
                        <pic:spPr>
                          <a:xfrm>
                            <a:off x="396189" y="0"/>
                            <a:ext cx="30480" cy="6096"/>
                          </a:xfrm>
                          <a:prstGeom prst="rect">
                            <a:avLst/>
                          </a:prstGeom>
                        </pic:spPr>
                      </pic:pic>
                      <pic:pic xmlns:pic="http://schemas.openxmlformats.org/drawingml/2006/picture">
                        <pic:nvPicPr>
                          <pic:cNvPr id="13052" name="Picture 13052"/>
                          <pic:cNvPicPr/>
                        </pic:nvPicPr>
                        <pic:blipFill>
                          <a:blip r:embed="rId33"/>
                          <a:stretch>
                            <a:fillRect/>
                          </a:stretch>
                        </pic:blipFill>
                        <pic:spPr>
                          <a:xfrm>
                            <a:off x="426669" y="0"/>
                            <a:ext cx="30480" cy="6096"/>
                          </a:xfrm>
                          <a:prstGeom prst="rect">
                            <a:avLst/>
                          </a:prstGeom>
                        </pic:spPr>
                      </pic:pic>
                      <pic:pic xmlns:pic="http://schemas.openxmlformats.org/drawingml/2006/picture">
                        <pic:nvPicPr>
                          <pic:cNvPr id="13054" name="Picture 13054"/>
                          <pic:cNvPicPr/>
                        </pic:nvPicPr>
                        <pic:blipFill>
                          <a:blip r:embed="rId33"/>
                          <a:stretch>
                            <a:fillRect/>
                          </a:stretch>
                        </pic:blipFill>
                        <pic:spPr>
                          <a:xfrm>
                            <a:off x="457149" y="0"/>
                            <a:ext cx="30480" cy="6096"/>
                          </a:xfrm>
                          <a:prstGeom prst="rect">
                            <a:avLst/>
                          </a:prstGeom>
                        </pic:spPr>
                      </pic:pic>
                      <pic:pic xmlns:pic="http://schemas.openxmlformats.org/drawingml/2006/picture">
                        <pic:nvPicPr>
                          <pic:cNvPr id="13056" name="Picture 13056"/>
                          <pic:cNvPicPr/>
                        </pic:nvPicPr>
                        <pic:blipFill>
                          <a:blip r:embed="rId33"/>
                          <a:stretch>
                            <a:fillRect/>
                          </a:stretch>
                        </pic:blipFill>
                        <pic:spPr>
                          <a:xfrm>
                            <a:off x="487629" y="0"/>
                            <a:ext cx="30480" cy="6096"/>
                          </a:xfrm>
                          <a:prstGeom prst="rect">
                            <a:avLst/>
                          </a:prstGeom>
                        </pic:spPr>
                      </pic:pic>
                      <pic:pic xmlns:pic="http://schemas.openxmlformats.org/drawingml/2006/picture">
                        <pic:nvPicPr>
                          <pic:cNvPr id="13058" name="Picture 13058"/>
                          <pic:cNvPicPr/>
                        </pic:nvPicPr>
                        <pic:blipFill>
                          <a:blip r:embed="rId33"/>
                          <a:stretch>
                            <a:fillRect/>
                          </a:stretch>
                        </pic:blipFill>
                        <pic:spPr>
                          <a:xfrm>
                            <a:off x="518109" y="0"/>
                            <a:ext cx="30480" cy="6096"/>
                          </a:xfrm>
                          <a:prstGeom prst="rect">
                            <a:avLst/>
                          </a:prstGeom>
                        </pic:spPr>
                      </pic:pic>
                      <pic:pic xmlns:pic="http://schemas.openxmlformats.org/drawingml/2006/picture">
                        <pic:nvPicPr>
                          <pic:cNvPr id="13060" name="Picture 13060"/>
                          <pic:cNvPicPr/>
                        </pic:nvPicPr>
                        <pic:blipFill>
                          <a:blip r:embed="rId33"/>
                          <a:stretch>
                            <a:fillRect/>
                          </a:stretch>
                        </pic:blipFill>
                        <pic:spPr>
                          <a:xfrm>
                            <a:off x="548589" y="0"/>
                            <a:ext cx="30480" cy="6096"/>
                          </a:xfrm>
                          <a:prstGeom prst="rect">
                            <a:avLst/>
                          </a:prstGeom>
                        </pic:spPr>
                      </pic:pic>
                      <pic:pic xmlns:pic="http://schemas.openxmlformats.org/drawingml/2006/picture">
                        <pic:nvPicPr>
                          <pic:cNvPr id="13062" name="Picture 13062"/>
                          <pic:cNvPicPr/>
                        </pic:nvPicPr>
                        <pic:blipFill>
                          <a:blip r:embed="rId33"/>
                          <a:stretch>
                            <a:fillRect/>
                          </a:stretch>
                        </pic:blipFill>
                        <pic:spPr>
                          <a:xfrm>
                            <a:off x="579069" y="0"/>
                            <a:ext cx="30480" cy="6096"/>
                          </a:xfrm>
                          <a:prstGeom prst="rect">
                            <a:avLst/>
                          </a:prstGeom>
                        </pic:spPr>
                      </pic:pic>
                      <pic:pic xmlns:pic="http://schemas.openxmlformats.org/drawingml/2006/picture">
                        <pic:nvPicPr>
                          <pic:cNvPr id="13064" name="Picture 13064"/>
                          <pic:cNvPicPr/>
                        </pic:nvPicPr>
                        <pic:blipFill>
                          <a:blip r:embed="rId33"/>
                          <a:stretch>
                            <a:fillRect/>
                          </a:stretch>
                        </pic:blipFill>
                        <pic:spPr>
                          <a:xfrm>
                            <a:off x="609549" y="0"/>
                            <a:ext cx="30480" cy="6096"/>
                          </a:xfrm>
                          <a:prstGeom prst="rect">
                            <a:avLst/>
                          </a:prstGeom>
                        </pic:spPr>
                      </pic:pic>
                      <pic:pic xmlns:pic="http://schemas.openxmlformats.org/drawingml/2006/picture">
                        <pic:nvPicPr>
                          <pic:cNvPr id="13066" name="Picture 13066"/>
                          <pic:cNvPicPr/>
                        </pic:nvPicPr>
                        <pic:blipFill>
                          <a:blip r:embed="rId33"/>
                          <a:stretch>
                            <a:fillRect/>
                          </a:stretch>
                        </pic:blipFill>
                        <pic:spPr>
                          <a:xfrm>
                            <a:off x="640029" y="0"/>
                            <a:ext cx="30480" cy="6096"/>
                          </a:xfrm>
                          <a:prstGeom prst="rect">
                            <a:avLst/>
                          </a:prstGeom>
                        </pic:spPr>
                      </pic:pic>
                      <pic:pic xmlns:pic="http://schemas.openxmlformats.org/drawingml/2006/picture">
                        <pic:nvPicPr>
                          <pic:cNvPr id="13068" name="Picture 13068"/>
                          <pic:cNvPicPr/>
                        </pic:nvPicPr>
                        <pic:blipFill>
                          <a:blip r:embed="rId33"/>
                          <a:stretch>
                            <a:fillRect/>
                          </a:stretch>
                        </pic:blipFill>
                        <pic:spPr>
                          <a:xfrm>
                            <a:off x="670509" y="0"/>
                            <a:ext cx="30480" cy="6096"/>
                          </a:xfrm>
                          <a:prstGeom prst="rect">
                            <a:avLst/>
                          </a:prstGeom>
                        </pic:spPr>
                      </pic:pic>
                      <pic:pic xmlns:pic="http://schemas.openxmlformats.org/drawingml/2006/picture">
                        <pic:nvPicPr>
                          <pic:cNvPr id="13070" name="Picture 13070"/>
                          <pic:cNvPicPr/>
                        </pic:nvPicPr>
                        <pic:blipFill>
                          <a:blip r:embed="rId33"/>
                          <a:stretch>
                            <a:fillRect/>
                          </a:stretch>
                        </pic:blipFill>
                        <pic:spPr>
                          <a:xfrm>
                            <a:off x="700989" y="0"/>
                            <a:ext cx="30480" cy="6096"/>
                          </a:xfrm>
                          <a:prstGeom prst="rect">
                            <a:avLst/>
                          </a:prstGeom>
                        </pic:spPr>
                      </pic:pic>
                      <pic:pic xmlns:pic="http://schemas.openxmlformats.org/drawingml/2006/picture">
                        <pic:nvPicPr>
                          <pic:cNvPr id="13072" name="Picture 13072"/>
                          <pic:cNvPicPr/>
                        </pic:nvPicPr>
                        <pic:blipFill>
                          <a:blip r:embed="rId33"/>
                          <a:stretch>
                            <a:fillRect/>
                          </a:stretch>
                        </pic:blipFill>
                        <pic:spPr>
                          <a:xfrm>
                            <a:off x="731469" y="0"/>
                            <a:ext cx="30480" cy="6096"/>
                          </a:xfrm>
                          <a:prstGeom prst="rect">
                            <a:avLst/>
                          </a:prstGeom>
                        </pic:spPr>
                      </pic:pic>
                      <pic:pic xmlns:pic="http://schemas.openxmlformats.org/drawingml/2006/picture">
                        <pic:nvPicPr>
                          <pic:cNvPr id="13074" name="Picture 13074"/>
                          <pic:cNvPicPr/>
                        </pic:nvPicPr>
                        <pic:blipFill>
                          <a:blip r:embed="rId33"/>
                          <a:stretch>
                            <a:fillRect/>
                          </a:stretch>
                        </pic:blipFill>
                        <pic:spPr>
                          <a:xfrm>
                            <a:off x="761949" y="0"/>
                            <a:ext cx="30480" cy="6096"/>
                          </a:xfrm>
                          <a:prstGeom prst="rect">
                            <a:avLst/>
                          </a:prstGeom>
                        </pic:spPr>
                      </pic:pic>
                      <pic:pic xmlns:pic="http://schemas.openxmlformats.org/drawingml/2006/picture">
                        <pic:nvPicPr>
                          <pic:cNvPr id="13076" name="Picture 13076"/>
                          <pic:cNvPicPr/>
                        </pic:nvPicPr>
                        <pic:blipFill>
                          <a:blip r:embed="rId33"/>
                          <a:stretch>
                            <a:fillRect/>
                          </a:stretch>
                        </pic:blipFill>
                        <pic:spPr>
                          <a:xfrm>
                            <a:off x="792429" y="0"/>
                            <a:ext cx="30480" cy="6096"/>
                          </a:xfrm>
                          <a:prstGeom prst="rect">
                            <a:avLst/>
                          </a:prstGeom>
                        </pic:spPr>
                      </pic:pic>
                      <pic:pic xmlns:pic="http://schemas.openxmlformats.org/drawingml/2006/picture">
                        <pic:nvPicPr>
                          <pic:cNvPr id="13078" name="Picture 13078"/>
                          <pic:cNvPicPr/>
                        </pic:nvPicPr>
                        <pic:blipFill>
                          <a:blip r:embed="rId33"/>
                          <a:stretch>
                            <a:fillRect/>
                          </a:stretch>
                        </pic:blipFill>
                        <pic:spPr>
                          <a:xfrm>
                            <a:off x="822909" y="0"/>
                            <a:ext cx="30480" cy="6096"/>
                          </a:xfrm>
                          <a:prstGeom prst="rect">
                            <a:avLst/>
                          </a:prstGeom>
                        </pic:spPr>
                      </pic:pic>
                      <pic:pic xmlns:pic="http://schemas.openxmlformats.org/drawingml/2006/picture">
                        <pic:nvPicPr>
                          <pic:cNvPr id="13080" name="Picture 13080"/>
                          <pic:cNvPicPr/>
                        </pic:nvPicPr>
                        <pic:blipFill>
                          <a:blip r:embed="rId33"/>
                          <a:stretch>
                            <a:fillRect/>
                          </a:stretch>
                        </pic:blipFill>
                        <pic:spPr>
                          <a:xfrm>
                            <a:off x="853389" y="0"/>
                            <a:ext cx="30480" cy="6096"/>
                          </a:xfrm>
                          <a:prstGeom prst="rect">
                            <a:avLst/>
                          </a:prstGeom>
                        </pic:spPr>
                      </pic:pic>
                      <pic:pic xmlns:pic="http://schemas.openxmlformats.org/drawingml/2006/picture">
                        <pic:nvPicPr>
                          <pic:cNvPr id="13082" name="Picture 13082"/>
                          <pic:cNvPicPr/>
                        </pic:nvPicPr>
                        <pic:blipFill>
                          <a:blip r:embed="rId33"/>
                          <a:stretch>
                            <a:fillRect/>
                          </a:stretch>
                        </pic:blipFill>
                        <pic:spPr>
                          <a:xfrm>
                            <a:off x="883869" y="0"/>
                            <a:ext cx="30480" cy="6096"/>
                          </a:xfrm>
                          <a:prstGeom prst="rect">
                            <a:avLst/>
                          </a:prstGeom>
                        </pic:spPr>
                      </pic:pic>
                      <pic:pic xmlns:pic="http://schemas.openxmlformats.org/drawingml/2006/picture">
                        <pic:nvPicPr>
                          <pic:cNvPr id="13084" name="Picture 13084"/>
                          <pic:cNvPicPr/>
                        </pic:nvPicPr>
                        <pic:blipFill>
                          <a:blip r:embed="rId33"/>
                          <a:stretch>
                            <a:fillRect/>
                          </a:stretch>
                        </pic:blipFill>
                        <pic:spPr>
                          <a:xfrm>
                            <a:off x="914349" y="0"/>
                            <a:ext cx="30480" cy="6096"/>
                          </a:xfrm>
                          <a:prstGeom prst="rect">
                            <a:avLst/>
                          </a:prstGeom>
                        </pic:spPr>
                      </pic:pic>
                      <pic:pic xmlns:pic="http://schemas.openxmlformats.org/drawingml/2006/picture">
                        <pic:nvPicPr>
                          <pic:cNvPr id="13086" name="Picture 13086"/>
                          <pic:cNvPicPr/>
                        </pic:nvPicPr>
                        <pic:blipFill>
                          <a:blip r:embed="rId33"/>
                          <a:stretch>
                            <a:fillRect/>
                          </a:stretch>
                        </pic:blipFill>
                        <pic:spPr>
                          <a:xfrm>
                            <a:off x="944829" y="0"/>
                            <a:ext cx="30480" cy="6096"/>
                          </a:xfrm>
                          <a:prstGeom prst="rect">
                            <a:avLst/>
                          </a:prstGeom>
                        </pic:spPr>
                      </pic:pic>
                      <pic:pic xmlns:pic="http://schemas.openxmlformats.org/drawingml/2006/picture">
                        <pic:nvPicPr>
                          <pic:cNvPr id="13088" name="Picture 13088"/>
                          <pic:cNvPicPr/>
                        </pic:nvPicPr>
                        <pic:blipFill>
                          <a:blip r:embed="rId33"/>
                          <a:stretch>
                            <a:fillRect/>
                          </a:stretch>
                        </pic:blipFill>
                        <pic:spPr>
                          <a:xfrm>
                            <a:off x="975309" y="0"/>
                            <a:ext cx="30480" cy="6096"/>
                          </a:xfrm>
                          <a:prstGeom prst="rect">
                            <a:avLst/>
                          </a:prstGeom>
                        </pic:spPr>
                      </pic:pic>
                      <pic:pic xmlns:pic="http://schemas.openxmlformats.org/drawingml/2006/picture">
                        <pic:nvPicPr>
                          <pic:cNvPr id="13090" name="Picture 13090"/>
                          <pic:cNvPicPr/>
                        </pic:nvPicPr>
                        <pic:blipFill>
                          <a:blip r:embed="rId33"/>
                          <a:stretch>
                            <a:fillRect/>
                          </a:stretch>
                        </pic:blipFill>
                        <pic:spPr>
                          <a:xfrm>
                            <a:off x="1005789" y="0"/>
                            <a:ext cx="30480" cy="6096"/>
                          </a:xfrm>
                          <a:prstGeom prst="rect">
                            <a:avLst/>
                          </a:prstGeom>
                        </pic:spPr>
                      </pic:pic>
                      <pic:pic xmlns:pic="http://schemas.openxmlformats.org/drawingml/2006/picture">
                        <pic:nvPicPr>
                          <pic:cNvPr id="13092" name="Picture 13092"/>
                          <pic:cNvPicPr/>
                        </pic:nvPicPr>
                        <pic:blipFill>
                          <a:blip r:embed="rId33"/>
                          <a:stretch>
                            <a:fillRect/>
                          </a:stretch>
                        </pic:blipFill>
                        <pic:spPr>
                          <a:xfrm>
                            <a:off x="1036269" y="0"/>
                            <a:ext cx="30480" cy="6096"/>
                          </a:xfrm>
                          <a:prstGeom prst="rect">
                            <a:avLst/>
                          </a:prstGeom>
                        </pic:spPr>
                      </pic:pic>
                      <pic:pic xmlns:pic="http://schemas.openxmlformats.org/drawingml/2006/picture">
                        <pic:nvPicPr>
                          <pic:cNvPr id="13094" name="Picture 13094"/>
                          <pic:cNvPicPr/>
                        </pic:nvPicPr>
                        <pic:blipFill>
                          <a:blip r:embed="rId33"/>
                          <a:stretch>
                            <a:fillRect/>
                          </a:stretch>
                        </pic:blipFill>
                        <pic:spPr>
                          <a:xfrm>
                            <a:off x="1066749" y="0"/>
                            <a:ext cx="30480" cy="6096"/>
                          </a:xfrm>
                          <a:prstGeom prst="rect">
                            <a:avLst/>
                          </a:prstGeom>
                        </pic:spPr>
                      </pic:pic>
                      <pic:pic xmlns:pic="http://schemas.openxmlformats.org/drawingml/2006/picture">
                        <pic:nvPicPr>
                          <pic:cNvPr id="13096" name="Picture 13096"/>
                          <pic:cNvPicPr/>
                        </pic:nvPicPr>
                        <pic:blipFill>
                          <a:blip r:embed="rId33"/>
                          <a:stretch>
                            <a:fillRect/>
                          </a:stretch>
                        </pic:blipFill>
                        <pic:spPr>
                          <a:xfrm>
                            <a:off x="1097229" y="0"/>
                            <a:ext cx="30480" cy="6096"/>
                          </a:xfrm>
                          <a:prstGeom prst="rect">
                            <a:avLst/>
                          </a:prstGeom>
                        </pic:spPr>
                      </pic:pic>
                      <pic:pic xmlns:pic="http://schemas.openxmlformats.org/drawingml/2006/picture">
                        <pic:nvPicPr>
                          <pic:cNvPr id="13098" name="Picture 13098"/>
                          <pic:cNvPicPr/>
                        </pic:nvPicPr>
                        <pic:blipFill>
                          <a:blip r:embed="rId33"/>
                          <a:stretch>
                            <a:fillRect/>
                          </a:stretch>
                        </pic:blipFill>
                        <pic:spPr>
                          <a:xfrm>
                            <a:off x="1127709" y="0"/>
                            <a:ext cx="30480" cy="6096"/>
                          </a:xfrm>
                          <a:prstGeom prst="rect">
                            <a:avLst/>
                          </a:prstGeom>
                        </pic:spPr>
                      </pic:pic>
                      <pic:pic xmlns:pic="http://schemas.openxmlformats.org/drawingml/2006/picture">
                        <pic:nvPicPr>
                          <pic:cNvPr id="13100" name="Picture 13100"/>
                          <pic:cNvPicPr/>
                        </pic:nvPicPr>
                        <pic:blipFill>
                          <a:blip r:embed="rId33"/>
                          <a:stretch>
                            <a:fillRect/>
                          </a:stretch>
                        </pic:blipFill>
                        <pic:spPr>
                          <a:xfrm>
                            <a:off x="1158189" y="0"/>
                            <a:ext cx="30480" cy="6096"/>
                          </a:xfrm>
                          <a:prstGeom prst="rect">
                            <a:avLst/>
                          </a:prstGeom>
                        </pic:spPr>
                      </pic:pic>
                      <pic:pic xmlns:pic="http://schemas.openxmlformats.org/drawingml/2006/picture">
                        <pic:nvPicPr>
                          <pic:cNvPr id="13102" name="Picture 13102"/>
                          <pic:cNvPicPr/>
                        </pic:nvPicPr>
                        <pic:blipFill>
                          <a:blip r:embed="rId33"/>
                          <a:stretch>
                            <a:fillRect/>
                          </a:stretch>
                        </pic:blipFill>
                        <pic:spPr>
                          <a:xfrm>
                            <a:off x="1188669" y="0"/>
                            <a:ext cx="30480" cy="6096"/>
                          </a:xfrm>
                          <a:prstGeom prst="rect">
                            <a:avLst/>
                          </a:prstGeom>
                        </pic:spPr>
                      </pic:pic>
                      <pic:pic xmlns:pic="http://schemas.openxmlformats.org/drawingml/2006/picture">
                        <pic:nvPicPr>
                          <pic:cNvPr id="13104" name="Picture 13104"/>
                          <pic:cNvPicPr/>
                        </pic:nvPicPr>
                        <pic:blipFill>
                          <a:blip r:embed="rId33"/>
                          <a:stretch>
                            <a:fillRect/>
                          </a:stretch>
                        </pic:blipFill>
                        <pic:spPr>
                          <a:xfrm>
                            <a:off x="1219149" y="0"/>
                            <a:ext cx="30480" cy="6096"/>
                          </a:xfrm>
                          <a:prstGeom prst="rect">
                            <a:avLst/>
                          </a:prstGeom>
                        </pic:spPr>
                      </pic:pic>
                      <pic:pic xmlns:pic="http://schemas.openxmlformats.org/drawingml/2006/picture">
                        <pic:nvPicPr>
                          <pic:cNvPr id="13106" name="Picture 13106"/>
                          <pic:cNvPicPr/>
                        </pic:nvPicPr>
                        <pic:blipFill>
                          <a:blip r:embed="rId33"/>
                          <a:stretch>
                            <a:fillRect/>
                          </a:stretch>
                        </pic:blipFill>
                        <pic:spPr>
                          <a:xfrm>
                            <a:off x="1249629" y="0"/>
                            <a:ext cx="30480" cy="6096"/>
                          </a:xfrm>
                          <a:prstGeom prst="rect">
                            <a:avLst/>
                          </a:prstGeom>
                        </pic:spPr>
                      </pic:pic>
                      <pic:pic xmlns:pic="http://schemas.openxmlformats.org/drawingml/2006/picture">
                        <pic:nvPicPr>
                          <pic:cNvPr id="13108" name="Picture 13108"/>
                          <pic:cNvPicPr/>
                        </pic:nvPicPr>
                        <pic:blipFill>
                          <a:blip r:embed="rId33"/>
                          <a:stretch>
                            <a:fillRect/>
                          </a:stretch>
                        </pic:blipFill>
                        <pic:spPr>
                          <a:xfrm>
                            <a:off x="1280109" y="0"/>
                            <a:ext cx="30480" cy="6096"/>
                          </a:xfrm>
                          <a:prstGeom prst="rect">
                            <a:avLst/>
                          </a:prstGeom>
                        </pic:spPr>
                      </pic:pic>
                      <pic:pic xmlns:pic="http://schemas.openxmlformats.org/drawingml/2006/picture">
                        <pic:nvPicPr>
                          <pic:cNvPr id="13110" name="Picture 13110"/>
                          <pic:cNvPicPr/>
                        </pic:nvPicPr>
                        <pic:blipFill>
                          <a:blip r:embed="rId33"/>
                          <a:stretch>
                            <a:fillRect/>
                          </a:stretch>
                        </pic:blipFill>
                        <pic:spPr>
                          <a:xfrm>
                            <a:off x="1310589" y="0"/>
                            <a:ext cx="30480" cy="6096"/>
                          </a:xfrm>
                          <a:prstGeom prst="rect">
                            <a:avLst/>
                          </a:prstGeom>
                        </pic:spPr>
                      </pic:pic>
                      <pic:pic xmlns:pic="http://schemas.openxmlformats.org/drawingml/2006/picture">
                        <pic:nvPicPr>
                          <pic:cNvPr id="13112" name="Picture 13112"/>
                          <pic:cNvPicPr/>
                        </pic:nvPicPr>
                        <pic:blipFill>
                          <a:blip r:embed="rId33"/>
                          <a:stretch>
                            <a:fillRect/>
                          </a:stretch>
                        </pic:blipFill>
                        <pic:spPr>
                          <a:xfrm>
                            <a:off x="1341069" y="0"/>
                            <a:ext cx="30480" cy="6096"/>
                          </a:xfrm>
                          <a:prstGeom prst="rect">
                            <a:avLst/>
                          </a:prstGeom>
                        </pic:spPr>
                      </pic:pic>
                      <pic:pic xmlns:pic="http://schemas.openxmlformats.org/drawingml/2006/picture">
                        <pic:nvPicPr>
                          <pic:cNvPr id="13114" name="Picture 13114"/>
                          <pic:cNvPicPr/>
                        </pic:nvPicPr>
                        <pic:blipFill>
                          <a:blip r:embed="rId33"/>
                          <a:stretch>
                            <a:fillRect/>
                          </a:stretch>
                        </pic:blipFill>
                        <pic:spPr>
                          <a:xfrm>
                            <a:off x="1371549" y="0"/>
                            <a:ext cx="30785" cy="6096"/>
                          </a:xfrm>
                          <a:prstGeom prst="rect">
                            <a:avLst/>
                          </a:prstGeom>
                        </pic:spPr>
                      </pic:pic>
                      <pic:pic xmlns:pic="http://schemas.openxmlformats.org/drawingml/2006/picture">
                        <pic:nvPicPr>
                          <pic:cNvPr id="13116" name="Picture 13116"/>
                          <pic:cNvPicPr/>
                        </pic:nvPicPr>
                        <pic:blipFill>
                          <a:blip r:embed="rId33"/>
                          <a:stretch>
                            <a:fillRect/>
                          </a:stretch>
                        </pic:blipFill>
                        <pic:spPr>
                          <a:xfrm>
                            <a:off x="1402410" y="0"/>
                            <a:ext cx="30480" cy="6096"/>
                          </a:xfrm>
                          <a:prstGeom prst="rect">
                            <a:avLst/>
                          </a:prstGeom>
                        </pic:spPr>
                      </pic:pic>
                      <pic:pic xmlns:pic="http://schemas.openxmlformats.org/drawingml/2006/picture">
                        <pic:nvPicPr>
                          <pic:cNvPr id="13118" name="Picture 13118"/>
                          <pic:cNvPicPr/>
                        </pic:nvPicPr>
                        <pic:blipFill>
                          <a:blip r:embed="rId33"/>
                          <a:stretch>
                            <a:fillRect/>
                          </a:stretch>
                        </pic:blipFill>
                        <pic:spPr>
                          <a:xfrm>
                            <a:off x="1432890" y="0"/>
                            <a:ext cx="30480" cy="6096"/>
                          </a:xfrm>
                          <a:prstGeom prst="rect">
                            <a:avLst/>
                          </a:prstGeom>
                        </pic:spPr>
                      </pic:pic>
                      <pic:pic xmlns:pic="http://schemas.openxmlformats.org/drawingml/2006/picture">
                        <pic:nvPicPr>
                          <pic:cNvPr id="13120" name="Picture 13120"/>
                          <pic:cNvPicPr/>
                        </pic:nvPicPr>
                        <pic:blipFill>
                          <a:blip r:embed="rId33"/>
                          <a:stretch>
                            <a:fillRect/>
                          </a:stretch>
                        </pic:blipFill>
                        <pic:spPr>
                          <a:xfrm>
                            <a:off x="1463370" y="0"/>
                            <a:ext cx="30480" cy="6096"/>
                          </a:xfrm>
                          <a:prstGeom prst="rect">
                            <a:avLst/>
                          </a:prstGeom>
                        </pic:spPr>
                      </pic:pic>
                      <pic:pic xmlns:pic="http://schemas.openxmlformats.org/drawingml/2006/picture">
                        <pic:nvPicPr>
                          <pic:cNvPr id="13122" name="Picture 13122"/>
                          <pic:cNvPicPr/>
                        </pic:nvPicPr>
                        <pic:blipFill>
                          <a:blip r:embed="rId33"/>
                          <a:stretch>
                            <a:fillRect/>
                          </a:stretch>
                        </pic:blipFill>
                        <pic:spPr>
                          <a:xfrm>
                            <a:off x="1493850" y="0"/>
                            <a:ext cx="30480" cy="6096"/>
                          </a:xfrm>
                          <a:prstGeom prst="rect">
                            <a:avLst/>
                          </a:prstGeom>
                        </pic:spPr>
                      </pic:pic>
                      <pic:pic xmlns:pic="http://schemas.openxmlformats.org/drawingml/2006/picture">
                        <pic:nvPicPr>
                          <pic:cNvPr id="13124" name="Picture 13124"/>
                          <pic:cNvPicPr/>
                        </pic:nvPicPr>
                        <pic:blipFill>
                          <a:blip r:embed="rId33"/>
                          <a:stretch>
                            <a:fillRect/>
                          </a:stretch>
                        </pic:blipFill>
                        <pic:spPr>
                          <a:xfrm>
                            <a:off x="1524330" y="0"/>
                            <a:ext cx="30480" cy="6096"/>
                          </a:xfrm>
                          <a:prstGeom prst="rect">
                            <a:avLst/>
                          </a:prstGeom>
                        </pic:spPr>
                      </pic:pic>
                      <pic:pic xmlns:pic="http://schemas.openxmlformats.org/drawingml/2006/picture">
                        <pic:nvPicPr>
                          <pic:cNvPr id="13126" name="Picture 13126"/>
                          <pic:cNvPicPr/>
                        </pic:nvPicPr>
                        <pic:blipFill>
                          <a:blip r:embed="rId33"/>
                          <a:stretch>
                            <a:fillRect/>
                          </a:stretch>
                        </pic:blipFill>
                        <pic:spPr>
                          <a:xfrm>
                            <a:off x="1554810" y="0"/>
                            <a:ext cx="30480" cy="6096"/>
                          </a:xfrm>
                          <a:prstGeom prst="rect">
                            <a:avLst/>
                          </a:prstGeom>
                        </pic:spPr>
                      </pic:pic>
                      <pic:pic xmlns:pic="http://schemas.openxmlformats.org/drawingml/2006/picture">
                        <pic:nvPicPr>
                          <pic:cNvPr id="13128" name="Picture 13128"/>
                          <pic:cNvPicPr/>
                        </pic:nvPicPr>
                        <pic:blipFill>
                          <a:blip r:embed="rId33"/>
                          <a:stretch>
                            <a:fillRect/>
                          </a:stretch>
                        </pic:blipFill>
                        <pic:spPr>
                          <a:xfrm>
                            <a:off x="1585290" y="0"/>
                            <a:ext cx="30480" cy="6096"/>
                          </a:xfrm>
                          <a:prstGeom prst="rect">
                            <a:avLst/>
                          </a:prstGeom>
                        </pic:spPr>
                      </pic:pic>
                      <pic:pic xmlns:pic="http://schemas.openxmlformats.org/drawingml/2006/picture">
                        <pic:nvPicPr>
                          <pic:cNvPr id="13130" name="Picture 13130"/>
                          <pic:cNvPicPr/>
                        </pic:nvPicPr>
                        <pic:blipFill>
                          <a:blip r:embed="rId33"/>
                          <a:stretch>
                            <a:fillRect/>
                          </a:stretch>
                        </pic:blipFill>
                        <pic:spPr>
                          <a:xfrm>
                            <a:off x="1615770" y="0"/>
                            <a:ext cx="30480" cy="6096"/>
                          </a:xfrm>
                          <a:prstGeom prst="rect">
                            <a:avLst/>
                          </a:prstGeom>
                        </pic:spPr>
                      </pic:pic>
                      <pic:pic xmlns:pic="http://schemas.openxmlformats.org/drawingml/2006/picture">
                        <pic:nvPicPr>
                          <pic:cNvPr id="13132" name="Picture 13132"/>
                          <pic:cNvPicPr/>
                        </pic:nvPicPr>
                        <pic:blipFill>
                          <a:blip r:embed="rId33"/>
                          <a:stretch>
                            <a:fillRect/>
                          </a:stretch>
                        </pic:blipFill>
                        <pic:spPr>
                          <a:xfrm>
                            <a:off x="1646250" y="0"/>
                            <a:ext cx="30480" cy="6096"/>
                          </a:xfrm>
                          <a:prstGeom prst="rect">
                            <a:avLst/>
                          </a:prstGeom>
                        </pic:spPr>
                      </pic:pic>
                      <pic:pic xmlns:pic="http://schemas.openxmlformats.org/drawingml/2006/picture">
                        <pic:nvPicPr>
                          <pic:cNvPr id="13134" name="Picture 13134"/>
                          <pic:cNvPicPr/>
                        </pic:nvPicPr>
                        <pic:blipFill>
                          <a:blip r:embed="rId33"/>
                          <a:stretch>
                            <a:fillRect/>
                          </a:stretch>
                        </pic:blipFill>
                        <pic:spPr>
                          <a:xfrm>
                            <a:off x="1676730" y="0"/>
                            <a:ext cx="30480" cy="6096"/>
                          </a:xfrm>
                          <a:prstGeom prst="rect">
                            <a:avLst/>
                          </a:prstGeom>
                        </pic:spPr>
                      </pic:pic>
                      <pic:pic xmlns:pic="http://schemas.openxmlformats.org/drawingml/2006/picture">
                        <pic:nvPicPr>
                          <pic:cNvPr id="13136" name="Picture 13136"/>
                          <pic:cNvPicPr/>
                        </pic:nvPicPr>
                        <pic:blipFill>
                          <a:blip r:embed="rId33"/>
                          <a:stretch>
                            <a:fillRect/>
                          </a:stretch>
                        </pic:blipFill>
                        <pic:spPr>
                          <a:xfrm>
                            <a:off x="1707210" y="0"/>
                            <a:ext cx="30480" cy="6096"/>
                          </a:xfrm>
                          <a:prstGeom prst="rect">
                            <a:avLst/>
                          </a:prstGeom>
                        </pic:spPr>
                      </pic:pic>
                      <pic:pic xmlns:pic="http://schemas.openxmlformats.org/drawingml/2006/picture">
                        <pic:nvPicPr>
                          <pic:cNvPr id="13138" name="Picture 13138"/>
                          <pic:cNvPicPr/>
                        </pic:nvPicPr>
                        <pic:blipFill>
                          <a:blip r:embed="rId33"/>
                          <a:stretch>
                            <a:fillRect/>
                          </a:stretch>
                        </pic:blipFill>
                        <pic:spPr>
                          <a:xfrm>
                            <a:off x="1737690" y="0"/>
                            <a:ext cx="30480" cy="6096"/>
                          </a:xfrm>
                          <a:prstGeom prst="rect">
                            <a:avLst/>
                          </a:prstGeom>
                        </pic:spPr>
                      </pic:pic>
                      <pic:pic xmlns:pic="http://schemas.openxmlformats.org/drawingml/2006/picture">
                        <pic:nvPicPr>
                          <pic:cNvPr id="13140" name="Picture 13140"/>
                          <pic:cNvPicPr/>
                        </pic:nvPicPr>
                        <pic:blipFill>
                          <a:blip r:embed="rId33"/>
                          <a:stretch>
                            <a:fillRect/>
                          </a:stretch>
                        </pic:blipFill>
                        <pic:spPr>
                          <a:xfrm>
                            <a:off x="1768170" y="0"/>
                            <a:ext cx="30480" cy="6096"/>
                          </a:xfrm>
                          <a:prstGeom prst="rect">
                            <a:avLst/>
                          </a:prstGeom>
                        </pic:spPr>
                      </pic:pic>
                      <pic:pic xmlns:pic="http://schemas.openxmlformats.org/drawingml/2006/picture">
                        <pic:nvPicPr>
                          <pic:cNvPr id="13142" name="Picture 13142"/>
                          <pic:cNvPicPr/>
                        </pic:nvPicPr>
                        <pic:blipFill>
                          <a:blip r:embed="rId33"/>
                          <a:stretch>
                            <a:fillRect/>
                          </a:stretch>
                        </pic:blipFill>
                        <pic:spPr>
                          <a:xfrm>
                            <a:off x="1798650" y="0"/>
                            <a:ext cx="30480" cy="6096"/>
                          </a:xfrm>
                          <a:prstGeom prst="rect">
                            <a:avLst/>
                          </a:prstGeom>
                        </pic:spPr>
                      </pic:pic>
                      <pic:pic xmlns:pic="http://schemas.openxmlformats.org/drawingml/2006/picture">
                        <pic:nvPicPr>
                          <pic:cNvPr id="13144" name="Picture 13144"/>
                          <pic:cNvPicPr/>
                        </pic:nvPicPr>
                        <pic:blipFill>
                          <a:blip r:embed="rId33"/>
                          <a:stretch>
                            <a:fillRect/>
                          </a:stretch>
                        </pic:blipFill>
                        <pic:spPr>
                          <a:xfrm>
                            <a:off x="1829130" y="0"/>
                            <a:ext cx="30480" cy="6096"/>
                          </a:xfrm>
                          <a:prstGeom prst="rect">
                            <a:avLst/>
                          </a:prstGeom>
                        </pic:spPr>
                      </pic:pic>
                      <pic:pic xmlns:pic="http://schemas.openxmlformats.org/drawingml/2006/picture">
                        <pic:nvPicPr>
                          <pic:cNvPr id="13146" name="Picture 13146"/>
                          <pic:cNvPicPr/>
                        </pic:nvPicPr>
                        <pic:blipFill>
                          <a:blip r:embed="rId33"/>
                          <a:stretch>
                            <a:fillRect/>
                          </a:stretch>
                        </pic:blipFill>
                        <pic:spPr>
                          <a:xfrm>
                            <a:off x="1859610" y="0"/>
                            <a:ext cx="30480" cy="6096"/>
                          </a:xfrm>
                          <a:prstGeom prst="rect">
                            <a:avLst/>
                          </a:prstGeom>
                        </pic:spPr>
                      </pic:pic>
                      <pic:pic xmlns:pic="http://schemas.openxmlformats.org/drawingml/2006/picture">
                        <pic:nvPicPr>
                          <pic:cNvPr id="13148" name="Picture 13148"/>
                          <pic:cNvPicPr/>
                        </pic:nvPicPr>
                        <pic:blipFill>
                          <a:blip r:embed="rId33"/>
                          <a:stretch>
                            <a:fillRect/>
                          </a:stretch>
                        </pic:blipFill>
                        <pic:spPr>
                          <a:xfrm>
                            <a:off x="1890090" y="0"/>
                            <a:ext cx="30480" cy="6096"/>
                          </a:xfrm>
                          <a:prstGeom prst="rect">
                            <a:avLst/>
                          </a:prstGeom>
                        </pic:spPr>
                      </pic:pic>
                      <pic:pic xmlns:pic="http://schemas.openxmlformats.org/drawingml/2006/picture">
                        <pic:nvPicPr>
                          <pic:cNvPr id="13150" name="Picture 13150"/>
                          <pic:cNvPicPr/>
                        </pic:nvPicPr>
                        <pic:blipFill>
                          <a:blip r:embed="rId33"/>
                          <a:stretch>
                            <a:fillRect/>
                          </a:stretch>
                        </pic:blipFill>
                        <pic:spPr>
                          <a:xfrm>
                            <a:off x="1920570" y="0"/>
                            <a:ext cx="30480" cy="6096"/>
                          </a:xfrm>
                          <a:prstGeom prst="rect">
                            <a:avLst/>
                          </a:prstGeom>
                        </pic:spPr>
                      </pic:pic>
                      <pic:pic xmlns:pic="http://schemas.openxmlformats.org/drawingml/2006/picture">
                        <pic:nvPicPr>
                          <pic:cNvPr id="13152" name="Picture 13152"/>
                          <pic:cNvPicPr/>
                        </pic:nvPicPr>
                        <pic:blipFill>
                          <a:blip r:embed="rId33"/>
                          <a:stretch>
                            <a:fillRect/>
                          </a:stretch>
                        </pic:blipFill>
                        <pic:spPr>
                          <a:xfrm>
                            <a:off x="1951050" y="0"/>
                            <a:ext cx="30480" cy="6096"/>
                          </a:xfrm>
                          <a:prstGeom prst="rect">
                            <a:avLst/>
                          </a:prstGeom>
                        </pic:spPr>
                      </pic:pic>
                      <pic:pic xmlns:pic="http://schemas.openxmlformats.org/drawingml/2006/picture">
                        <pic:nvPicPr>
                          <pic:cNvPr id="13154" name="Picture 13154"/>
                          <pic:cNvPicPr/>
                        </pic:nvPicPr>
                        <pic:blipFill>
                          <a:blip r:embed="rId33"/>
                          <a:stretch>
                            <a:fillRect/>
                          </a:stretch>
                        </pic:blipFill>
                        <pic:spPr>
                          <a:xfrm>
                            <a:off x="1981530" y="0"/>
                            <a:ext cx="30480" cy="6096"/>
                          </a:xfrm>
                          <a:prstGeom prst="rect">
                            <a:avLst/>
                          </a:prstGeom>
                        </pic:spPr>
                      </pic:pic>
                      <pic:pic xmlns:pic="http://schemas.openxmlformats.org/drawingml/2006/picture">
                        <pic:nvPicPr>
                          <pic:cNvPr id="13156" name="Picture 13156"/>
                          <pic:cNvPicPr/>
                        </pic:nvPicPr>
                        <pic:blipFill>
                          <a:blip r:embed="rId33"/>
                          <a:stretch>
                            <a:fillRect/>
                          </a:stretch>
                        </pic:blipFill>
                        <pic:spPr>
                          <a:xfrm>
                            <a:off x="2012010" y="0"/>
                            <a:ext cx="30480" cy="6096"/>
                          </a:xfrm>
                          <a:prstGeom prst="rect">
                            <a:avLst/>
                          </a:prstGeom>
                        </pic:spPr>
                      </pic:pic>
                      <pic:pic xmlns:pic="http://schemas.openxmlformats.org/drawingml/2006/picture">
                        <pic:nvPicPr>
                          <pic:cNvPr id="13158" name="Picture 13158"/>
                          <pic:cNvPicPr/>
                        </pic:nvPicPr>
                        <pic:blipFill>
                          <a:blip r:embed="rId33"/>
                          <a:stretch>
                            <a:fillRect/>
                          </a:stretch>
                        </pic:blipFill>
                        <pic:spPr>
                          <a:xfrm>
                            <a:off x="2042490" y="0"/>
                            <a:ext cx="30480" cy="6096"/>
                          </a:xfrm>
                          <a:prstGeom prst="rect">
                            <a:avLst/>
                          </a:prstGeom>
                        </pic:spPr>
                      </pic:pic>
                      <pic:pic xmlns:pic="http://schemas.openxmlformats.org/drawingml/2006/picture">
                        <pic:nvPicPr>
                          <pic:cNvPr id="13160" name="Picture 13160"/>
                          <pic:cNvPicPr/>
                        </pic:nvPicPr>
                        <pic:blipFill>
                          <a:blip r:embed="rId33"/>
                          <a:stretch>
                            <a:fillRect/>
                          </a:stretch>
                        </pic:blipFill>
                        <pic:spPr>
                          <a:xfrm>
                            <a:off x="2072970" y="0"/>
                            <a:ext cx="30480" cy="6096"/>
                          </a:xfrm>
                          <a:prstGeom prst="rect">
                            <a:avLst/>
                          </a:prstGeom>
                        </pic:spPr>
                      </pic:pic>
                      <pic:pic xmlns:pic="http://schemas.openxmlformats.org/drawingml/2006/picture">
                        <pic:nvPicPr>
                          <pic:cNvPr id="13162" name="Picture 13162"/>
                          <pic:cNvPicPr/>
                        </pic:nvPicPr>
                        <pic:blipFill>
                          <a:blip r:embed="rId33"/>
                          <a:stretch>
                            <a:fillRect/>
                          </a:stretch>
                        </pic:blipFill>
                        <pic:spPr>
                          <a:xfrm>
                            <a:off x="2103450" y="0"/>
                            <a:ext cx="30480" cy="6096"/>
                          </a:xfrm>
                          <a:prstGeom prst="rect">
                            <a:avLst/>
                          </a:prstGeom>
                        </pic:spPr>
                      </pic:pic>
                      <pic:pic xmlns:pic="http://schemas.openxmlformats.org/drawingml/2006/picture">
                        <pic:nvPicPr>
                          <pic:cNvPr id="13164" name="Picture 13164"/>
                          <pic:cNvPicPr/>
                        </pic:nvPicPr>
                        <pic:blipFill>
                          <a:blip r:embed="rId33"/>
                          <a:stretch>
                            <a:fillRect/>
                          </a:stretch>
                        </pic:blipFill>
                        <pic:spPr>
                          <a:xfrm>
                            <a:off x="2133930" y="0"/>
                            <a:ext cx="30480" cy="6096"/>
                          </a:xfrm>
                          <a:prstGeom prst="rect">
                            <a:avLst/>
                          </a:prstGeom>
                        </pic:spPr>
                      </pic:pic>
                      <pic:pic xmlns:pic="http://schemas.openxmlformats.org/drawingml/2006/picture">
                        <pic:nvPicPr>
                          <pic:cNvPr id="13166" name="Picture 13166"/>
                          <pic:cNvPicPr/>
                        </pic:nvPicPr>
                        <pic:blipFill>
                          <a:blip r:embed="rId33"/>
                          <a:stretch>
                            <a:fillRect/>
                          </a:stretch>
                        </pic:blipFill>
                        <pic:spPr>
                          <a:xfrm>
                            <a:off x="2164410" y="0"/>
                            <a:ext cx="30480" cy="6096"/>
                          </a:xfrm>
                          <a:prstGeom prst="rect">
                            <a:avLst/>
                          </a:prstGeom>
                        </pic:spPr>
                      </pic:pic>
                      <pic:pic xmlns:pic="http://schemas.openxmlformats.org/drawingml/2006/picture">
                        <pic:nvPicPr>
                          <pic:cNvPr id="13168" name="Picture 13168"/>
                          <pic:cNvPicPr/>
                        </pic:nvPicPr>
                        <pic:blipFill>
                          <a:blip r:embed="rId33"/>
                          <a:stretch>
                            <a:fillRect/>
                          </a:stretch>
                        </pic:blipFill>
                        <pic:spPr>
                          <a:xfrm>
                            <a:off x="2194890" y="0"/>
                            <a:ext cx="30480" cy="6096"/>
                          </a:xfrm>
                          <a:prstGeom prst="rect">
                            <a:avLst/>
                          </a:prstGeom>
                        </pic:spPr>
                      </pic:pic>
                      <pic:pic xmlns:pic="http://schemas.openxmlformats.org/drawingml/2006/picture">
                        <pic:nvPicPr>
                          <pic:cNvPr id="13170" name="Picture 13170"/>
                          <pic:cNvPicPr/>
                        </pic:nvPicPr>
                        <pic:blipFill>
                          <a:blip r:embed="rId33"/>
                          <a:stretch>
                            <a:fillRect/>
                          </a:stretch>
                        </pic:blipFill>
                        <pic:spPr>
                          <a:xfrm>
                            <a:off x="2225370" y="0"/>
                            <a:ext cx="30480" cy="6096"/>
                          </a:xfrm>
                          <a:prstGeom prst="rect">
                            <a:avLst/>
                          </a:prstGeom>
                        </pic:spPr>
                      </pic:pic>
                      <pic:pic xmlns:pic="http://schemas.openxmlformats.org/drawingml/2006/picture">
                        <pic:nvPicPr>
                          <pic:cNvPr id="13172" name="Picture 13172"/>
                          <pic:cNvPicPr/>
                        </pic:nvPicPr>
                        <pic:blipFill>
                          <a:blip r:embed="rId33"/>
                          <a:stretch>
                            <a:fillRect/>
                          </a:stretch>
                        </pic:blipFill>
                        <pic:spPr>
                          <a:xfrm>
                            <a:off x="2255850" y="0"/>
                            <a:ext cx="30480" cy="6096"/>
                          </a:xfrm>
                          <a:prstGeom prst="rect">
                            <a:avLst/>
                          </a:prstGeom>
                        </pic:spPr>
                      </pic:pic>
                      <pic:pic xmlns:pic="http://schemas.openxmlformats.org/drawingml/2006/picture">
                        <pic:nvPicPr>
                          <pic:cNvPr id="13174" name="Picture 13174"/>
                          <pic:cNvPicPr/>
                        </pic:nvPicPr>
                        <pic:blipFill>
                          <a:blip r:embed="rId33"/>
                          <a:stretch>
                            <a:fillRect/>
                          </a:stretch>
                        </pic:blipFill>
                        <pic:spPr>
                          <a:xfrm>
                            <a:off x="2286330" y="0"/>
                            <a:ext cx="30480" cy="6096"/>
                          </a:xfrm>
                          <a:prstGeom prst="rect">
                            <a:avLst/>
                          </a:prstGeom>
                        </pic:spPr>
                      </pic:pic>
                      <pic:pic xmlns:pic="http://schemas.openxmlformats.org/drawingml/2006/picture">
                        <pic:nvPicPr>
                          <pic:cNvPr id="13176" name="Picture 13176"/>
                          <pic:cNvPicPr/>
                        </pic:nvPicPr>
                        <pic:blipFill>
                          <a:blip r:embed="rId33"/>
                          <a:stretch>
                            <a:fillRect/>
                          </a:stretch>
                        </pic:blipFill>
                        <pic:spPr>
                          <a:xfrm>
                            <a:off x="2316810" y="0"/>
                            <a:ext cx="30480" cy="6096"/>
                          </a:xfrm>
                          <a:prstGeom prst="rect">
                            <a:avLst/>
                          </a:prstGeom>
                        </pic:spPr>
                      </pic:pic>
                      <pic:pic xmlns:pic="http://schemas.openxmlformats.org/drawingml/2006/picture">
                        <pic:nvPicPr>
                          <pic:cNvPr id="13178" name="Picture 13178"/>
                          <pic:cNvPicPr/>
                        </pic:nvPicPr>
                        <pic:blipFill>
                          <a:blip r:embed="rId33"/>
                          <a:stretch>
                            <a:fillRect/>
                          </a:stretch>
                        </pic:blipFill>
                        <pic:spPr>
                          <a:xfrm>
                            <a:off x="2347290" y="0"/>
                            <a:ext cx="30480" cy="6096"/>
                          </a:xfrm>
                          <a:prstGeom prst="rect">
                            <a:avLst/>
                          </a:prstGeom>
                        </pic:spPr>
                      </pic:pic>
                      <pic:pic xmlns:pic="http://schemas.openxmlformats.org/drawingml/2006/picture">
                        <pic:nvPicPr>
                          <pic:cNvPr id="13180" name="Picture 13180"/>
                          <pic:cNvPicPr/>
                        </pic:nvPicPr>
                        <pic:blipFill>
                          <a:blip r:embed="rId33"/>
                          <a:stretch>
                            <a:fillRect/>
                          </a:stretch>
                        </pic:blipFill>
                        <pic:spPr>
                          <a:xfrm>
                            <a:off x="2377770" y="0"/>
                            <a:ext cx="30480" cy="6096"/>
                          </a:xfrm>
                          <a:prstGeom prst="rect">
                            <a:avLst/>
                          </a:prstGeom>
                        </pic:spPr>
                      </pic:pic>
                      <pic:pic xmlns:pic="http://schemas.openxmlformats.org/drawingml/2006/picture">
                        <pic:nvPicPr>
                          <pic:cNvPr id="13182" name="Picture 13182"/>
                          <pic:cNvPicPr/>
                        </pic:nvPicPr>
                        <pic:blipFill>
                          <a:blip r:embed="rId33"/>
                          <a:stretch>
                            <a:fillRect/>
                          </a:stretch>
                        </pic:blipFill>
                        <pic:spPr>
                          <a:xfrm>
                            <a:off x="2408250" y="0"/>
                            <a:ext cx="30480" cy="6096"/>
                          </a:xfrm>
                          <a:prstGeom prst="rect">
                            <a:avLst/>
                          </a:prstGeom>
                        </pic:spPr>
                      </pic:pic>
                      <pic:pic xmlns:pic="http://schemas.openxmlformats.org/drawingml/2006/picture">
                        <pic:nvPicPr>
                          <pic:cNvPr id="13184" name="Picture 13184"/>
                          <pic:cNvPicPr/>
                        </pic:nvPicPr>
                        <pic:blipFill>
                          <a:blip r:embed="rId33"/>
                          <a:stretch>
                            <a:fillRect/>
                          </a:stretch>
                        </pic:blipFill>
                        <pic:spPr>
                          <a:xfrm>
                            <a:off x="2438730" y="0"/>
                            <a:ext cx="30480" cy="6096"/>
                          </a:xfrm>
                          <a:prstGeom prst="rect">
                            <a:avLst/>
                          </a:prstGeom>
                        </pic:spPr>
                      </pic:pic>
                      <pic:pic xmlns:pic="http://schemas.openxmlformats.org/drawingml/2006/picture">
                        <pic:nvPicPr>
                          <pic:cNvPr id="13186" name="Picture 13186"/>
                          <pic:cNvPicPr/>
                        </pic:nvPicPr>
                        <pic:blipFill>
                          <a:blip r:embed="rId33"/>
                          <a:stretch>
                            <a:fillRect/>
                          </a:stretch>
                        </pic:blipFill>
                        <pic:spPr>
                          <a:xfrm>
                            <a:off x="2469210" y="0"/>
                            <a:ext cx="30480" cy="6096"/>
                          </a:xfrm>
                          <a:prstGeom prst="rect">
                            <a:avLst/>
                          </a:prstGeom>
                        </pic:spPr>
                      </pic:pic>
                      <pic:pic xmlns:pic="http://schemas.openxmlformats.org/drawingml/2006/picture">
                        <pic:nvPicPr>
                          <pic:cNvPr id="13188" name="Picture 13188"/>
                          <pic:cNvPicPr/>
                        </pic:nvPicPr>
                        <pic:blipFill>
                          <a:blip r:embed="rId33"/>
                          <a:stretch>
                            <a:fillRect/>
                          </a:stretch>
                        </pic:blipFill>
                        <pic:spPr>
                          <a:xfrm>
                            <a:off x="2499690" y="0"/>
                            <a:ext cx="30480" cy="6096"/>
                          </a:xfrm>
                          <a:prstGeom prst="rect">
                            <a:avLst/>
                          </a:prstGeom>
                        </pic:spPr>
                      </pic:pic>
                      <pic:pic xmlns:pic="http://schemas.openxmlformats.org/drawingml/2006/picture">
                        <pic:nvPicPr>
                          <pic:cNvPr id="13190" name="Picture 13190"/>
                          <pic:cNvPicPr/>
                        </pic:nvPicPr>
                        <pic:blipFill>
                          <a:blip r:embed="rId33"/>
                          <a:stretch>
                            <a:fillRect/>
                          </a:stretch>
                        </pic:blipFill>
                        <pic:spPr>
                          <a:xfrm>
                            <a:off x="2530170" y="0"/>
                            <a:ext cx="30480" cy="6096"/>
                          </a:xfrm>
                          <a:prstGeom prst="rect">
                            <a:avLst/>
                          </a:prstGeom>
                        </pic:spPr>
                      </pic:pic>
                      <pic:pic xmlns:pic="http://schemas.openxmlformats.org/drawingml/2006/picture">
                        <pic:nvPicPr>
                          <pic:cNvPr id="13192" name="Picture 13192"/>
                          <pic:cNvPicPr/>
                        </pic:nvPicPr>
                        <pic:blipFill>
                          <a:blip r:embed="rId33"/>
                          <a:stretch>
                            <a:fillRect/>
                          </a:stretch>
                        </pic:blipFill>
                        <pic:spPr>
                          <a:xfrm>
                            <a:off x="2560650" y="0"/>
                            <a:ext cx="30480" cy="6096"/>
                          </a:xfrm>
                          <a:prstGeom prst="rect">
                            <a:avLst/>
                          </a:prstGeom>
                        </pic:spPr>
                      </pic:pic>
                      <pic:pic xmlns:pic="http://schemas.openxmlformats.org/drawingml/2006/picture">
                        <pic:nvPicPr>
                          <pic:cNvPr id="13194" name="Picture 13194"/>
                          <pic:cNvPicPr/>
                        </pic:nvPicPr>
                        <pic:blipFill>
                          <a:blip r:embed="rId33"/>
                          <a:stretch>
                            <a:fillRect/>
                          </a:stretch>
                        </pic:blipFill>
                        <pic:spPr>
                          <a:xfrm>
                            <a:off x="2591130" y="0"/>
                            <a:ext cx="30480" cy="6096"/>
                          </a:xfrm>
                          <a:prstGeom prst="rect">
                            <a:avLst/>
                          </a:prstGeom>
                        </pic:spPr>
                      </pic:pic>
                      <pic:pic xmlns:pic="http://schemas.openxmlformats.org/drawingml/2006/picture">
                        <pic:nvPicPr>
                          <pic:cNvPr id="13196" name="Picture 13196"/>
                          <pic:cNvPicPr/>
                        </pic:nvPicPr>
                        <pic:blipFill>
                          <a:blip r:embed="rId33"/>
                          <a:stretch>
                            <a:fillRect/>
                          </a:stretch>
                        </pic:blipFill>
                        <pic:spPr>
                          <a:xfrm>
                            <a:off x="2621610" y="0"/>
                            <a:ext cx="30480" cy="6096"/>
                          </a:xfrm>
                          <a:prstGeom prst="rect">
                            <a:avLst/>
                          </a:prstGeom>
                        </pic:spPr>
                      </pic:pic>
                      <pic:pic xmlns:pic="http://schemas.openxmlformats.org/drawingml/2006/picture">
                        <pic:nvPicPr>
                          <pic:cNvPr id="13198" name="Picture 13198"/>
                          <pic:cNvPicPr/>
                        </pic:nvPicPr>
                        <pic:blipFill>
                          <a:blip r:embed="rId33"/>
                          <a:stretch>
                            <a:fillRect/>
                          </a:stretch>
                        </pic:blipFill>
                        <pic:spPr>
                          <a:xfrm>
                            <a:off x="2652090" y="0"/>
                            <a:ext cx="30480" cy="6096"/>
                          </a:xfrm>
                          <a:prstGeom prst="rect">
                            <a:avLst/>
                          </a:prstGeom>
                        </pic:spPr>
                      </pic:pic>
                      <pic:pic xmlns:pic="http://schemas.openxmlformats.org/drawingml/2006/picture">
                        <pic:nvPicPr>
                          <pic:cNvPr id="13200" name="Picture 13200"/>
                          <pic:cNvPicPr/>
                        </pic:nvPicPr>
                        <pic:blipFill>
                          <a:blip r:embed="rId33"/>
                          <a:stretch>
                            <a:fillRect/>
                          </a:stretch>
                        </pic:blipFill>
                        <pic:spPr>
                          <a:xfrm>
                            <a:off x="2682570" y="0"/>
                            <a:ext cx="30480" cy="6096"/>
                          </a:xfrm>
                          <a:prstGeom prst="rect">
                            <a:avLst/>
                          </a:prstGeom>
                        </pic:spPr>
                      </pic:pic>
                      <pic:pic xmlns:pic="http://schemas.openxmlformats.org/drawingml/2006/picture">
                        <pic:nvPicPr>
                          <pic:cNvPr id="13202" name="Picture 13202"/>
                          <pic:cNvPicPr/>
                        </pic:nvPicPr>
                        <pic:blipFill>
                          <a:blip r:embed="rId33"/>
                          <a:stretch>
                            <a:fillRect/>
                          </a:stretch>
                        </pic:blipFill>
                        <pic:spPr>
                          <a:xfrm>
                            <a:off x="2713050" y="0"/>
                            <a:ext cx="30480" cy="6096"/>
                          </a:xfrm>
                          <a:prstGeom prst="rect">
                            <a:avLst/>
                          </a:prstGeom>
                        </pic:spPr>
                      </pic:pic>
                      <pic:pic xmlns:pic="http://schemas.openxmlformats.org/drawingml/2006/picture">
                        <pic:nvPicPr>
                          <pic:cNvPr id="13204" name="Picture 13204"/>
                          <pic:cNvPicPr/>
                        </pic:nvPicPr>
                        <pic:blipFill>
                          <a:blip r:embed="rId33"/>
                          <a:stretch>
                            <a:fillRect/>
                          </a:stretch>
                        </pic:blipFill>
                        <pic:spPr>
                          <a:xfrm>
                            <a:off x="2743530" y="0"/>
                            <a:ext cx="30480" cy="6096"/>
                          </a:xfrm>
                          <a:prstGeom prst="rect">
                            <a:avLst/>
                          </a:prstGeom>
                        </pic:spPr>
                      </pic:pic>
                      <pic:pic xmlns:pic="http://schemas.openxmlformats.org/drawingml/2006/picture">
                        <pic:nvPicPr>
                          <pic:cNvPr id="13206" name="Picture 13206"/>
                          <pic:cNvPicPr/>
                        </pic:nvPicPr>
                        <pic:blipFill>
                          <a:blip r:embed="rId33"/>
                          <a:stretch>
                            <a:fillRect/>
                          </a:stretch>
                        </pic:blipFill>
                        <pic:spPr>
                          <a:xfrm>
                            <a:off x="2774010" y="0"/>
                            <a:ext cx="30480" cy="6096"/>
                          </a:xfrm>
                          <a:prstGeom prst="rect">
                            <a:avLst/>
                          </a:prstGeom>
                        </pic:spPr>
                      </pic:pic>
                      <pic:pic xmlns:pic="http://schemas.openxmlformats.org/drawingml/2006/picture">
                        <pic:nvPicPr>
                          <pic:cNvPr id="13208" name="Picture 13208"/>
                          <pic:cNvPicPr/>
                        </pic:nvPicPr>
                        <pic:blipFill>
                          <a:blip r:embed="rId33"/>
                          <a:stretch>
                            <a:fillRect/>
                          </a:stretch>
                        </pic:blipFill>
                        <pic:spPr>
                          <a:xfrm>
                            <a:off x="2804490" y="0"/>
                            <a:ext cx="30480" cy="6096"/>
                          </a:xfrm>
                          <a:prstGeom prst="rect">
                            <a:avLst/>
                          </a:prstGeom>
                        </pic:spPr>
                      </pic:pic>
                      <pic:pic xmlns:pic="http://schemas.openxmlformats.org/drawingml/2006/picture">
                        <pic:nvPicPr>
                          <pic:cNvPr id="13210" name="Picture 13210"/>
                          <pic:cNvPicPr/>
                        </pic:nvPicPr>
                        <pic:blipFill>
                          <a:blip r:embed="rId33"/>
                          <a:stretch>
                            <a:fillRect/>
                          </a:stretch>
                        </pic:blipFill>
                        <pic:spPr>
                          <a:xfrm>
                            <a:off x="2834970" y="0"/>
                            <a:ext cx="30480" cy="6096"/>
                          </a:xfrm>
                          <a:prstGeom prst="rect">
                            <a:avLst/>
                          </a:prstGeom>
                        </pic:spPr>
                      </pic:pic>
                      <pic:pic xmlns:pic="http://schemas.openxmlformats.org/drawingml/2006/picture">
                        <pic:nvPicPr>
                          <pic:cNvPr id="13212" name="Picture 13212"/>
                          <pic:cNvPicPr/>
                        </pic:nvPicPr>
                        <pic:blipFill>
                          <a:blip r:embed="rId33"/>
                          <a:stretch>
                            <a:fillRect/>
                          </a:stretch>
                        </pic:blipFill>
                        <pic:spPr>
                          <a:xfrm>
                            <a:off x="2865450" y="0"/>
                            <a:ext cx="30480" cy="6096"/>
                          </a:xfrm>
                          <a:prstGeom prst="rect">
                            <a:avLst/>
                          </a:prstGeom>
                        </pic:spPr>
                      </pic:pic>
                      <pic:pic xmlns:pic="http://schemas.openxmlformats.org/drawingml/2006/picture">
                        <pic:nvPicPr>
                          <pic:cNvPr id="13214" name="Picture 13214"/>
                          <pic:cNvPicPr/>
                        </pic:nvPicPr>
                        <pic:blipFill>
                          <a:blip r:embed="rId33"/>
                          <a:stretch>
                            <a:fillRect/>
                          </a:stretch>
                        </pic:blipFill>
                        <pic:spPr>
                          <a:xfrm>
                            <a:off x="2895930" y="0"/>
                            <a:ext cx="30785" cy="6096"/>
                          </a:xfrm>
                          <a:prstGeom prst="rect">
                            <a:avLst/>
                          </a:prstGeom>
                        </pic:spPr>
                      </pic:pic>
                      <pic:pic xmlns:pic="http://schemas.openxmlformats.org/drawingml/2006/picture">
                        <pic:nvPicPr>
                          <pic:cNvPr id="13216" name="Picture 13216"/>
                          <pic:cNvPicPr/>
                        </pic:nvPicPr>
                        <pic:blipFill>
                          <a:blip r:embed="rId33"/>
                          <a:stretch>
                            <a:fillRect/>
                          </a:stretch>
                        </pic:blipFill>
                        <pic:spPr>
                          <a:xfrm>
                            <a:off x="2926665" y="0"/>
                            <a:ext cx="30480" cy="6096"/>
                          </a:xfrm>
                          <a:prstGeom prst="rect">
                            <a:avLst/>
                          </a:prstGeom>
                        </pic:spPr>
                      </pic:pic>
                      <pic:pic xmlns:pic="http://schemas.openxmlformats.org/drawingml/2006/picture">
                        <pic:nvPicPr>
                          <pic:cNvPr id="13218" name="Picture 13218"/>
                          <pic:cNvPicPr/>
                        </pic:nvPicPr>
                        <pic:blipFill>
                          <a:blip r:embed="rId33"/>
                          <a:stretch>
                            <a:fillRect/>
                          </a:stretch>
                        </pic:blipFill>
                        <pic:spPr>
                          <a:xfrm>
                            <a:off x="2957144" y="0"/>
                            <a:ext cx="30480" cy="6096"/>
                          </a:xfrm>
                          <a:prstGeom prst="rect">
                            <a:avLst/>
                          </a:prstGeom>
                        </pic:spPr>
                      </pic:pic>
                      <pic:pic xmlns:pic="http://schemas.openxmlformats.org/drawingml/2006/picture">
                        <pic:nvPicPr>
                          <pic:cNvPr id="13220" name="Picture 13220"/>
                          <pic:cNvPicPr/>
                        </pic:nvPicPr>
                        <pic:blipFill>
                          <a:blip r:embed="rId33"/>
                          <a:stretch>
                            <a:fillRect/>
                          </a:stretch>
                        </pic:blipFill>
                        <pic:spPr>
                          <a:xfrm>
                            <a:off x="2987624" y="0"/>
                            <a:ext cx="30480" cy="6096"/>
                          </a:xfrm>
                          <a:prstGeom prst="rect">
                            <a:avLst/>
                          </a:prstGeom>
                        </pic:spPr>
                      </pic:pic>
                      <pic:pic xmlns:pic="http://schemas.openxmlformats.org/drawingml/2006/picture">
                        <pic:nvPicPr>
                          <pic:cNvPr id="13222" name="Picture 13222"/>
                          <pic:cNvPicPr/>
                        </pic:nvPicPr>
                        <pic:blipFill>
                          <a:blip r:embed="rId33"/>
                          <a:stretch>
                            <a:fillRect/>
                          </a:stretch>
                        </pic:blipFill>
                        <pic:spPr>
                          <a:xfrm>
                            <a:off x="3018104" y="0"/>
                            <a:ext cx="30480" cy="6096"/>
                          </a:xfrm>
                          <a:prstGeom prst="rect">
                            <a:avLst/>
                          </a:prstGeom>
                        </pic:spPr>
                      </pic:pic>
                      <pic:pic xmlns:pic="http://schemas.openxmlformats.org/drawingml/2006/picture">
                        <pic:nvPicPr>
                          <pic:cNvPr id="13224" name="Picture 13224"/>
                          <pic:cNvPicPr/>
                        </pic:nvPicPr>
                        <pic:blipFill>
                          <a:blip r:embed="rId33"/>
                          <a:stretch>
                            <a:fillRect/>
                          </a:stretch>
                        </pic:blipFill>
                        <pic:spPr>
                          <a:xfrm>
                            <a:off x="3048584" y="0"/>
                            <a:ext cx="30481" cy="6096"/>
                          </a:xfrm>
                          <a:prstGeom prst="rect">
                            <a:avLst/>
                          </a:prstGeom>
                        </pic:spPr>
                      </pic:pic>
                      <pic:pic xmlns:pic="http://schemas.openxmlformats.org/drawingml/2006/picture">
                        <pic:nvPicPr>
                          <pic:cNvPr id="13226" name="Picture 13226"/>
                          <pic:cNvPicPr/>
                        </pic:nvPicPr>
                        <pic:blipFill>
                          <a:blip r:embed="rId33"/>
                          <a:stretch>
                            <a:fillRect/>
                          </a:stretch>
                        </pic:blipFill>
                        <pic:spPr>
                          <a:xfrm>
                            <a:off x="3079065" y="0"/>
                            <a:ext cx="30480" cy="6096"/>
                          </a:xfrm>
                          <a:prstGeom prst="rect">
                            <a:avLst/>
                          </a:prstGeom>
                        </pic:spPr>
                      </pic:pic>
                      <pic:pic xmlns:pic="http://schemas.openxmlformats.org/drawingml/2006/picture">
                        <pic:nvPicPr>
                          <pic:cNvPr id="13228" name="Picture 13228"/>
                          <pic:cNvPicPr/>
                        </pic:nvPicPr>
                        <pic:blipFill>
                          <a:blip r:embed="rId33"/>
                          <a:stretch>
                            <a:fillRect/>
                          </a:stretch>
                        </pic:blipFill>
                        <pic:spPr>
                          <a:xfrm>
                            <a:off x="3109544" y="0"/>
                            <a:ext cx="30480" cy="6096"/>
                          </a:xfrm>
                          <a:prstGeom prst="rect">
                            <a:avLst/>
                          </a:prstGeom>
                        </pic:spPr>
                      </pic:pic>
                      <pic:pic xmlns:pic="http://schemas.openxmlformats.org/drawingml/2006/picture">
                        <pic:nvPicPr>
                          <pic:cNvPr id="13230" name="Picture 13230"/>
                          <pic:cNvPicPr/>
                        </pic:nvPicPr>
                        <pic:blipFill>
                          <a:blip r:embed="rId33"/>
                          <a:stretch>
                            <a:fillRect/>
                          </a:stretch>
                        </pic:blipFill>
                        <pic:spPr>
                          <a:xfrm>
                            <a:off x="3140024" y="0"/>
                            <a:ext cx="30480" cy="6096"/>
                          </a:xfrm>
                          <a:prstGeom prst="rect">
                            <a:avLst/>
                          </a:prstGeom>
                        </pic:spPr>
                      </pic:pic>
                      <pic:pic xmlns:pic="http://schemas.openxmlformats.org/drawingml/2006/picture">
                        <pic:nvPicPr>
                          <pic:cNvPr id="13232" name="Picture 13232"/>
                          <pic:cNvPicPr/>
                        </pic:nvPicPr>
                        <pic:blipFill>
                          <a:blip r:embed="rId33"/>
                          <a:stretch>
                            <a:fillRect/>
                          </a:stretch>
                        </pic:blipFill>
                        <pic:spPr>
                          <a:xfrm>
                            <a:off x="3170504" y="0"/>
                            <a:ext cx="30480" cy="6096"/>
                          </a:xfrm>
                          <a:prstGeom prst="rect">
                            <a:avLst/>
                          </a:prstGeom>
                        </pic:spPr>
                      </pic:pic>
                      <pic:pic xmlns:pic="http://schemas.openxmlformats.org/drawingml/2006/picture">
                        <pic:nvPicPr>
                          <pic:cNvPr id="13234" name="Picture 13234"/>
                          <pic:cNvPicPr/>
                        </pic:nvPicPr>
                        <pic:blipFill>
                          <a:blip r:embed="rId33"/>
                          <a:stretch>
                            <a:fillRect/>
                          </a:stretch>
                        </pic:blipFill>
                        <pic:spPr>
                          <a:xfrm>
                            <a:off x="3200984" y="0"/>
                            <a:ext cx="30480" cy="6096"/>
                          </a:xfrm>
                          <a:prstGeom prst="rect">
                            <a:avLst/>
                          </a:prstGeom>
                        </pic:spPr>
                      </pic:pic>
                      <pic:pic xmlns:pic="http://schemas.openxmlformats.org/drawingml/2006/picture">
                        <pic:nvPicPr>
                          <pic:cNvPr id="13236" name="Picture 13236"/>
                          <pic:cNvPicPr/>
                        </pic:nvPicPr>
                        <pic:blipFill>
                          <a:blip r:embed="rId33"/>
                          <a:stretch>
                            <a:fillRect/>
                          </a:stretch>
                        </pic:blipFill>
                        <pic:spPr>
                          <a:xfrm>
                            <a:off x="3231465" y="0"/>
                            <a:ext cx="30480" cy="6096"/>
                          </a:xfrm>
                          <a:prstGeom prst="rect">
                            <a:avLst/>
                          </a:prstGeom>
                        </pic:spPr>
                      </pic:pic>
                      <pic:pic xmlns:pic="http://schemas.openxmlformats.org/drawingml/2006/picture">
                        <pic:nvPicPr>
                          <pic:cNvPr id="13238" name="Picture 13238"/>
                          <pic:cNvPicPr/>
                        </pic:nvPicPr>
                        <pic:blipFill>
                          <a:blip r:embed="rId33"/>
                          <a:stretch>
                            <a:fillRect/>
                          </a:stretch>
                        </pic:blipFill>
                        <pic:spPr>
                          <a:xfrm>
                            <a:off x="3261944" y="0"/>
                            <a:ext cx="30480" cy="6096"/>
                          </a:xfrm>
                          <a:prstGeom prst="rect">
                            <a:avLst/>
                          </a:prstGeom>
                        </pic:spPr>
                      </pic:pic>
                      <pic:pic xmlns:pic="http://schemas.openxmlformats.org/drawingml/2006/picture">
                        <pic:nvPicPr>
                          <pic:cNvPr id="13240" name="Picture 13240"/>
                          <pic:cNvPicPr/>
                        </pic:nvPicPr>
                        <pic:blipFill>
                          <a:blip r:embed="rId33"/>
                          <a:stretch>
                            <a:fillRect/>
                          </a:stretch>
                        </pic:blipFill>
                        <pic:spPr>
                          <a:xfrm>
                            <a:off x="3292424" y="0"/>
                            <a:ext cx="30480" cy="6096"/>
                          </a:xfrm>
                          <a:prstGeom prst="rect">
                            <a:avLst/>
                          </a:prstGeom>
                        </pic:spPr>
                      </pic:pic>
                      <pic:pic xmlns:pic="http://schemas.openxmlformats.org/drawingml/2006/picture">
                        <pic:nvPicPr>
                          <pic:cNvPr id="13242" name="Picture 13242"/>
                          <pic:cNvPicPr/>
                        </pic:nvPicPr>
                        <pic:blipFill>
                          <a:blip r:embed="rId33"/>
                          <a:stretch>
                            <a:fillRect/>
                          </a:stretch>
                        </pic:blipFill>
                        <pic:spPr>
                          <a:xfrm>
                            <a:off x="3322904" y="0"/>
                            <a:ext cx="30480" cy="6096"/>
                          </a:xfrm>
                          <a:prstGeom prst="rect">
                            <a:avLst/>
                          </a:prstGeom>
                        </pic:spPr>
                      </pic:pic>
                      <pic:pic xmlns:pic="http://schemas.openxmlformats.org/drawingml/2006/picture">
                        <pic:nvPicPr>
                          <pic:cNvPr id="13244" name="Picture 13244"/>
                          <pic:cNvPicPr/>
                        </pic:nvPicPr>
                        <pic:blipFill>
                          <a:blip r:embed="rId33"/>
                          <a:stretch>
                            <a:fillRect/>
                          </a:stretch>
                        </pic:blipFill>
                        <pic:spPr>
                          <a:xfrm>
                            <a:off x="3353384" y="0"/>
                            <a:ext cx="30480" cy="6096"/>
                          </a:xfrm>
                          <a:prstGeom prst="rect">
                            <a:avLst/>
                          </a:prstGeom>
                        </pic:spPr>
                      </pic:pic>
                      <pic:pic xmlns:pic="http://schemas.openxmlformats.org/drawingml/2006/picture">
                        <pic:nvPicPr>
                          <pic:cNvPr id="13246" name="Picture 13246"/>
                          <pic:cNvPicPr/>
                        </pic:nvPicPr>
                        <pic:blipFill>
                          <a:blip r:embed="rId33"/>
                          <a:stretch>
                            <a:fillRect/>
                          </a:stretch>
                        </pic:blipFill>
                        <pic:spPr>
                          <a:xfrm>
                            <a:off x="3383865" y="0"/>
                            <a:ext cx="30480" cy="6096"/>
                          </a:xfrm>
                          <a:prstGeom prst="rect">
                            <a:avLst/>
                          </a:prstGeom>
                        </pic:spPr>
                      </pic:pic>
                      <pic:pic xmlns:pic="http://schemas.openxmlformats.org/drawingml/2006/picture">
                        <pic:nvPicPr>
                          <pic:cNvPr id="13248" name="Picture 13248"/>
                          <pic:cNvPicPr/>
                        </pic:nvPicPr>
                        <pic:blipFill>
                          <a:blip r:embed="rId33"/>
                          <a:stretch>
                            <a:fillRect/>
                          </a:stretch>
                        </pic:blipFill>
                        <pic:spPr>
                          <a:xfrm>
                            <a:off x="3414344" y="0"/>
                            <a:ext cx="30480" cy="6096"/>
                          </a:xfrm>
                          <a:prstGeom prst="rect">
                            <a:avLst/>
                          </a:prstGeom>
                        </pic:spPr>
                      </pic:pic>
                      <pic:pic xmlns:pic="http://schemas.openxmlformats.org/drawingml/2006/picture">
                        <pic:nvPicPr>
                          <pic:cNvPr id="13250" name="Picture 13250"/>
                          <pic:cNvPicPr/>
                        </pic:nvPicPr>
                        <pic:blipFill>
                          <a:blip r:embed="rId33"/>
                          <a:stretch>
                            <a:fillRect/>
                          </a:stretch>
                        </pic:blipFill>
                        <pic:spPr>
                          <a:xfrm>
                            <a:off x="3444824" y="0"/>
                            <a:ext cx="30480" cy="6096"/>
                          </a:xfrm>
                          <a:prstGeom prst="rect">
                            <a:avLst/>
                          </a:prstGeom>
                        </pic:spPr>
                      </pic:pic>
                      <pic:pic xmlns:pic="http://schemas.openxmlformats.org/drawingml/2006/picture">
                        <pic:nvPicPr>
                          <pic:cNvPr id="13252" name="Picture 13252"/>
                          <pic:cNvPicPr/>
                        </pic:nvPicPr>
                        <pic:blipFill>
                          <a:blip r:embed="rId33"/>
                          <a:stretch>
                            <a:fillRect/>
                          </a:stretch>
                        </pic:blipFill>
                        <pic:spPr>
                          <a:xfrm>
                            <a:off x="3475304" y="0"/>
                            <a:ext cx="30480" cy="6096"/>
                          </a:xfrm>
                          <a:prstGeom prst="rect">
                            <a:avLst/>
                          </a:prstGeom>
                        </pic:spPr>
                      </pic:pic>
                      <pic:pic xmlns:pic="http://schemas.openxmlformats.org/drawingml/2006/picture">
                        <pic:nvPicPr>
                          <pic:cNvPr id="13254" name="Picture 13254"/>
                          <pic:cNvPicPr/>
                        </pic:nvPicPr>
                        <pic:blipFill>
                          <a:blip r:embed="rId33"/>
                          <a:stretch>
                            <a:fillRect/>
                          </a:stretch>
                        </pic:blipFill>
                        <pic:spPr>
                          <a:xfrm>
                            <a:off x="3505784" y="0"/>
                            <a:ext cx="30481" cy="6096"/>
                          </a:xfrm>
                          <a:prstGeom prst="rect">
                            <a:avLst/>
                          </a:prstGeom>
                        </pic:spPr>
                      </pic:pic>
                      <pic:pic xmlns:pic="http://schemas.openxmlformats.org/drawingml/2006/picture">
                        <pic:nvPicPr>
                          <pic:cNvPr id="13256" name="Picture 13256"/>
                          <pic:cNvPicPr/>
                        </pic:nvPicPr>
                        <pic:blipFill>
                          <a:blip r:embed="rId33"/>
                          <a:stretch>
                            <a:fillRect/>
                          </a:stretch>
                        </pic:blipFill>
                        <pic:spPr>
                          <a:xfrm>
                            <a:off x="3536265" y="0"/>
                            <a:ext cx="30480" cy="6096"/>
                          </a:xfrm>
                          <a:prstGeom prst="rect">
                            <a:avLst/>
                          </a:prstGeom>
                        </pic:spPr>
                      </pic:pic>
                      <pic:pic xmlns:pic="http://schemas.openxmlformats.org/drawingml/2006/picture">
                        <pic:nvPicPr>
                          <pic:cNvPr id="13258" name="Picture 13258"/>
                          <pic:cNvPicPr/>
                        </pic:nvPicPr>
                        <pic:blipFill>
                          <a:blip r:embed="rId33"/>
                          <a:stretch>
                            <a:fillRect/>
                          </a:stretch>
                        </pic:blipFill>
                        <pic:spPr>
                          <a:xfrm>
                            <a:off x="3566744" y="0"/>
                            <a:ext cx="30480" cy="6096"/>
                          </a:xfrm>
                          <a:prstGeom prst="rect">
                            <a:avLst/>
                          </a:prstGeom>
                        </pic:spPr>
                      </pic:pic>
                      <pic:pic xmlns:pic="http://schemas.openxmlformats.org/drawingml/2006/picture">
                        <pic:nvPicPr>
                          <pic:cNvPr id="13260" name="Picture 13260"/>
                          <pic:cNvPicPr/>
                        </pic:nvPicPr>
                        <pic:blipFill>
                          <a:blip r:embed="rId33"/>
                          <a:stretch>
                            <a:fillRect/>
                          </a:stretch>
                        </pic:blipFill>
                        <pic:spPr>
                          <a:xfrm>
                            <a:off x="3597224" y="0"/>
                            <a:ext cx="30480" cy="6096"/>
                          </a:xfrm>
                          <a:prstGeom prst="rect">
                            <a:avLst/>
                          </a:prstGeom>
                        </pic:spPr>
                      </pic:pic>
                      <pic:pic xmlns:pic="http://schemas.openxmlformats.org/drawingml/2006/picture">
                        <pic:nvPicPr>
                          <pic:cNvPr id="13262" name="Picture 13262"/>
                          <pic:cNvPicPr/>
                        </pic:nvPicPr>
                        <pic:blipFill>
                          <a:blip r:embed="rId33"/>
                          <a:stretch>
                            <a:fillRect/>
                          </a:stretch>
                        </pic:blipFill>
                        <pic:spPr>
                          <a:xfrm>
                            <a:off x="3627704" y="0"/>
                            <a:ext cx="30480" cy="6096"/>
                          </a:xfrm>
                          <a:prstGeom prst="rect">
                            <a:avLst/>
                          </a:prstGeom>
                        </pic:spPr>
                      </pic:pic>
                      <pic:pic xmlns:pic="http://schemas.openxmlformats.org/drawingml/2006/picture">
                        <pic:nvPicPr>
                          <pic:cNvPr id="13264" name="Picture 13264"/>
                          <pic:cNvPicPr/>
                        </pic:nvPicPr>
                        <pic:blipFill>
                          <a:blip r:embed="rId33"/>
                          <a:stretch>
                            <a:fillRect/>
                          </a:stretch>
                        </pic:blipFill>
                        <pic:spPr>
                          <a:xfrm>
                            <a:off x="3658184" y="0"/>
                            <a:ext cx="30480" cy="6096"/>
                          </a:xfrm>
                          <a:prstGeom prst="rect">
                            <a:avLst/>
                          </a:prstGeom>
                        </pic:spPr>
                      </pic:pic>
                      <pic:pic xmlns:pic="http://schemas.openxmlformats.org/drawingml/2006/picture">
                        <pic:nvPicPr>
                          <pic:cNvPr id="13266" name="Picture 13266"/>
                          <pic:cNvPicPr/>
                        </pic:nvPicPr>
                        <pic:blipFill>
                          <a:blip r:embed="rId33"/>
                          <a:stretch>
                            <a:fillRect/>
                          </a:stretch>
                        </pic:blipFill>
                        <pic:spPr>
                          <a:xfrm>
                            <a:off x="3688665" y="0"/>
                            <a:ext cx="30480" cy="6096"/>
                          </a:xfrm>
                          <a:prstGeom prst="rect">
                            <a:avLst/>
                          </a:prstGeom>
                        </pic:spPr>
                      </pic:pic>
                      <pic:pic xmlns:pic="http://schemas.openxmlformats.org/drawingml/2006/picture">
                        <pic:nvPicPr>
                          <pic:cNvPr id="13268" name="Picture 13268"/>
                          <pic:cNvPicPr/>
                        </pic:nvPicPr>
                        <pic:blipFill>
                          <a:blip r:embed="rId33"/>
                          <a:stretch>
                            <a:fillRect/>
                          </a:stretch>
                        </pic:blipFill>
                        <pic:spPr>
                          <a:xfrm>
                            <a:off x="3719144" y="0"/>
                            <a:ext cx="30480" cy="6096"/>
                          </a:xfrm>
                          <a:prstGeom prst="rect">
                            <a:avLst/>
                          </a:prstGeom>
                        </pic:spPr>
                      </pic:pic>
                      <pic:pic xmlns:pic="http://schemas.openxmlformats.org/drawingml/2006/picture">
                        <pic:nvPicPr>
                          <pic:cNvPr id="13270" name="Picture 13270"/>
                          <pic:cNvPicPr/>
                        </pic:nvPicPr>
                        <pic:blipFill>
                          <a:blip r:embed="rId33"/>
                          <a:stretch>
                            <a:fillRect/>
                          </a:stretch>
                        </pic:blipFill>
                        <pic:spPr>
                          <a:xfrm>
                            <a:off x="3749624" y="0"/>
                            <a:ext cx="30480" cy="6096"/>
                          </a:xfrm>
                          <a:prstGeom prst="rect">
                            <a:avLst/>
                          </a:prstGeom>
                        </pic:spPr>
                      </pic:pic>
                      <pic:pic xmlns:pic="http://schemas.openxmlformats.org/drawingml/2006/picture">
                        <pic:nvPicPr>
                          <pic:cNvPr id="13272" name="Picture 13272"/>
                          <pic:cNvPicPr/>
                        </pic:nvPicPr>
                        <pic:blipFill>
                          <a:blip r:embed="rId33"/>
                          <a:stretch>
                            <a:fillRect/>
                          </a:stretch>
                        </pic:blipFill>
                        <pic:spPr>
                          <a:xfrm>
                            <a:off x="3780104" y="0"/>
                            <a:ext cx="30480" cy="6096"/>
                          </a:xfrm>
                          <a:prstGeom prst="rect">
                            <a:avLst/>
                          </a:prstGeom>
                        </pic:spPr>
                      </pic:pic>
                      <pic:pic xmlns:pic="http://schemas.openxmlformats.org/drawingml/2006/picture">
                        <pic:nvPicPr>
                          <pic:cNvPr id="13274" name="Picture 13274"/>
                          <pic:cNvPicPr/>
                        </pic:nvPicPr>
                        <pic:blipFill>
                          <a:blip r:embed="rId33"/>
                          <a:stretch>
                            <a:fillRect/>
                          </a:stretch>
                        </pic:blipFill>
                        <pic:spPr>
                          <a:xfrm>
                            <a:off x="3810584" y="0"/>
                            <a:ext cx="30480" cy="6096"/>
                          </a:xfrm>
                          <a:prstGeom prst="rect">
                            <a:avLst/>
                          </a:prstGeom>
                        </pic:spPr>
                      </pic:pic>
                      <pic:pic xmlns:pic="http://schemas.openxmlformats.org/drawingml/2006/picture">
                        <pic:nvPicPr>
                          <pic:cNvPr id="13276" name="Picture 13276"/>
                          <pic:cNvPicPr/>
                        </pic:nvPicPr>
                        <pic:blipFill>
                          <a:blip r:embed="rId33"/>
                          <a:stretch>
                            <a:fillRect/>
                          </a:stretch>
                        </pic:blipFill>
                        <pic:spPr>
                          <a:xfrm>
                            <a:off x="3841065" y="0"/>
                            <a:ext cx="30480" cy="6096"/>
                          </a:xfrm>
                          <a:prstGeom prst="rect">
                            <a:avLst/>
                          </a:prstGeom>
                        </pic:spPr>
                      </pic:pic>
                      <pic:pic xmlns:pic="http://schemas.openxmlformats.org/drawingml/2006/picture">
                        <pic:nvPicPr>
                          <pic:cNvPr id="13278" name="Picture 13278"/>
                          <pic:cNvPicPr/>
                        </pic:nvPicPr>
                        <pic:blipFill>
                          <a:blip r:embed="rId33"/>
                          <a:stretch>
                            <a:fillRect/>
                          </a:stretch>
                        </pic:blipFill>
                        <pic:spPr>
                          <a:xfrm>
                            <a:off x="3871544" y="0"/>
                            <a:ext cx="30480" cy="6096"/>
                          </a:xfrm>
                          <a:prstGeom prst="rect">
                            <a:avLst/>
                          </a:prstGeom>
                        </pic:spPr>
                      </pic:pic>
                      <pic:pic xmlns:pic="http://schemas.openxmlformats.org/drawingml/2006/picture">
                        <pic:nvPicPr>
                          <pic:cNvPr id="13280" name="Picture 13280"/>
                          <pic:cNvPicPr/>
                        </pic:nvPicPr>
                        <pic:blipFill>
                          <a:blip r:embed="rId33"/>
                          <a:stretch>
                            <a:fillRect/>
                          </a:stretch>
                        </pic:blipFill>
                        <pic:spPr>
                          <a:xfrm>
                            <a:off x="3902024" y="0"/>
                            <a:ext cx="30480" cy="6096"/>
                          </a:xfrm>
                          <a:prstGeom prst="rect">
                            <a:avLst/>
                          </a:prstGeom>
                        </pic:spPr>
                      </pic:pic>
                      <pic:pic xmlns:pic="http://schemas.openxmlformats.org/drawingml/2006/picture">
                        <pic:nvPicPr>
                          <pic:cNvPr id="13282" name="Picture 13282"/>
                          <pic:cNvPicPr/>
                        </pic:nvPicPr>
                        <pic:blipFill>
                          <a:blip r:embed="rId33"/>
                          <a:stretch>
                            <a:fillRect/>
                          </a:stretch>
                        </pic:blipFill>
                        <pic:spPr>
                          <a:xfrm>
                            <a:off x="3932504" y="0"/>
                            <a:ext cx="30480" cy="6096"/>
                          </a:xfrm>
                          <a:prstGeom prst="rect">
                            <a:avLst/>
                          </a:prstGeom>
                        </pic:spPr>
                      </pic:pic>
                      <pic:pic xmlns:pic="http://schemas.openxmlformats.org/drawingml/2006/picture">
                        <pic:nvPicPr>
                          <pic:cNvPr id="13284" name="Picture 13284"/>
                          <pic:cNvPicPr/>
                        </pic:nvPicPr>
                        <pic:blipFill>
                          <a:blip r:embed="rId33"/>
                          <a:stretch>
                            <a:fillRect/>
                          </a:stretch>
                        </pic:blipFill>
                        <pic:spPr>
                          <a:xfrm>
                            <a:off x="3962984" y="0"/>
                            <a:ext cx="30481" cy="6096"/>
                          </a:xfrm>
                          <a:prstGeom prst="rect">
                            <a:avLst/>
                          </a:prstGeom>
                        </pic:spPr>
                      </pic:pic>
                      <pic:pic xmlns:pic="http://schemas.openxmlformats.org/drawingml/2006/picture">
                        <pic:nvPicPr>
                          <pic:cNvPr id="13286" name="Picture 13286"/>
                          <pic:cNvPicPr/>
                        </pic:nvPicPr>
                        <pic:blipFill>
                          <a:blip r:embed="rId33"/>
                          <a:stretch>
                            <a:fillRect/>
                          </a:stretch>
                        </pic:blipFill>
                        <pic:spPr>
                          <a:xfrm>
                            <a:off x="3993465" y="0"/>
                            <a:ext cx="30480" cy="6096"/>
                          </a:xfrm>
                          <a:prstGeom prst="rect">
                            <a:avLst/>
                          </a:prstGeom>
                        </pic:spPr>
                      </pic:pic>
                      <pic:pic xmlns:pic="http://schemas.openxmlformats.org/drawingml/2006/picture">
                        <pic:nvPicPr>
                          <pic:cNvPr id="13288" name="Picture 13288"/>
                          <pic:cNvPicPr/>
                        </pic:nvPicPr>
                        <pic:blipFill>
                          <a:blip r:embed="rId33"/>
                          <a:stretch>
                            <a:fillRect/>
                          </a:stretch>
                        </pic:blipFill>
                        <pic:spPr>
                          <a:xfrm>
                            <a:off x="4023944" y="0"/>
                            <a:ext cx="30480" cy="6096"/>
                          </a:xfrm>
                          <a:prstGeom prst="rect">
                            <a:avLst/>
                          </a:prstGeom>
                        </pic:spPr>
                      </pic:pic>
                      <pic:pic xmlns:pic="http://schemas.openxmlformats.org/drawingml/2006/picture">
                        <pic:nvPicPr>
                          <pic:cNvPr id="13290" name="Picture 13290"/>
                          <pic:cNvPicPr/>
                        </pic:nvPicPr>
                        <pic:blipFill>
                          <a:blip r:embed="rId33"/>
                          <a:stretch>
                            <a:fillRect/>
                          </a:stretch>
                        </pic:blipFill>
                        <pic:spPr>
                          <a:xfrm>
                            <a:off x="4054424" y="0"/>
                            <a:ext cx="30480" cy="6096"/>
                          </a:xfrm>
                          <a:prstGeom prst="rect">
                            <a:avLst/>
                          </a:prstGeom>
                        </pic:spPr>
                      </pic:pic>
                      <pic:pic xmlns:pic="http://schemas.openxmlformats.org/drawingml/2006/picture">
                        <pic:nvPicPr>
                          <pic:cNvPr id="13292" name="Picture 13292"/>
                          <pic:cNvPicPr/>
                        </pic:nvPicPr>
                        <pic:blipFill>
                          <a:blip r:embed="rId33"/>
                          <a:stretch>
                            <a:fillRect/>
                          </a:stretch>
                        </pic:blipFill>
                        <pic:spPr>
                          <a:xfrm>
                            <a:off x="4084904" y="0"/>
                            <a:ext cx="30480" cy="6096"/>
                          </a:xfrm>
                          <a:prstGeom prst="rect">
                            <a:avLst/>
                          </a:prstGeom>
                        </pic:spPr>
                      </pic:pic>
                      <pic:pic xmlns:pic="http://schemas.openxmlformats.org/drawingml/2006/picture">
                        <pic:nvPicPr>
                          <pic:cNvPr id="13294" name="Picture 13294"/>
                          <pic:cNvPicPr/>
                        </pic:nvPicPr>
                        <pic:blipFill>
                          <a:blip r:embed="rId33"/>
                          <a:stretch>
                            <a:fillRect/>
                          </a:stretch>
                        </pic:blipFill>
                        <pic:spPr>
                          <a:xfrm>
                            <a:off x="4115384" y="0"/>
                            <a:ext cx="30480" cy="6096"/>
                          </a:xfrm>
                          <a:prstGeom prst="rect">
                            <a:avLst/>
                          </a:prstGeom>
                        </pic:spPr>
                      </pic:pic>
                      <pic:pic xmlns:pic="http://schemas.openxmlformats.org/drawingml/2006/picture">
                        <pic:nvPicPr>
                          <pic:cNvPr id="13296" name="Picture 13296"/>
                          <pic:cNvPicPr/>
                        </pic:nvPicPr>
                        <pic:blipFill>
                          <a:blip r:embed="rId33"/>
                          <a:stretch>
                            <a:fillRect/>
                          </a:stretch>
                        </pic:blipFill>
                        <pic:spPr>
                          <a:xfrm>
                            <a:off x="4145865" y="0"/>
                            <a:ext cx="30480" cy="6096"/>
                          </a:xfrm>
                          <a:prstGeom prst="rect">
                            <a:avLst/>
                          </a:prstGeom>
                        </pic:spPr>
                      </pic:pic>
                      <pic:pic xmlns:pic="http://schemas.openxmlformats.org/drawingml/2006/picture">
                        <pic:nvPicPr>
                          <pic:cNvPr id="13298" name="Picture 13298"/>
                          <pic:cNvPicPr/>
                        </pic:nvPicPr>
                        <pic:blipFill>
                          <a:blip r:embed="rId33"/>
                          <a:stretch>
                            <a:fillRect/>
                          </a:stretch>
                        </pic:blipFill>
                        <pic:spPr>
                          <a:xfrm>
                            <a:off x="4176344" y="0"/>
                            <a:ext cx="30480" cy="6096"/>
                          </a:xfrm>
                          <a:prstGeom prst="rect">
                            <a:avLst/>
                          </a:prstGeom>
                        </pic:spPr>
                      </pic:pic>
                      <pic:pic xmlns:pic="http://schemas.openxmlformats.org/drawingml/2006/picture">
                        <pic:nvPicPr>
                          <pic:cNvPr id="13300" name="Picture 13300"/>
                          <pic:cNvPicPr/>
                        </pic:nvPicPr>
                        <pic:blipFill>
                          <a:blip r:embed="rId33"/>
                          <a:stretch>
                            <a:fillRect/>
                          </a:stretch>
                        </pic:blipFill>
                        <pic:spPr>
                          <a:xfrm>
                            <a:off x="4206824" y="0"/>
                            <a:ext cx="30480" cy="6096"/>
                          </a:xfrm>
                          <a:prstGeom prst="rect">
                            <a:avLst/>
                          </a:prstGeom>
                        </pic:spPr>
                      </pic:pic>
                      <pic:pic xmlns:pic="http://schemas.openxmlformats.org/drawingml/2006/picture">
                        <pic:nvPicPr>
                          <pic:cNvPr id="13302" name="Picture 13302"/>
                          <pic:cNvPicPr/>
                        </pic:nvPicPr>
                        <pic:blipFill>
                          <a:blip r:embed="rId33"/>
                          <a:stretch>
                            <a:fillRect/>
                          </a:stretch>
                        </pic:blipFill>
                        <pic:spPr>
                          <a:xfrm>
                            <a:off x="4237304" y="0"/>
                            <a:ext cx="30480" cy="6096"/>
                          </a:xfrm>
                          <a:prstGeom prst="rect">
                            <a:avLst/>
                          </a:prstGeom>
                        </pic:spPr>
                      </pic:pic>
                      <pic:pic xmlns:pic="http://schemas.openxmlformats.org/drawingml/2006/picture">
                        <pic:nvPicPr>
                          <pic:cNvPr id="13304" name="Picture 13304"/>
                          <pic:cNvPicPr/>
                        </pic:nvPicPr>
                        <pic:blipFill>
                          <a:blip r:embed="rId33"/>
                          <a:stretch>
                            <a:fillRect/>
                          </a:stretch>
                        </pic:blipFill>
                        <pic:spPr>
                          <a:xfrm>
                            <a:off x="4267784" y="0"/>
                            <a:ext cx="30480" cy="6096"/>
                          </a:xfrm>
                          <a:prstGeom prst="rect">
                            <a:avLst/>
                          </a:prstGeom>
                        </pic:spPr>
                      </pic:pic>
                      <pic:pic xmlns:pic="http://schemas.openxmlformats.org/drawingml/2006/picture">
                        <pic:nvPicPr>
                          <pic:cNvPr id="13306" name="Picture 13306"/>
                          <pic:cNvPicPr/>
                        </pic:nvPicPr>
                        <pic:blipFill>
                          <a:blip r:embed="rId33"/>
                          <a:stretch>
                            <a:fillRect/>
                          </a:stretch>
                        </pic:blipFill>
                        <pic:spPr>
                          <a:xfrm>
                            <a:off x="4298265" y="0"/>
                            <a:ext cx="30480" cy="6096"/>
                          </a:xfrm>
                          <a:prstGeom prst="rect">
                            <a:avLst/>
                          </a:prstGeom>
                        </pic:spPr>
                      </pic:pic>
                      <pic:pic xmlns:pic="http://schemas.openxmlformats.org/drawingml/2006/picture">
                        <pic:nvPicPr>
                          <pic:cNvPr id="13308" name="Picture 13308"/>
                          <pic:cNvPicPr/>
                        </pic:nvPicPr>
                        <pic:blipFill>
                          <a:blip r:embed="rId33"/>
                          <a:stretch>
                            <a:fillRect/>
                          </a:stretch>
                        </pic:blipFill>
                        <pic:spPr>
                          <a:xfrm>
                            <a:off x="4328745" y="0"/>
                            <a:ext cx="30480" cy="6096"/>
                          </a:xfrm>
                          <a:prstGeom prst="rect">
                            <a:avLst/>
                          </a:prstGeom>
                        </pic:spPr>
                      </pic:pic>
                      <pic:pic xmlns:pic="http://schemas.openxmlformats.org/drawingml/2006/picture">
                        <pic:nvPicPr>
                          <pic:cNvPr id="13310" name="Picture 13310"/>
                          <pic:cNvPicPr/>
                        </pic:nvPicPr>
                        <pic:blipFill>
                          <a:blip r:embed="rId33"/>
                          <a:stretch>
                            <a:fillRect/>
                          </a:stretch>
                        </pic:blipFill>
                        <pic:spPr>
                          <a:xfrm>
                            <a:off x="4359224" y="0"/>
                            <a:ext cx="30480" cy="6096"/>
                          </a:xfrm>
                          <a:prstGeom prst="rect">
                            <a:avLst/>
                          </a:prstGeom>
                        </pic:spPr>
                      </pic:pic>
                      <pic:pic xmlns:pic="http://schemas.openxmlformats.org/drawingml/2006/picture">
                        <pic:nvPicPr>
                          <pic:cNvPr id="13312" name="Picture 13312"/>
                          <pic:cNvPicPr/>
                        </pic:nvPicPr>
                        <pic:blipFill>
                          <a:blip r:embed="rId33"/>
                          <a:stretch>
                            <a:fillRect/>
                          </a:stretch>
                        </pic:blipFill>
                        <pic:spPr>
                          <a:xfrm>
                            <a:off x="4389704" y="0"/>
                            <a:ext cx="30785" cy="6096"/>
                          </a:xfrm>
                          <a:prstGeom prst="rect">
                            <a:avLst/>
                          </a:prstGeom>
                        </pic:spPr>
                      </pic:pic>
                      <pic:pic xmlns:pic="http://schemas.openxmlformats.org/drawingml/2006/picture">
                        <pic:nvPicPr>
                          <pic:cNvPr id="13314" name="Picture 13314"/>
                          <pic:cNvPicPr/>
                        </pic:nvPicPr>
                        <pic:blipFill>
                          <a:blip r:embed="rId33"/>
                          <a:stretch>
                            <a:fillRect/>
                          </a:stretch>
                        </pic:blipFill>
                        <pic:spPr>
                          <a:xfrm>
                            <a:off x="4420565" y="0"/>
                            <a:ext cx="30480" cy="6096"/>
                          </a:xfrm>
                          <a:prstGeom prst="rect">
                            <a:avLst/>
                          </a:prstGeom>
                        </pic:spPr>
                      </pic:pic>
                      <pic:pic xmlns:pic="http://schemas.openxmlformats.org/drawingml/2006/picture">
                        <pic:nvPicPr>
                          <pic:cNvPr id="13316" name="Picture 13316"/>
                          <pic:cNvPicPr/>
                        </pic:nvPicPr>
                        <pic:blipFill>
                          <a:blip r:embed="rId33"/>
                          <a:stretch>
                            <a:fillRect/>
                          </a:stretch>
                        </pic:blipFill>
                        <pic:spPr>
                          <a:xfrm>
                            <a:off x="4451046" y="0"/>
                            <a:ext cx="30480" cy="6096"/>
                          </a:xfrm>
                          <a:prstGeom prst="rect">
                            <a:avLst/>
                          </a:prstGeom>
                        </pic:spPr>
                      </pic:pic>
                      <pic:pic xmlns:pic="http://schemas.openxmlformats.org/drawingml/2006/picture">
                        <pic:nvPicPr>
                          <pic:cNvPr id="13318" name="Picture 13318"/>
                          <pic:cNvPicPr/>
                        </pic:nvPicPr>
                        <pic:blipFill>
                          <a:blip r:embed="rId33"/>
                          <a:stretch>
                            <a:fillRect/>
                          </a:stretch>
                        </pic:blipFill>
                        <pic:spPr>
                          <a:xfrm>
                            <a:off x="4481526" y="0"/>
                            <a:ext cx="30480" cy="6096"/>
                          </a:xfrm>
                          <a:prstGeom prst="rect">
                            <a:avLst/>
                          </a:prstGeom>
                        </pic:spPr>
                      </pic:pic>
                      <pic:pic xmlns:pic="http://schemas.openxmlformats.org/drawingml/2006/picture">
                        <pic:nvPicPr>
                          <pic:cNvPr id="13320" name="Picture 13320"/>
                          <pic:cNvPicPr/>
                        </pic:nvPicPr>
                        <pic:blipFill>
                          <a:blip r:embed="rId33"/>
                          <a:stretch>
                            <a:fillRect/>
                          </a:stretch>
                        </pic:blipFill>
                        <pic:spPr>
                          <a:xfrm>
                            <a:off x="4512005" y="0"/>
                            <a:ext cx="30480" cy="6096"/>
                          </a:xfrm>
                          <a:prstGeom prst="rect">
                            <a:avLst/>
                          </a:prstGeom>
                        </pic:spPr>
                      </pic:pic>
                      <pic:pic xmlns:pic="http://schemas.openxmlformats.org/drawingml/2006/picture">
                        <pic:nvPicPr>
                          <pic:cNvPr id="13322" name="Picture 13322"/>
                          <pic:cNvPicPr/>
                        </pic:nvPicPr>
                        <pic:blipFill>
                          <a:blip r:embed="rId33"/>
                          <a:stretch>
                            <a:fillRect/>
                          </a:stretch>
                        </pic:blipFill>
                        <pic:spPr>
                          <a:xfrm>
                            <a:off x="4542485" y="0"/>
                            <a:ext cx="30480" cy="6096"/>
                          </a:xfrm>
                          <a:prstGeom prst="rect">
                            <a:avLst/>
                          </a:prstGeom>
                        </pic:spPr>
                      </pic:pic>
                      <pic:pic xmlns:pic="http://schemas.openxmlformats.org/drawingml/2006/picture">
                        <pic:nvPicPr>
                          <pic:cNvPr id="13324" name="Picture 13324"/>
                          <pic:cNvPicPr/>
                        </pic:nvPicPr>
                        <pic:blipFill>
                          <a:blip r:embed="rId33"/>
                          <a:stretch>
                            <a:fillRect/>
                          </a:stretch>
                        </pic:blipFill>
                        <pic:spPr>
                          <a:xfrm>
                            <a:off x="4572965" y="0"/>
                            <a:ext cx="30480" cy="6096"/>
                          </a:xfrm>
                          <a:prstGeom prst="rect">
                            <a:avLst/>
                          </a:prstGeom>
                        </pic:spPr>
                      </pic:pic>
                      <pic:pic xmlns:pic="http://schemas.openxmlformats.org/drawingml/2006/picture">
                        <pic:nvPicPr>
                          <pic:cNvPr id="13326" name="Picture 13326"/>
                          <pic:cNvPicPr/>
                        </pic:nvPicPr>
                        <pic:blipFill>
                          <a:blip r:embed="rId33"/>
                          <a:stretch>
                            <a:fillRect/>
                          </a:stretch>
                        </pic:blipFill>
                        <pic:spPr>
                          <a:xfrm>
                            <a:off x="4603446" y="0"/>
                            <a:ext cx="30480" cy="6096"/>
                          </a:xfrm>
                          <a:prstGeom prst="rect">
                            <a:avLst/>
                          </a:prstGeom>
                        </pic:spPr>
                      </pic:pic>
                      <pic:pic xmlns:pic="http://schemas.openxmlformats.org/drawingml/2006/picture">
                        <pic:nvPicPr>
                          <pic:cNvPr id="13328" name="Picture 13328"/>
                          <pic:cNvPicPr/>
                        </pic:nvPicPr>
                        <pic:blipFill>
                          <a:blip r:embed="rId33"/>
                          <a:stretch>
                            <a:fillRect/>
                          </a:stretch>
                        </pic:blipFill>
                        <pic:spPr>
                          <a:xfrm>
                            <a:off x="4633926" y="0"/>
                            <a:ext cx="30480" cy="6096"/>
                          </a:xfrm>
                          <a:prstGeom prst="rect">
                            <a:avLst/>
                          </a:prstGeom>
                        </pic:spPr>
                      </pic:pic>
                      <pic:pic xmlns:pic="http://schemas.openxmlformats.org/drawingml/2006/picture">
                        <pic:nvPicPr>
                          <pic:cNvPr id="13330" name="Picture 13330"/>
                          <pic:cNvPicPr/>
                        </pic:nvPicPr>
                        <pic:blipFill>
                          <a:blip r:embed="rId33"/>
                          <a:stretch>
                            <a:fillRect/>
                          </a:stretch>
                        </pic:blipFill>
                        <pic:spPr>
                          <a:xfrm>
                            <a:off x="4664405" y="0"/>
                            <a:ext cx="30480" cy="6096"/>
                          </a:xfrm>
                          <a:prstGeom prst="rect">
                            <a:avLst/>
                          </a:prstGeom>
                        </pic:spPr>
                      </pic:pic>
                      <pic:pic xmlns:pic="http://schemas.openxmlformats.org/drawingml/2006/picture">
                        <pic:nvPicPr>
                          <pic:cNvPr id="13332" name="Picture 13332"/>
                          <pic:cNvPicPr/>
                        </pic:nvPicPr>
                        <pic:blipFill>
                          <a:blip r:embed="rId33"/>
                          <a:stretch>
                            <a:fillRect/>
                          </a:stretch>
                        </pic:blipFill>
                        <pic:spPr>
                          <a:xfrm>
                            <a:off x="4694885" y="0"/>
                            <a:ext cx="30480" cy="6096"/>
                          </a:xfrm>
                          <a:prstGeom prst="rect">
                            <a:avLst/>
                          </a:prstGeom>
                        </pic:spPr>
                      </pic:pic>
                      <pic:pic xmlns:pic="http://schemas.openxmlformats.org/drawingml/2006/picture">
                        <pic:nvPicPr>
                          <pic:cNvPr id="13334" name="Picture 13334"/>
                          <pic:cNvPicPr/>
                        </pic:nvPicPr>
                        <pic:blipFill>
                          <a:blip r:embed="rId33"/>
                          <a:stretch>
                            <a:fillRect/>
                          </a:stretch>
                        </pic:blipFill>
                        <pic:spPr>
                          <a:xfrm>
                            <a:off x="4725365" y="0"/>
                            <a:ext cx="30480" cy="6096"/>
                          </a:xfrm>
                          <a:prstGeom prst="rect">
                            <a:avLst/>
                          </a:prstGeom>
                        </pic:spPr>
                      </pic:pic>
                      <pic:pic xmlns:pic="http://schemas.openxmlformats.org/drawingml/2006/picture">
                        <pic:nvPicPr>
                          <pic:cNvPr id="13336" name="Picture 13336"/>
                          <pic:cNvPicPr/>
                        </pic:nvPicPr>
                        <pic:blipFill>
                          <a:blip r:embed="rId33"/>
                          <a:stretch>
                            <a:fillRect/>
                          </a:stretch>
                        </pic:blipFill>
                        <pic:spPr>
                          <a:xfrm>
                            <a:off x="4755846" y="0"/>
                            <a:ext cx="30480" cy="6096"/>
                          </a:xfrm>
                          <a:prstGeom prst="rect">
                            <a:avLst/>
                          </a:prstGeom>
                        </pic:spPr>
                      </pic:pic>
                      <pic:pic xmlns:pic="http://schemas.openxmlformats.org/drawingml/2006/picture">
                        <pic:nvPicPr>
                          <pic:cNvPr id="13338" name="Picture 13338"/>
                          <pic:cNvPicPr/>
                        </pic:nvPicPr>
                        <pic:blipFill>
                          <a:blip r:embed="rId33"/>
                          <a:stretch>
                            <a:fillRect/>
                          </a:stretch>
                        </pic:blipFill>
                        <pic:spPr>
                          <a:xfrm>
                            <a:off x="4786326" y="0"/>
                            <a:ext cx="30480" cy="6096"/>
                          </a:xfrm>
                          <a:prstGeom prst="rect">
                            <a:avLst/>
                          </a:prstGeom>
                        </pic:spPr>
                      </pic:pic>
                      <pic:pic xmlns:pic="http://schemas.openxmlformats.org/drawingml/2006/picture">
                        <pic:nvPicPr>
                          <pic:cNvPr id="13340" name="Picture 13340"/>
                          <pic:cNvPicPr/>
                        </pic:nvPicPr>
                        <pic:blipFill>
                          <a:blip r:embed="rId33"/>
                          <a:stretch>
                            <a:fillRect/>
                          </a:stretch>
                        </pic:blipFill>
                        <pic:spPr>
                          <a:xfrm>
                            <a:off x="4816805" y="0"/>
                            <a:ext cx="30480" cy="6096"/>
                          </a:xfrm>
                          <a:prstGeom prst="rect">
                            <a:avLst/>
                          </a:prstGeom>
                        </pic:spPr>
                      </pic:pic>
                      <pic:pic xmlns:pic="http://schemas.openxmlformats.org/drawingml/2006/picture">
                        <pic:nvPicPr>
                          <pic:cNvPr id="13342" name="Picture 13342"/>
                          <pic:cNvPicPr/>
                        </pic:nvPicPr>
                        <pic:blipFill>
                          <a:blip r:embed="rId33"/>
                          <a:stretch>
                            <a:fillRect/>
                          </a:stretch>
                        </pic:blipFill>
                        <pic:spPr>
                          <a:xfrm>
                            <a:off x="4847285" y="0"/>
                            <a:ext cx="30480" cy="6096"/>
                          </a:xfrm>
                          <a:prstGeom prst="rect">
                            <a:avLst/>
                          </a:prstGeom>
                        </pic:spPr>
                      </pic:pic>
                      <pic:pic xmlns:pic="http://schemas.openxmlformats.org/drawingml/2006/picture">
                        <pic:nvPicPr>
                          <pic:cNvPr id="13344" name="Picture 13344"/>
                          <pic:cNvPicPr/>
                        </pic:nvPicPr>
                        <pic:blipFill>
                          <a:blip r:embed="rId33"/>
                          <a:stretch>
                            <a:fillRect/>
                          </a:stretch>
                        </pic:blipFill>
                        <pic:spPr>
                          <a:xfrm>
                            <a:off x="4877765" y="0"/>
                            <a:ext cx="30480" cy="6096"/>
                          </a:xfrm>
                          <a:prstGeom prst="rect">
                            <a:avLst/>
                          </a:prstGeom>
                        </pic:spPr>
                      </pic:pic>
                      <pic:pic xmlns:pic="http://schemas.openxmlformats.org/drawingml/2006/picture">
                        <pic:nvPicPr>
                          <pic:cNvPr id="13346" name="Picture 13346"/>
                          <pic:cNvPicPr/>
                        </pic:nvPicPr>
                        <pic:blipFill>
                          <a:blip r:embed="rId33"/>
                          <a:stretch>
                            <a:fillRect/>
                          </a:stretch>
                        </pic:blipFill>
                        <pic:spPr>
                          <a:xfrm>
                            <a:off x="4908246" y="0"/>
                            <a:ext cx="30480" cy="6096"/>
                          </a:xfrm>
                          <a:prstGeom prst="rect">
                            <a:avLst/>
                          </a:prstGeom>
                        </pic:spPr>
                      </pic:pic>
                      <pic:pic xmlns:pic="http://schemas.openxmlformats.org/drawingml/2006/picture">
                        <pic:nvPicPr>
                          <pic:cNvPr id="13348" name="Picture 13348"/>
                          <pic:cNvPicPr/>
                        </pic:nvPicPr>
                        <pic:blipFill>
                          <a:blip r:embed="rId33"/>
                          <a:stretch>
                            <a:fillRect/>
                          </a:stretch>
                        </pic:blipFill>
                        <pic:spPr>
                          <a:xfrm>
                            <a:off x="4938726" y="0"/>
                            <a:ext cx="30480" cy="6096"/>
                          </a:xfrm>
                          <a:prstGeom prst="rect">
                            <a:avLst/>
                          </a:prstGeom>
                        </pic:spPr>
                      </pic:pic>
                      <pic:pic xmlns:pic="http://schemas.openxmlformats.org/drawingml/2006/picture">
                        <pic:nvPicPr>
                          <pic:cNvPr id="13350" name="Picture 13350"/>
                          <pic:cNvPicPr/>
                        </pic:nvPicPr>
                        <pic:blipFill>
                          <a:blip r:embed="rId33"/>
                          <a:stretch>
                            <a:fillRect/>
                          </a:stretch>
                        </pic:blipFill>
                        <pic:spPr>
                          <a:xfrm>
                            <a:off x="4969205" y="0"/>
                            <a:ext cx="30480" cy="6096"/>
                          </a:xfrm>
                          <a:prstGeom prst="rect">
                            <a:avLst/>
                          </a:prstGeom>
                        </pic:spPr>
                      </pic:pic>
                      <pic:pic xmlns:pic="http://schemas.openxmlformats.org/drawingml/2006/picture">
                        <pic:nvPicPr>
                          <pic:cNvPr id="13352" name="Picture 13352"/>
                          <pic:cNvPicPr/>
                        </pic:nvPicPr>
                        <pic:blipFill>
                          <a:blip r:embed="rId33"/>
                          <a:stretch>
                            <a:fillRect/>
                          </a:stretch>
                        </pic:blipFill>
                        <pic:spPr>
                          <a:xfrm>
                            <a:off x="4999685" y="0"/>
                            <a:ext cx="30480" cy="6096"/>
                          </a:xfrm>
                          <a:prstGeom prst="rect">
                            <a:avLst/>
                          </a:prstGeom>
                        </pic:spPr>
                      </pic:pic>
                      <pic:pic xmlns:pic="http://schemas.openxmlformats.org/drawingml/2006/picture">
                        <pic:nvPicPr>
                          <pic:cNvPr id="13354" name="Picture 13354"/>
                          <pic:cNvPicPr/>
                        </pic:nvPicPr>
                        <pic:blipFill>
                          <a:blip r:embed="rId33"/>
                          <a:stretch>
                            <a:fillRect/>
                          </a:stretch>
                        </pic:blipFill>
                        <pic:spPr>
                          <a:xfrm>
                            <a:off x="5030165" y="0"/>
                            <a:ext cx="30480" cy="6096"/>
                          </a:xfrm>
                          <a:prstGeom prst="rect">
                            <a:avLst/>
                          </a:prstGeom>
                        </pic:spPr>
                      </pic:pic>
                      <pic:pic xmlns:pic="http://schemas.openxmlformats.org/drawingml/2006/picture">
                        <pic:nvPicPr>
                          <pic:cNvPr id="13356" name="Picture 13356"/>
                          <pic:cNvPicPr/>
                        </pic:nvPicPr>
                        <pic:blipFill>
                          <a:blip r:embed="rId33"/>
                          <a:stretch>
                            <a:fillRect/>
                          </a:stretch>
                        </pic:blipFill>
                        <pic:spPr>
                          <a:xfrm>
                            <a:off x="5060646" y="0"/>
                            <a:ext cx="30480" cy="6096"/>
                          </a:xfrm>
                          <a:prstGeom prst="rect">
                            <a:avLst/>
                          </a:prstGeom>
                        </pic:spPr>
                      </pic:pic>
                      <pic:pic xmlns:pic="http://schemas.openxmlformats.org/drawingml/2006/picture">
                        <pic:nvPicPr>
                          <pic:cNvPr id="13358" name="Picture 13358"/>
                          <pic:cNvPicPr/>
                        </pic:nvPicPr>
                        <pic:blipFill>
                          <a:blip r:embed="rId33"/>
                          <a:stretch>
                            <a:fillRect/>
                          </a:stretch>
                        </pic:blipFill>
                        <pic:spPr>
                          <a:xfrm>
                            <a:off x="5091126" y="0"/>
                            <a:ext cx="30480" cy="6096"/>
                          </a:xfrm>
                          <a:prstGeom prst="rect">
                            <a:avLst/>
                          </a:prstGeom>
                        </pic:spPr>
                      </pic:pic>
                      <pic:pic xmlns:pic="http://schemas.openxmlformats.org/drawingml/2006/picture">
                        <pic:nvPicPr>
                          <pic:cNvPr id="13360" name="Picture 13360"/>
                          <pic:cNvPicPr/>
                        </pic:nvPicPr>
                        <pic:blipFill>
                          <a:blip r:embed="rId33"/>
                          <a:stretch>
                            <a:fillRect/>
                          </a:stretch>
                        </pic:blipFill>
                        <pic:spPr>
                          <a:xfrm>
                            <a:off x="5121605" y="0"/>
                            <a:ext cx="30480" cy="6096"/>
                          </a:xfrm>
                          <a:prstGeom prst="rect">
                            <a:avLst/>
                          </a:prstGeom>
                        </pic:spPr>
                      </pic:pic>
                      <pic:pic xmlns:pic="http://schemas.openxmlformats.org/drawingml/2006/picture">
                        <pic:nvPicPr>
                          <pic:cNvPr id="13362" name="Picture 13362"/>
                          <pic:cNvPicPr/>
                        </pic:nvPicPr>
                        <pic:blipFill>
                          <a:blip r:embed="rId33"/>
                          <a:stretch>
                            <a:fillRect/>
                          </a:stretch>
                        </pic:blipFill>
                        <pic:spPr>
                          <a:xfrm>
                            <a:off x="5152085" y="0"/>
                            <a:ext cx="30480" cy="6096"/>
                          </a:xfrm>
                          <a:prstGeom prst="rect">
                            <a:avLst/>
                          </a:prstGeom>
                        </pic:spPr>
                      </pic:pic>
                      <pic:pic xmlns:pic="http://schemas.openxmlformats.org/drawingml/2006/picture">
                        <pic:nvPicPr>
                          <pic:cNvPr id="13364" name="Picture 13364"/>
                          <pic:cNvPicPr/>
                        </pic:nvPicPr>
                        <pic:blipFill>
                          <a:blip r:embed="rId33"/>
                          <a:stretch>
                            <a:fillRect/>
                          </a:stretch>
                        </pic:blipFill>
                        <pic:spPr>
                          <a:xfrm>
                            <a:off x="5182565" y="0"/>
                            <a:ext cx="30480" cy="6096"/>
                          </a:xfrm>
                          <a:prstGeom prst="rect">
                            <a:avLst/>
                          </a:prstGeom>
                        </pic:spPr>
                      </pic:pic>
                      <pic:pic xmlns:pic="http://schemas.openxmlformats.org/drawingml/2006/picture">
                        <pic:nvPicPr>
                          <pic:cNvPr id="13366" name="Picture 13366"/>
                          <pic:cNvPicPr/>
                        </pic:nvPicPr>
                        <pic:blipFill>
                          <a:blip r:embed="rId33"/>
                          <a:stretch>
                            <a:fillRect/>
                          </a:stretch>
                        </pic:blipFill>
                        <pic:spPr>
                          <a:xfrm>
                            <a:off x="5213046" y="0"/>
                            <a:ext cx="30480" cy="6096"/>
                          </a:xfrm>
                          <a:prstGeom prst="rect">
                            <a:avLst/>
                          </a:prstGeom>
                        </pic:spPr>
                      </pic:pic>
                      <pic:pic xmlns:pic="http://schemas.openxmlformats.org/drawingml/2006/picture">
                        <pic:nvPicPr>
                          <pic:cNvPr id="13368" name="Picture 13368"/>
                          <pic:cNvPicPr/>
                        </pic:nvPicPr>
                        <pic:blipFill>
                          <a:blip r:embed="rId33"/>
                          <a:stretch>
                            <a:fillRect/>
                          </a:stretch>
                        </pic:blipFill>
                        <pic:spPr>
                          <a:xfrm>
                            <a:off x="5243526" y="0"/>
                            <a:ext cx="30480" cy="6096"/>
                          </a:xfrm>
                          <a:prstGeom prst="rect">
                            <a:avLst/>
                          </a:prstGeom>
                        </pic:spPr>
                      </pic:pic>
                      <pic:pic xmlns:pic="http://schemas.openxmlformats.org/drawingml/2006/picture">
                        <pic:nvPicPr>
                          <pic:cNvPr id="13370" name="Picture 13370"/>
                          <pic:cNvPicPr/>
                        </pic:nvPicPr>
                        <pic:blipFill>
                          <a:blip r:embed="rId33"/>
                          <a:stretch>
                            <a:fillRect/>
                          </a:stretch>
                        </pic:blipFill>
                        <pic:spPr>
                          <a:xfrm>
                            <a:off x="5274005" y="0"/>
                            <a:ext cx="30480" cy="6096"/>
                          </a:xfrm>
                          <a:prstGeom prst="rect">
                            <a:avLst/>
                          </a:prstGeom>
                        </pic:spPr>
                      </pic:pic>
                      <pic:pic xmlns:pic="http://schemas.openxmlformats.org/drawingml/2006/picture">
                        <pic:nvPicPr>
                          <pic:cNvPr id="13372" name="Picture 13372"/>
                          <pic:cNvPicPr/>
                        </pic:nvPicPr>
                        <pic:blipFill>
                          <a:blip r:embed="rId33"/>
                          <a:stretch>
                            <a:fillRect/>
                          </a:stretch>
                        </pic:blipFill>
                        <pic:spPr>
                          <a:xfrm>
                            <a:off x="5304485" y="0"/>
                            <a:ext cx="30480" cy="6096"/>
                          </a:xfrm>
                          <a:prstGeom prst="rect">
                            <a:avLst/>
                          </a:prstGeom>
                        </pic:spPr>
                      </pic:pic>
                      <pic:pic xmlns:pic="http://schemas.openxmlformats.org/drawingml/2006/picture">
                        <pic:nvPicPr>
                          <pic:cNvPr id="13374" name="Picture 13374"/>
                          <pic:cNvPicPr/>
                        </pic:nvPicPr>
                        <pic:blipFill>
                          <a:blip r:embed="rId33"/>
                          <a:stretch>
                            <a:fillRect/>
                          </a:stretch>
                        </pic:blipFill>
                        <pic:spPr>
                          <a:xfrm>
                            <a:off x="5334965" y="0"/>
                            <a:ext cx="30480" cy="6096"/>
                          </a:xfrm>
                          <a:prstGeom prst="rect">
                            <a:avLst/>
                          </a:prstGeom>
                        </pic:spPr>
                      </pic:pic>
                      <pic:pic xmlns:pic="http://schemas.openxmlformats.org/drawingml/2006/picture">
                        <pic:nvPicPr>
                          <pic:cNvPr id="13376" name="Picture 13376"/>
                          <pic:cNvPicPr/>
                        </pic:nvPicPr>
                        <pic:blipFill>
                          <a:blip r:embed="rId33"/>
                          <a:stretch>
                            <a:fillRect/>
                          </a:stretch>
                        </pic:blipFill>
                        <pic:spPr>
                          <a:xfrm>
                            <a:off x="5365446" y="0"/>
                            <a:ext cx="30480" cy="6096"/>
                          </a:xfrm>
                          <a:prstGeom prst="rect">
                            <a:avLst/>
                          </a:prstGeom>
                        </pic:spPr>
                      </pic:pic>
                      <pic:pic xmlns:pic="http://schemas.openxmlformats.org/drawingml/2006/picture">
                        <pic:nvPicPr>
                          <pic:cNvPr id="13378" name="Picture 13378"/>
                          <pic:cNvPicPr/>
                        </pic:nvPicPr>
                        <pic:blipFill>
                          <a:blip r:embed="rId33"/>
                          <a:stretch>
                            <a:fillRect/>
                          </a:stretch>
                        </pic:blipFill>
                        <pic:spPr>
                          <a:xfrm>
                            <a:off x="5395926" y="0"/>
                            <a:ext cx="30480" cy="6096"/>
                          </a:xfrm>
                          <a:prstGeom prst="rect">
                            <a:avLst/>
                          </a:prstGeom>
                        </pic:spPr>
                      </pic:pic>
                      <pic:pic xmlns:pic="http://schemas.openxmlformats.org/drawingml/2006/picture">
                        <pic:nvPicPr>
                          <pic:cNvPr id="13380" name="Picture 13380"/>
                          <pic:cNvPicPr/>
                        </pic:nvPicPr>
                        <pic:blipFill>
                          <a:blip r:embed="rId33"/>
                          <a:stretch>
                            <a:fillRect/>
                          </a:stretch>
                        </pic:blipFill>
                        <pic:spPr>
                          <a:xfrm>
                            <a:off x="5426405" y="0"/>
                            <a:ext cx="30480" cy="6096"/>
                          </a:xfrm>
                          <a:prstGeom prst="rect">
                            <a:avLst/>
                          </a:prstGeom>
                        </pic:spPr>
                      </pic:pic>
                      <pic:pic xmlns:pic="http://schemas.openxmlformats.org/drawingml/2006/picture">
                        <pic:nvPicPr>
                          <pic:cNvPr id="13382" name="Picture 13382"/>
                          <pic:cNvPicPr/>
                        </pic:nvPicPr>
                        <pic:blipFill>
                          <a:blip r:embed="rId33"/>
                          <a:stretch>
                            <a:fillRect/>
                          </a:stretch>
                        </pic:blipFill>
                        <pic:spPr>
                          <a:xfrm>
                            <a:off x="5456885" y="0"/>
                            <a:ext cx="30480" cy="6096"/>
                          </a:xfrm>
                          <a:prstGeom prst="rect">
                            <a:avLst/>
                          </a:prstGeom>
                        </pic:spPr>
                      </pic:pic>
                      <pic:pic xmlns:pic="http://schemas.openxmlformats.org/drawingml/2006/picture">
                        <pic:nvPicPr>
                          <pic:cNvPr id="13384" name="Picture 13384"/>
                          <pic:cNvPicPr/>
                        </pic:nvPicPr>
                        <pic:blipFill>
                          <a:blip r:embed="rId33"/>
                          <a:stretch>
                            <a:fillRect/>
                          </a:stretch>
                        </pic:blipFill>
                        <pic:spPr>
                          <a:xfrm>
                            <a:off x="5487365" y="0"/>
                            <a:ext cx="30480" cy="6096"/>
                          </a:xfrm>
                          <a:prstGeom prst="rect">
                            <a:avLst/>
                          </a:prstGeom>
                        </pic:spPr>
                      </pic:pic>
                      <pic:pic xmlns:pic="http://schemas.openxmlformats.org/drawingml/2006/picture">
                        <pic:nvPicPr>
                          <pic:cNvPr id="13386" name="Picture 13386"/>
                          <pic:cNvPicPr/>
                        </pic:nvPicPr>
                        <pic:blipFill>
                          <a:blip r:embed="rId33"/>
                          <a:stretch>
                            <a:fillRect/>
                          </a:stretch>
                        </pic:blipFill>
                        <pic:spPr>
                          <a:xfrm>
                            <a:off x="5517846" y="0"/>
                            <a:ext cx="30480" cy="6096"/>
                          </a:xfrm>
                          <a:prstGeom prst="rect">
                            <a:avLst/>
                          </a:prstGeom>
                        </pic:spPr>
                      </pic:pic>
                      <pic:pic xmlns:pic="http://schemas.openxmlformats.org/drawingml/2006/picture">
                        <pic:nvPicPr>
                          <pic:cNvPr id="13388" name="Picture 13388"/>
                          <pic:cNvPicPr/>
                        </pic:nvPicPr>
                        <pic:blipFill>
                          <a:blip r:embed="rId33"/>
                          <a:stretch>
                            <a:fillRect/>
                          </a:stretch>
                        </pic:blipFill>
                        <pic:spPr>
                          <a:xfrm>
                            <a:off x="5548326" y="0"/>
                            <a:ext cx="30480" cy="6096"/>
                          </a:xfrm>
                          <a:prstGeom prst="rect">
                            <a:avLst/>
                          </a:prstGeom>
                        </pic:spPr>
                      </pic:pic>
                      <pic:pic xmlns:pic="http://schemas.openxmlformats.org/drawingml/2006/picture">
                        <pic:nvPicPr>
                          <pic:cNvPr id="13390" name="Picture 13390"/>
                          <pic:cNvPicPr/>
                        </pic:nvPicPr>
                        <pic:blipFill>
                          <a:blip r:embed="rId33"/>
                          <a:stretch>
                            <a:fillRect/>
                          </a:stretch>
                        </pic:blipFill>
                        <pic:spPr>
                          <a:xfrm>
                            <a:off x="5578805" y="0"/>
                            <a:ext cx="30480" cy="6096"/>
                          </a:xfrm>
                          <a:prstGeom prst="rect">
                            <a:avLst/>
                          </a:prstGeom>
                        </pic:spPr>
                      </pic:pic>
                      <pic:pic xmlns:pic="http://schemas.openxmlformats.org/drawingml/2006/picture">
                        <pic:nvPicPr>
                          <pic:cNvPr id="13392" name="Picture 13392"/>
                          <pic:cNvPicPr/>
                        </pic:nvPicPr>
                        <pic:blipFill>
                          <a:blip r:embed="rId33"/>
                          <a:stretch>
                            <a:fillRect/>
                          </a:stretch>
                        </pic:blipFill>
                        <pic:spPr>
                          <a:xfrm>
                            <a:off x="5609285" y="0"/>
                            <a:ext cx="30480" cy="6096"/>
                          </a:xfrm>
                          <a:prstGeom prst="rect">
                            <a:avLst/>
                          </a:prstGeom>
                        </pic:spPr>
                      </pic:pic>
                      <pic:pic xmlns:pic="http://schemas.openxmlformats.org/drawingml/2006/picture">
                        <pic:nvPicPr>
                          <pic:cNvPr id="13394" name="Picture 13394"/>
                          <pic:cNvPicPr/>
                        </pic:nvPicPr>
                        <pic:blipFill>
                          <a:blip r:embed="rId33"/>
                          <a:stretch>
                            <a:fillRect/>
                          </a:stretch>
                        </pic:blipFill>
                        <pic:spPr>
                          <a:xfrm>
                            <a:off x="5639766" y="0"/>
                            <a:ext cx="30480" cy="6096"/>
                          </a:xfrm>
                          <a:prstGeom prst="rect">
                            <a:avLst/>
                          </a:prstGeom>
                        </pic:spPr>
                      </pic:pic>
                      <pic:pic xmlns:pic="http://schemas.openxmlformats.org/drawingml/2006/picture">
                        <pic:nvPicPr>
                          <pic:cNvPr id="13396" name="Picture 13396"/>
                          <pic:cNvPicPr/>
                        </pic:nvPicPr>
                        <pic:blipFill>
                          <a:blip r:embed="rId33"/>
                          <a:stretch>
                            <a:fillRect/>
                          </a:stretch>
                        </pic:blipFill>
                        <pic:spPr>
                          <a:xfrm>
                            <a:off x="5670245" y="0"/>
                            <a:ext cx="30480" cy="6096"/>
                          </a:xfrm>
                          <a:prstGeom prst="rect">
                            <a:avLst/>
                          </a:prstGeom>
                        </pic:spPr>
                      </pic:pic>
                      <pic:pic xmlns:pic="http://schemas.openxmlformats.org/drawingml/2006/picture">
                        <pic:nvPicPr>
                          <pic:cNvPr id="13398" name="Picture 13398"/>
                          <pic:cNvPicPr/>
                        </pic:nvPicPr>
                        <pic:blipFill>
                          <a:blip r:embed="rId33"/>
                          <a:stretch>
                            <a:fillRect/>
                          </a:stretch>
                        </pic:blipFill>
                        <pic:spPr>
                          <a:xfrm>
                            <a:off x="5700726" y="0"/>
                            <a:ext cx="30480" cy="6096"/>
                          </a:xfrm>
                          <a:prstGeom prst="rect">
                            <a:avLst/>
                          </a:prstGeom>
                        </pic:spPr>
                      </pic:pic>
                      <pic:pic xmlns:pic="http://schemas.openxmlformats.org/drawingml/2006/picture">
                        <pic:nvPicPr>
                          <pic:cNvPr id="13400" name="Picture 13400"/>
                          <pic:cNvPicPr/>
                        </pic:nvPicPr>
                        <pic:blipFill>
                          <a:blip r:embed="rId33"/>
                          <a:stretch>
                            <a:fillRect/>
                          </a:stretch>
                        </pic:blipFill>
                        <pic:spPr>
                          <a:xfrm>
                            <a:off x="5731206" y="0"/>
                            <a:ext cx="30480" cy="6096"/>
                          </a:xfrm>
                          <a:prstGeom prst="rect">
                            <a:avLst/>
                          </a:prstGeom>
                        </pic:spPr>
                      </pic:pic>
                      <pic:pic xmlns:pic="http://schemas.openxmlformats.org/drawingml/2006/picture">
                        <pic:nvPicPr>
                          <pic:cNvPr id="13402" name="Picture 13402"/>
                          <pic:cNvPicPr/>
                        </pic:nvPicPr>
                        <pic:blipFill>
                          <a:blip r:embed="rId33"/>
                          <a:stretch>
                            <a:fillRect/>
                          </a:stretch>
                        </pic:blipFill>
                        <pic:spPr>
                          <a:xfrm>
                            <a:off x="5761685" y="0"/>
                            <a:ext cx="30480" cy="6096"/>
                          </a:xfrm>
                          <a:prstGeom prst="rect">
                            <a:avLst/>
                          </a:prstGeom>
                        </pic:spPr>
                      </pic:pic>
                      <pic:pic xmlns:pic="http://schemas.openxmlformats.org/drawingml/2006/picture">
                        <pic:nvPicPr>
                          <pic:cNvPr id="13404" name="Picture 13404"/>
                          <pic:cNvPicPr/>
                        </pic:nvPicPr>
                        <pic:blipFill>
                          <a:blip r:embed="rId34"/>
                          <a:stretch>
                            <a:fillRect/>
                          </a:stretch>
                        </pic:blipFill>
                        <pic:spPr>
                          <a:xfrm>
                            <a:off x="5792166" y="0"/>
                            <a:ext cx="4572" cy="6096"/>
                          </a:xfrm>
                          <a:prstGeom prst="rect">
                            <a:avLst/>
                          </a:prstGeom>
                        </pic:spPr>
                      </pic:pic>
                    </wpg:wgp>
                  </a:graphicData>
                </a:graphic>
              </wp:inline>
            </w:drawing>
          </mc:Choice>
          <mc:Fallback>
            <w:pict>
              <v:group w14:anchorId="6A64E933" id="Group 77493"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">
                <v:shape id="Picture 13024"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">
                  <v:imagedata r:id="rId35" o:title=""/>
                </v:shape>
                <v:shape id="Picture 13026"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">
                  <v:imagedata r:id="rId35" o:title=""/>
                </v:shape>
                <v:shape id="Picture 13028"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">
                  <v:imagedata r:id="rId35" o:title=""/>
                </v:shape>
                <v:shape id="Picture 13030"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">
                  <v:imagedata r:id="rId35" o:title=""/>
                </v:shape>
                <v:shape id="Picture 13032"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">
                  <v:imagedata r:id="rId35" o:title=""/>
                </v:shape>
                <v:shape id="Picture 13034"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">
                  <v:imagedata r:id="rId35" o:title=""/>
                </v:shape>
                <v:shape id="Picture 13036"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">
                  <v:imagedata r:id="rId35" o:title=""/>
                </v:shape>
                <v:shape id="Picture 13038"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">
                  <v:imagedata r:id="rId35" o:title=""/>
                </v:shape>
                <v:shape id="Picture 13040"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">
                  <v:imagedata r:id="rId35" o:title=""/>
                </v:shape>
                <v:shape id="Picture 13042"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">
                  <v:imagedata r:id="rId35" o:title=""/>
                </v:shape>
                <v:shape id="Picture 13044"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">
                  <v:imagedata r:id="rId35" o:title=""/>
                </v:shape>
                <v:shape id="Picture 13046"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">
                  <v:imagedata r:id="rId35" o:title=""/>
                </v:shape>
                <v:shape id="Picture 13048"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">
                  <v:imagedata r:id="rId35" o:title=""/>
                </v:shape>
                <v:shape id="Picture 13050"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">
                  <v:imagedata r:id="rId35" o:title=""/>
                </v:shape>
                <v:shape id="Picture 13052"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">
                  <v:imagedata r:id="rId35" o:title=""/>
                </v:shape>
                <v:shape id="Picture 13054"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">
                  <v:imagedata r:id="rId35" o:title=""/>
                </v:shape>
                <v:shape id="Picture 13056"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">
                  <v:imagedata r:id="rId35" o:title=""/>
                </v:shape>
                <v:shape id="Picture 13058"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">
                  <v:imagedata r:id="rId35" o:title=""/>
                </v:shape>
                <v:shape id="Picture 13060"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">
                  <v:imagedata r:id="rId35" o:title=""/>
                </v:shape>
                <v:shape id="Picture 13062"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">
                  <v:imagedata r:id="rId35" o:title=""/>
                </v:shape>
                <v:shape id="Picture 13064"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">
                  <v:imagedata r:id="rId35" o:title=""/>
                </v:shape>
                <v:shape id="Picture 13066"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">
                  <v:imagedata r:id="rId35" o:title=""/>
                </v:shape>
                <v:shape id="Picture 13068"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">
                  <v:imagedata r:id="rId35" o:title=""/>
                </v:shape>
                <v:shape id="Picture 13070"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">
                  <v:imagedata r:id="rId35" o:title=""/>
                </v:shape>
                <v:shape id="Picture 13072"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">
                  <v:imagedata r:id="rId35" o:title=""/>
                </v:shape>
                <v:shape id="Picture 13074"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">
                  <v:imagedata r:id="rId35" o:title=""/>
                </v:shape>
                <v:shape id="Picture 13076"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">
                  <v:imagedata r:id="rId35" o:title=""/>
                </v:shape>
                <v:shape id="Picture 13078"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">
                  <v:imagedata r:id="rId35" o:title=""/>
                </v:shape>
                <v:shape id="Picture 13080"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">
                  <v:imagedata r:id="rId35" o:title=""/>
                </v:shape>
                <v:shape id="Picture 13082"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">
                  <v:imagedata r:id="rId35" o:title=""/>
                </v:shape>
                <v:shape id="Picture 13084"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">
                  <v:imagedata r:id="rId35" o:title=""/>
                </v:shape>
                <v:shape id="Picture 13086"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">
                  <v:imagedata r:id="rId35" o:title=""/>
                </v:shape>
                <v:shape id="Picture 13088"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">
                  <v:imagedata r:id="rId35" o:title=""/>
                </v:shape>
                <v:shape id="Picture 13090"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">
                  <v:imagedata r:id="rId35" o:title=""/>
                </v:shape>
                <v:shape id="Picture 13092"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">
                  <v:imagedata r:id="rId35" o:title=""/>
                </v:shape>
                <v:shape id="Picture 13094"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">
                  <v:imagedata r:id="rId35" o:title=""/>
                </v:shape>
                <v:shape id="Picture 13096"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">
                  <v:imagedata r:id="rId35" o:title=""/>
                </v:shape>
                <v:shape id="Picture 13098"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">
                  <v:imagedata r:id="rId35" o:title=""/>
                </v:shape>
                <v:shape id="Picture 13100"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">
                  <v:imagedata r:id="rId35" o:title=""/>
                </v:shape>
                <v:shape id="Picture 13102"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">
                  <v:imagedata r:id="rId35" o:title=""/>
                </v:shape>
                <v:shape id="Picture 13104"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">
                  <v:imagedata r:id="rId35" o:title=""/>
                </v:shape>
                <v:shape id="Picture 13106"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">
                  <v:imagedata r:id="rId35" o:title=""/>
                </v:shape>
                <v:shape id="Picture 13108"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">
                  <v:imagedata r:id="rId35" o:title=""/>
                </v:shape>
                <v:shape id="Picture 13110"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">
                  <v:imagedata r:id="rId35" o:title=""/>
                </v:shape>
                <v:shape id="Picture 13112"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">
                  <v:imagedata r:id="rId35" o:title=""/>
                </v:shape>
                <v:shape id="Picture 13114"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">
                  <v:imagedata r:id="rId35" o:title=""/>
                </v:shape>
                <v:shape id="Picture 13116"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">
                  <v:imagedata r:id="rId35" o:title=""/>
                </v:shape>
                <v:shape id="Picture 13118"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">
                  <v:imagedata r:id="rId35" o:title=""/>
                </v:shape>
                <v:shape id="Picture 13120"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">
                  <v:imagedata r:id="rId35" o:title=""/>
                </v:shape>
                <v:shape id="Picture 13122"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">
                  <v:imagedata r:id="rId35" o:title=""/>
                </v:shape>
                <v:shape id="Picture 13124"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">
                  <v:imagedata r:id="rId35" o:title=""/>
                </v:shape>
                <v:shape id="Picture 13126"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">
                  <v:imagedata r:id="rId35" o:title=""/>
                </v:shape>
                <v:shape id="Picture 13128"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">
                  <v:imagedata r:id="rId35" o:title=""/>
                </v:shape>
                <v:shape id="Picture 13130"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">
                  <v:imagedata r:id="rId35" o:title=""/>
                </v:shape>
                <v:shape id="Picture 13132"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">
                  <v:imagedata r:id="rId35" o:title=""/>
                </v:shape>
                <v:shape id="Picture 13134"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">
                  <v:imagedata r:id="rId35" o:title=""/>
                </v:shape>
                <v:shape id="Picture 13136"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">
                  <v:imagedata r:id="rId35" o:title=""/>
                </v:shape>
                <v:shape id="Picture 13138"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">
                  <v:imagedata r:id="rId35" o:title=""/>
                </v:shape>
                <v:shape id="Picture 13140"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">
                  <v:imagedata r:id="rId35" o:title=""/>
                </v:shape>
                <v:shape id="Picture 13142"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">
                  <v:imagedata r:id="rId35" o:title=""/>
                </v:shape>
                <v:shape id="Picture 13144"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">
                  <v:imagedata r:id="rId35" o:title=""/>
                </v:shape>
                <v:shape id="Picture 13146"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">
                  <v:imagedata r:id="rId35" o:title=""/>
                </v:shape>
                <v:shape id="Picture 13148"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">
                  <v:imagedata r:id="rId35" o:title=""/>
                </v:shape>
                <v:shape id="Picture 13150"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">
                  <v:imagedata r:id="rId35" o:title=""/>
                </v:shape>
                <v:shape id="Picture 13152"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">
                  <v:imagedata r:id="rId35" o:title=""/>
                </v:shape>
                <v:shape id="Picture 13154"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">
                  <v:imagedata r:id="rId35" o:title=""/>
                </v:shape>
                <v:shape id="Picture 13156"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">
                  <v:imagedata r:id="rId35" o:title=""/>
                </v:shape>
                <v:shape id="Picture 13158"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">
                  <v:imagedata r:id="rId35" o:title=""/>
                </v:shape>
                <v:shape id="Picture 13160"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">
                  <v:imagedata r:id="rId35" o:title=""/>
                </v:shape>
                <v:shape id="Picture 13162"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">
                  <v:imagedata r:id="rId35" o:title=""/>
                </v:shape>
                <v:shape id="Picture 13164"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">
                  <v:imagedata r:id="rId35" o:title=""/>
                </v:shape>
                <v:shape id="Picture 13166"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">
                  <v:imagedata r:id="rId35" o:title=""/>
                </v:shape>
                <v:shape id="Picture 13168"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">
                  <v:imagedata r:id="rId35" o:title=""/>
                </v:shape>
                <v:shape id="Picture 13170"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">
                  <v:imagedata r:id="rId35" o:title=""/>
                </v:shape>
                <v:shape id="Picture 13172"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">
                  <v:imagedata r:id="rId35" o:title=""/>
                </v:shape>
                <v:shape id="Picture 13174"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">
                  <v:imagedata r:id="rId35" o:title=""/>
                </v:shape>
                <v:shape id="Picture 13176"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">
                  <v:imagedata r:id="rId35" o:title=""/>
                </v:shape>
                <v:shape id="Picture 13178"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">
                  <v:imagedata r:id="rId35" o:title=""/>
                </v:shape>
                <v:shape id="Picture 13180"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">
                  <v:imagedata r:id="rId35" o:title=""/>
                </v:shape>
                <v:shape id="Picture 13182"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">
                  <v:imagedata r:id="rId35" o:title=""/>
                </v:shape>
                <v:shape id="Picture 13184"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">
                  <v:imagedata r:id="rId35" o:title=""/>
                </v:shape>
                <v:shape id="Picture 13186"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">
                  <v:imagedata r:id="rId35" o:title=""/>
                </v:shape>
                <v:shape id="Picture 13188"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">
                  <v:imagedata r:id="rId35" o:title=""/>
                </v:shape>
                <v:shape id="Picture 13190"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">
                  <v:imagedata r:id="rId35" o:title=""/>
                </v:shape>
                <v:shape id="Picture 13192"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">
                  <v:imagedata r:id="rId35" o:title=""/>
                </v:shape>
                <v:shape id="Picture 13194"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">
                  <v:imagedata r:id="rId35" o:title=""/>
                </v:shape>
                <v:shape id="Picture 13196"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">
                  <v:imagedata r:id="rId35" o:title=""/>
                </v:shape>
                <v:shape id="Picture 13198"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">
                  <v:imagedata r:id="rId35" o:title=""/>
                </v:shape>
                <v:shape id="Picture 13200"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">
                  <v:imagedata r:id="rId35" o:title=""/>
                </v:shape>
                <v:shape id="Picture 13202"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">
                  <v:imagedata r:id="rId35" o:title=""/>
                </v:shape>
                <v:shape id="Picture 13204"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">
                  <v:imagedata r:id="rId35" o:title=""/>
                </v:shape>
                <v:shape id="Picture 13206"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">
                  <v:imagedata r:id="rId35" o:title=""/>
                </v:shape>
                <v:shape id="Picture 13208"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">
                  <v:imagedata r:id="rId35" o:title=""/>
                </v:shape>
                <v:shape id="Picture 13210"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">
                  <v:imagedata r:id="rId35" o:title=""/>
                </v:shape>
                <v:shape id="Picture 13212"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">
                  <v:imagedata r:id="rId35" o:title=""/>
                </v:shape>
                <v:shape id="Picture 13214"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">
                  <v:imagedata r:id="rId35" o:title=""/>
                </v:shape>
                <v:shape id="Picture 13216"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">
                  <v:imagedata r:id="rId35" o:title=""/>
                </v:shape>
                <v:shape id="Picture 13218"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">
                  <v:imagedata r:id="rId35" o:title=""/>
                </v:shape>
                <v:shape id="Picture 13220"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">
                  <v:imagedata r:id="rId35" o:title=""/>
                </v:shape>
                <v:shape id="Picture 13222"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">
                  <v:imagedata r:id="rId35" o:title=""/>
                </v:shape>
                <v:shape id="Picture 13224"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">
                  <v:imagedata r:id="rId35" o:title=""/>
                </v:shape>
                <v:shape id="Picture 13226"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">
                  <v:imagedata r:id="rId35" o:title=""/>
                </v:shape>
                <v:shape id="Picture 13228"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">
                  <v:imagedata r:id="rId35" o:title=""/>
                </v:shape>
                <v:shape id="Picture 13230"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">
                  <v:imagedata r:id="rId35" o:title=""/>
                </v:shape>
                <v:shape id="Picture 13232"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">
                  <v:imagedata r:id="rId35" o:title=""/>
                </v:shape>
                <v:shape id="Picture 13234"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">
                  <v:imagedata r:id="rId35" o:title=""/>
                </v:shape>
                <v:shape id="Picture 13236"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">
                  <v:imagedata r:id="rId35" o:title=""/>
                </v:shape>
                <v:shape id="Picture 13238"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">
                  <v:imagedata r:id="rId35" o:title=""/>
                </v:shape>
                <v:shape id="Picture 13240"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">
                  <v:imagedata r:id="rId35" o:title=""/>
                </v:shape>
                <v:shape id="Picture 13242"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">
                  <v:imagedata r:id="rId35" o:title=""/>
                </v:shape>
                <v:shape id="Picture 13244"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">
                  <v:imagedata r:id="rId35" o:title=""/>
                </v:shape>
                <v:shape id="Picture 13246"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">
                  <v:imagedata r:id="rId35" o:title=""/>
                </v:shape>
                <v:shape id="Picture 13248"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">
                  <v:imagedata r:id="rId35" o:title=""/>
                </v:shape>
                <v:shape id="Picture 13250"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">
                  <v:imagedata r:id="rId35" o:title=""/>
                </v:shape>
                <v:shape id="Picture 13252"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">
                  <v:imagedata r:id="rId35" o:title=""/>
                </v:shape>
                <v:shape id="Picture 13254"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">
                  <v:imagedata r:id="rId35" o:title=""/>
                </v:shape>
                <v:shape id="Picture 13256"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">
                  <v:imagedata r:id="rId35" o:title=""/>
                </v:shape>
                <v:shape id="Picture 13258"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">
                  <v:imagedata r:id="rId35" o:title=""/>
                </v:shape>
                <v:shape id="Picture 13260"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">
                  <v:imagedata r:id="rId35" o:title=""/>
                </v:shape>
                <v:shape id="Picture 13262"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">
                  <v:imagedata r:id="rId35" o:title=""/>
                </v:shape>
                <v:shape id="Picture 13264"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">
                  <v:imagedata r:id="rId35" o:title=""/>
                </v:shape>
                <v:shape id="Picture 13266"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">
                  <v:imagedata r:id="rId35" o:title=""/>
                </v:shape>
                <v:shape id="Picture 13268"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">
                  <v:imagedata r:id="rId35" o:title=""/>
                </v:shape>
                <v:shape id="Picture 13270"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">
                  <v:imagedata r:id="rId35" o:title=""/>
                </v:shape>
                <v:shape id="Picture 13272"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">
                  <v:imagedata r:id="rId35" o:title=""/>
                </v:shape>
                <v:shape id="Picture 13274"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">
                  <v:imagedata r:id="rId35" o:title=""/>
                </v:shape>
                <v:shape id="Picture 13276"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">
                  <v:imagedata r:id="rId35" o:title=""/>
                </v:shape>
                <v:shape id="Picture 13278"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">
                  <v:imagedata r:id="rId35" o:title=""/>
                </v:shape>
                <v:shape id="Picture 13280"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">
                  <v:imagedata r:id="rId35" o:title=""/>
                </v:shape>
                <v:shape id="Picture 13282"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">
                  <v:imagedata r:id="rId35" o:title=""/>
                </v:shape>
                <v:shape id="Picture 13284"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">
                  <v:imagedata r:id="rId35" o:title=""/>
                </v:shape>
                <v:shape id="Picture 13286"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">
                  <v:imagedata r:id="rId35" o:title=""/>
                </v:shape>
                <v:shape id="Picture 13288"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">
                  <v:imagedata r:id="rId35" o:title=""/>
                </v:shape>
                <v:shape id="Picture 13290"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">
                  <v:imagedata r:id="rId35" o:title=""/>
                </v:shape>
                <v:shape id="Picture 13292"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">
                  <v:imagedata r:id="rId35" o:title=""/>
                </v:shape>
                <v:shape id="Picture 13294"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">
                  <v:imagedata r:id="rId35" o:title=""/>
                </v:shape>
                <v:shape id="Picture 13296"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">
                  <v:imagedata r:id="rId35" o:title=""/>
                </v:shape>
                <v:shape id="Picture 13298"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">
                  <v:imagedata r:id="rId35" o:title=""/>
                </v:shape>
                <v:shape id="Picture 13300"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">
                  <v:imagedata r:id="rId35" o:title=""/>
                </v:shape>
                <v:shape id="Picture 13302"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">
                  <v:imagedata r:id="rId35" o:title=""/>
                </v:shape>
                <v:shape id="Picture 13304"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">
                  <v:imagedata r:id="rId35" o:title=""/>
                </v:shape>
                <v:shape id="Picture 13306"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">
                  <v:imagedata r:id="rId35" o:title=""/>
                </v:shape>
                <v:shape id="Picture 13308"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">
                  <v:imagedata r:id="rId35" o:title=""/>
                </v:shape>
                <v:shape id="Picture 13310"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">
                  <v:imagedata r:id="rId35" o:title=""/>
                </v:shape>
                <v:shape id="Picture 13312"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">
                  <v:imagedata r:id="rId35" o:title=""/>
                </v:shape>
                <v:shape id="Picture 13314"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">
                  <v:imagedata r:id="rId35" o:title=""/>
                </v:shape>
                <v:shape id="Picture 13316"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">
                  <v:imagedata r:id="rId35" o:title=""/>
                </v:shape>
                <v:shape id="Picture 13318"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">
                  <v:imagedata r:id="rId35" o:title=""/>
                </v:shape>
                <v:shape id="Picture 13320"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">
                  <v:imagedata r:id="rId35" o:title=""/>
                </v:shape>
                <v:shape id="Picture 13322"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">
                  <v:imagedata r:id="rId35" o:title=""/>
                </v:shape>
                <v:shape id="Picture 13324"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">
                  <v:imagedata r:id="rId35" o:title=""/>
                </v:shape>
                <v:shape id="Picture 13326"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">
                  <v:imagedata r:id="rId35" o:title=""/>
                </v:shape>
                <v:shape id="Picture 13328"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">
                  <v:imagedata r:id="rId35" o:title=""/>
                </v:shape>
                <v:shape id="Picture 13330"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">
                  <v:imagedata r:id="rId35" o:title=""/>
                </v:shape>
                <v:shape id="Picture 13332"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">
                  <v:imagedata r:id="rId35" o:title=""/>
                </v:shape>
                <v:shape id="Picture 13334"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">
                  <v:imagedata r:id="rId35" o:title=""/>
                </v:shape>
                <v:shape id="Picture 13336"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">
                  <v:imagedata r:id="rId35" o:title=""/>
                </v:shape>
                <v:shape id="Picture 13338"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">
                  <v:imagedata r:id="rId35" o:title=""/>
                </v:shape>
                <v:shape id="Picture 13340"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">
                  <v:imagedata r:id="rId35" o:title=""/>
                </v:shape>
                <v:shape id="Picture 13342"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">
                  <v:imagedata r:id="rId35" o:title=""/>
                </v:shape>
                <v:shape id="Picture 13344"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">
                  <v:imagedata r:id="rId35" o:title=""/>
                </v:shape>
                <v:shape id="Picture 13346"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">
                  <v:imagedata r:id="rId35" o:title=""/>
                </v:shape>
                <v:shape id="Picture 13348"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">
                  <v:imagedata r:id="rId35" o:title=""/>
                </v:shape>
                <v:shape id="Picture 13350"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">
                  <v:imagedata r:id="rId35" o:title=""/>
                </v:shape>
                <v:shape id="Picture 13352"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">
                  <v:imagedata r:id="rId35" o:title=""/>
                </v:shape>
                <v:shape id="Picture 13354"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">
                  <v:imagedata r:id="rId35" o:title=""/>
                </v:shape>
                <v:shape id="Picture 13356"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">
                  <v:imagedata r:id="rId35" o:title=""/>
                </v:shape>
                <v:shape id="Picture 13358"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">
                  <v:imagedata r:id="rId35" o:title=""/>
                </v:shape>
                <v:shape id="Picture 13360"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">
                  <v:imagedata r:id="rId35" o:title=""/>
                </v:shape>
                <v:shape id="Picture 13362"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">
                  <v:imagedata r:id="rId35" o:title=""/>
                </v:shape>
                <v:shape id="Picture 13364"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">
                  <v:imagedata r:id="rId35" o:title=""/>
                </v:shape>
                <v:shape id="Picture 13366"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">
                  <v:imagedata r:id="rId35" o:title=""/>
                </v:shape>
                <v:shape id="Picture 13368"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">
                  <v:imagedata r:id="rId35" o:title=""/>
                </v:shape>
                <v:shape id="Picture 13370"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">
                  <v:imagedata r:id="rId35" o:title=""/>
                </v:shape>
                <v:shape id="Picture 13372"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">
                  <v:imagedata r:id="rId35" o:title=""/>
                </v:shape>
                <v:shape id="Picture 13374"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">
                  <v:imagedata r:id="rId35" o:title=""/>
                </v:shape>
                <v:shape id="Picture 13376"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">
                  <v:imagedata r:id="rId35" o:title=""/>
                </v:shape>
                <v:shape id="Picture 13378"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">
                  <v:imagedata r:id="rId35" o:title=""/>
                </v:shape>
                <v:shape id="Picture 13380"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">
                  <v:imagedata r:id="rId35" o:title=""/>
                </v:shape>
                <v:shape id="Picture 13382"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">
                  <v:imagedata r:id="rId35" o:title=""/>
                </v:shape>
                <v:shape id="Picture 13384"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">
                  <v:imagedata r:id="rId35" o:title=""/>
                </v:shape>
                <v:shape id="Picture 13386"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">
                  <v:imagedata r:id="rId35" o:title=""/>
                </v:shape>
                <v:shape id="Picture 13388"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">
                  <v:imagedata r:id="rId35" o:title=""/>
                </v:shape>
                <v:shape id="Picture 13390"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">
                  <v:imagedata r:id="rId35" o:title=""/>
                </v:shape>
                <v:shape id="Picture 13392"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">
                  <v:imagedata r:id="rId35" o:title=""/>
                </v:shape>
                <v:shape id="Picture 13394"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">
                  <v:imagedata r:id="rId35" o:title=""/>
                </v:shape>
                <v:shape id="Picture 13396"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">
                  <v:imagedata r:id="rId35" o:title=""/>
                </v:shape>
                <v:shape id="Picture 13398"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">
                  <v:imagedata r:id="rId35" o:title=""/>
                </v:shape>
                <v:shape id="Picture 13400"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">
                  <v:imagedata r:id="rId35" o:title=""/>
                </v:shape>
                <v:shape id="Picture 13402"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">
                  <v:imagedata r:id="rId35" o:title=""/>
                </v:shape>
                <v:shape id="Picture 13404"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">
                  <v:imagedata r:id="rId36" o:title=""/>
                </v:shape>
                <w10:anchorlock/>
              </v:group>
            </w:pict>
          </mc:Fallback>
        </mc:AlternateContent>
      </w:r>
    </w:p>
    <w:p w14:paraId="15C27880" w14:textId="77777777" w:rsidR="0090432E" w:rsidRDefault="004A30B3">
      <w:pPr>
        <w:ind w:left="-5" w:right="0"/>
      </w:pPr>
      <w:r>
        <w:t xml:space="preserve">Ein Auszug eines Unit Tests befindet sich im Anhang A10. Dort ist auch der Aufruf des Tests auf der Konsole des Webservers zu sehen. </w:t>
      </w:r>
    </w:p>
    <w:p w14:paraId="60957195" w14:textId="77777777" w:rsidR="000148E3" w:rsidRDefault="000148E3">
      <w:pPr>
        <w:ind w:left="-5" w:right="0"/>
      </w:pPr>
    </w:p>
    <w:tbl>
      <w:tblPr>
        <w:tblStyle w:val="TableGrid"/>
        <w:tblW w:w="8960" w:type="dxa"/>
        <w:tblInd w:w="-29" w:type="dxa"/>
        <w:tblCellMar>
          <w:top w:w="7" w:type="dxa"/>
          <w:right w:w="115" w:type="dxa"/>
        </w:tblCellMar>
        <w:tblLook w:val="04A0" w:firstRow="1" w:lastRow="0" w:firstColumn="1" w:lastColumn="0" w:noHBand="0" w:noVBand="1"/>
      </w:tblPr>
      <w:tblGrid>
        <w:gridCol w:w="8960"/>
      </w:tblGrid>
      <w:tr w:rsidR="000148E3" w14:paraId="2AF69069" w14:textId="77777777" w:rsidTr="00297378">
        <w:trPr>
          <w:trHeight w:val="655"/>
        </w:trPr>
        <w:tc>
          <w:tcPr>
            <w:tcW w:w="8960" w:type="dxa"/>
            <w:tcBorders>
              <w:top w:val="nil"/>
              <w:left w:val="nil"/>
              <w:bottom w:val="nil"/>
              <w:right w:val="nil"/>
            </w:tcBorders>
            <w:shd w:val="clear" w:color="auto" w:fill="1F4E79"/>
          </w:tcPr>
          <w:p w14:paraId="60334BFA" w14:textId="77777777" w:rsidR="000148E3" w:rsidRPr="00821FE3" w:rsidRDefault="000148E3" w:rsidP="000148E3">
            <w:pPr>
              <w:pStyle w:val="Heading1"/>
              <w:jc w:val="left"/>
              <w:rPr>
                <w:sz w:val="30"/>
                <w:szCs w:val="30"/>
              </w:rPr>
            </w:pPr>
            <w:bookmarkStart w:id="142" w:name="_Toc129263590"/>
            <w:bookmarkStart w:id="143" w:name="_Toc129267904"/>
            <w:r>
              <w:rPr>
                <w:color w:val="FFFFFF" w:themeColor="background1"/>
                <w:sz w:val="30"/>
                <w:szCs w:val="30"/>
              </w:rPr>
              <w:t>7</w:t>
            </w:r>
            <w:r w:rsidRPr="00821FE3">
              <w:rPr>
                <w:color w:val="FFFFFF" w:themeColor="background1"/>
                <w:sz w:val="30"/>
                <w:szCs w:val="30"/>
              </w:rPr>
              <w:t xml:space="preserve">      </w:t>
            </w:r>
            <w:r>
              <w:rPr>
                <w:color w:val="FFFFFF" w:themeColor="background1"/>
                <w:sz w:val="30"/>
                <w:szCs w:val="30"/>
              </w:rPr>
              <w:t>Einführungsphase</w:t>
            </w:r>
            <w:bookmarkEnd w:id="142"/>
            <w:bookmarkEnd w:id="143"/>
            <w:r w:rsidRPr="00821FE3">
              <w:rPr>
                <w:color w:val="FFFFFF" w:themeColor="background1"/>
                <w:sz w:val="30"/>
                <w:szCs w:val="30"/>
              </w:rPr>
              <w:t xml:space="preserve"> </w:t>
            </w:r>
          </w:p>
        </w:tc>
      </w:tr>
    </w:tbl>
    <w:p w14:paraId="500ED6C6" w14:textId="77777777" w:rsidR="000148E3" w:rsidRDefault="000148E3">
      <w:pPr>
        <w:ind w:left="-5" w:right="0"/>
      </w:pPr>
    </w:p>
    <w:p w14:paraId="64524078" w14:textId="77777777" w:rsidR="0090432E" w:rsidRDefault="004A30B3">
      <w:pPr>
        <w:numPr>
          <w:ilvl w:val="0"/>
          <w:numId w:val="3"/>
        </w:numPr>
        <w:ind w:right="0" w:hanging="360"/>
      </w:pPr>
      <w:r>
        <w:t xml:space="preserve">Welche Schritte waren zum Deployment der Anwendung nötig und wie wurden sie durchgeführt (automatisiert/manuell)? </w:t>
      </w:r>
    </w:p>
    <w:p w14:paraId="428033EE" w14:textId="77777777" w:rsidR="0090432E" w:rsidRDefault="004A30B3">
      <w:pPr>
        <w:numPr>
          <w:ilvl w:val="0"/>
          <w:numId w:val="3"/>
        </w:numPr>
        <w:ind w:right="0" w:hanging="360"/>
      </w:pPr>
      <w:r>
        <w:t xml:space="preserve">Wurden Ggfs. Altdaten migriert und wenn ja, wie? </w:t>
      </w:r>
    </w:p>
    <w:p w14:paraId="4B55005C" w14:textId="77777777" w:rsidR="0090432E" w:rsidRDefault="004A30B3">
      <w:pPr>
        <w:numPr>
          <w:ilvl w:val="0"/>
          <w:numId w:val="3"/>
        </w:numPr>
        <w:ind w:right="0" w:hanging="360"/>
      </w:pPr>
      <w:r>
        <w:t xml:space="preserve">Wurden Benutzerschulungen durchgeführt und wenn ja, Wie wurden sie vorbereitet? </w:t>
      </w:r>
    </w:p>
    <w:p w14:paraId="16FBAD87" w14:textId="77777777" w:rsidR="00BB1F51" w:rsidRDefault="00BB1F51" w:rsidP="00BB1F51">
      <w:pPr>
        <w:ind w:right="0"/>
      </w:pPr>
    </w:p>
    <w:p w14:paraId="503CE14B" w14:textId="77777777" w:rsidR="00BB1F51" w:rsidRDefault="00BB1F51" w:rsidP="00BB1F51">
      <w:pPr>
        <w:ind w:left="0" w:right="0" w:firstLine="2118"/>
      </w:pPr>
    </w:p>
    <w:tbl>
      <w:tblPr>
        <w:tblStyle w:val="TableGrid"/>
        <w:tblW w:w="8960" w:type="dxa"/>
        <w:tblInd w:w="-29" w:type="dxa"/>
        <w:tblCellMar>
          <w:top w:w="7" w:type="dxa"/>
          <w:right w:w="115" w:type="dxa"/>
        </w:tblCellMar>
        <w:tblLook w:val="04A0" w:firstRow="1" w:lastRow="0" w:firstColumn="1" w:lastColumn="0" w:noHBand="0" w:noVBand="1"/>
      </w:tblPr>
      <w:tblGrid>
        <w:gridCol w:w="8960"/>
      </w:tblGrid>
      <w:tr w:rsidR="00BB1F51" w14:paraId="58B3AFB0" w14:textId="77777777" w:rsidTr="00297378">
        <w:trPr>
          <w:trHeight w:val="655"/>
        </w:trPr>
        <w:tc>
          <w:tcPr>
            <w:tcW w:w="8960" w:type="dxa"/>
            <w:tcBorders>
              <w:top w:val="nil"/>
              <w:left w:val="nil"/>
              <w:bottom w:val="nil"/>
              <w:right w:val="nil"/>
            </w:tcBorders>
            <w:shd w:val="clear" w:color="auto" w:fill="1F4E79"/>
          </w:tcPr>
          <w:p w14:paraId="4A9BDE80" w14:textId="77777777" w:rsidR="00BB1F51" w:rsidRPr="00821FE3" w:rsidRDefault="00BB1F51" w:rsidP="00BB1F51">
            <w:pPr>
              <w:pStyle w:val="Heading1"/>
              <w:jc w:val="left"/>
              <w:rPr>
                <w:sz w:val="30"/>
                <w:szCs w:val="30"/>
              </w:rPr>
            </w:pPr>
            <w:bookmarkStart w:id="144" w:name="_Toc129263591"/>
            <w:bookmarkStart w:id="145" w:name="_Toc129267905"/>
            <w:r>
              <w:rPr>
                <w:color w:val="FFFFFF" w:themeColor="background1"/>
                <w:sz w:val="30"/>
                <w:szCs w:val="30"/>
              </w:rPr>
              <w:t>8</w:t>
            </w:r>
            <w:r w:rsidRPr="00821FE3">
              <w:rPr>
                <w:color w:val="FFFFFF" w:themeColor="background1"/>
                <w:sz w:val="30"/>
                <w:szCs w:val="30"/>
              </w:rPr>
              <w:t xml:space="preserve">      </w:t>
            </w:r>
            <w:r>
              <w:rPr>
                <w:color w:val="FFFFFF" w:themeColor="background1"/>
                <w:sz w:val="30"/>
                <w:szCs w:val="30"/>
              </w:rPr>
              <w:t>Dokumentation</w:t>
            </w:r>
            <w:bookmarkEnd w:id="144"/>
            <w:bookmarkEnd w:id="145"/>
            <w:r w:rsidRPr="00821FE3">
              <w:rPr>
                <w:color w:val="FFFFFF" w:themeColor="background1"/>
                <w:sz w:val="30"/>
                <w:szCs w:val="30"/>
              </w:rPr>
              <w:t xml:space="preserve"> </w:t>
            </w:r>
          </w:p>
        </w:tc>
      </w:tr>
    </w:tbl>
    <w:p w14:paraId="0067CEF4" w14:textId="77777777" w:rsidR="00BB1F51" w:rsidRDefault="00BB1F51" w:rsidP="00BB1F51">
      <w:pPr>
        <w:ind w:left="0" w:right="0" w:firstLine="0"/>
      </w:pPr>
    </w:p>
    <w:p w14:paraId="297B1C37" w14:textId="77777777" w:rsidR="0090432E" w:rsidRDefault="004A30B3">
      <w:pPr>
        <w:numPr>
          <w:ilvl w:val="0"/>
          <w:numId w:val="3"/>
        </w:numPr>
        <w:ind w:right="0" w:hanging="360"/>
      </w:pPr>
      <w:r>
        <w:t xml:space="preserve">Wie wurde die Anwendung für die Benutzer/Administratoren/Entwickler dokumentiert </w:t>
      </w:r>
    </w:p>
    <w:p w14:paraId="72F63EF3" w14:textId="77777777" w:rsidR="0090432E" w:rsidRDefault="004A30B3">
      <w:pPr>
        <w:ind w:left="730" w:right="0"/>
      </w:pPr>
      <w:r>
        <w:t xml:space="preserve">(z.B. Benutzerhandbuch, API-Dokumentation)? </w:t>
      </w:r>
    </w:p>
    <w:p w14:paraId="6BD9D7C0" w14:textId="77777777" w:rsidR="00BB1F51" w:rsidRDefault="00BB1F51">
      <w:pPr>
        <w:ind w:left="730" w:right="0"/>
      </w:pPr>
    </w:p>
    <w:p w14:paraId="1F36DB1C" w14:textId="77777777" w:rsidR="0090432E" w:rsidRDefault="004A30B3">
      <w:pPr>
        <w:numPr>
          <w:ilvl w:val="0"/>
          <w:numId w:val="3"/>
        </w:numPr>
        <w:ind w:right="0" w:hanging="360"/>
      </w:pPr>
      <w:r>
        <w:t xml:space="preserve">Hinweis: Je nach Zielgruppe gelten bestimmte Anforderungen für die Dokumentation (z.B. keine IT-Fachbegriffe in einer Anwenderdokumentation verwenden, aber auf jeden Fall in einer Dokumentation für den IT-Bereich). </w:t>
      </w:r>
    </w:p>
    <w:p w14:paraId="16808C7A" w14:textId="77777777" w:rsidR="0090432E" w:rsidRDefault="004A30B3">
      <w:pPr>
        <w:spacing w:after="23" w:line="259" w:lineRule="auto"/>
        <w:ind w:left="-29" w:right="-26" w:firstLine="0"/>
        <w:jc w:val="left"/>
      </w:pPr>
      <w:r>
        <w:rPr>
          <w:rFonts w:ascii="Calibri" w:eastAsia="Calibri" w:hAnsi="Calibri" w:cs="Calibri"/>
          <w:noProof/>
        </w:rPr>
        <mc:AlternateContent>
          <mc:Choice Requires="wpg">
            <w:drawing>
              <wp:inline distT="0" distB="0" distL="0" distR="0" wp14:anchorId="50C1D9EE" wp14:editId="37D264FD">
                <wp:extent cx="5796738" cy="6096"/>
                <wp:effectExtent l="0" t="0" r="0" b="0"/>
                <wp:docPr id="77500" name="Group 77500"/>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13464" name="Picture 13464"/>
                          <pic:cNvPicPr/>
                        </pic:nvPicPr>
                        <pic:blipFill>
                          <a:blip r:embed="rId33"/>
                          <a:stretch>
                            <a:fillRect/>
                          </a:stretch>
                        </pic:blipFill>
                        <pic:spPr>
                          <a:xfrm>
                            <a:off x="0" y="0"/>
                            <a:ext cx="30480" cy="6096"/>
                          </a:xfrm>
                          <a:prstGeom prst="rect">
                            <a:avLst/>
                          </a:prstGeom>
                        </pic:spPr>
                      </pic:pic>
                      <pic:pic xmlns:pic="http://schemas.openxmlformats.org/drawingml/2006/picture">
                        <pic:nvPicPr>
                          <pic:cNvPr id="13466" name="Picture 13466"/>
                          <pic:cNvPicPr/>
                        </pic:nvPicPr>
                        <pic:blipFill>
                          <a:blip r:embed="rId33"/>
                          <a:stretch>
                            <a:fillRect/>
                          </a:stretch>
                        </pic:blipFill>
                        <pic:spPr>
                          <a:xfrm>
                            <a:off x="30480" y="0"/>
                            <a:ext cx="30480" cy="6096"/>
                          </a:xfrm>
                          <a:prstGeom prst="rect">
                            <a:avLst/>
                          </a:prstGeom>
                        </pic:spPr>
                      </pic:pic>
                      <pic:pic xmlns:pic="http://schemas.openxmlformats.org/drawingml/2006/picture">
                        <pic:nvPicPr>
                          <pic:cNvPr id="13468" name="Picture 13468"/>
                          <pic:cNvPicPr/>
                        </pic:nvPicPr>
                        <pic:blipFill>
                          <a:blip r:embed="rId33"/>
                          <a:stretch>
                            <a:fillRect/>
                          </a:stretch>
                        </pic:blipFill>
                        <pic:spPr>
                          <a:xfrm>
                            <a:off x="60960" y="0"/>
                            <a:ext cx="30480" cy="6096"/>
                          </a:xfrm>
                          <a:prstGeom prst="rect">
                            <a:avLst/>
                          </a:prstGeom>
                        </pic:spPr>
                      </pic:pic>
                      <pic:pic xmlns:pic="http://schemas.openxmlformats.org/drawingml/2006/picture">
                        <pic:nvPicPr>
                          <pic:cNvPr id="13470" name="Picture 13470"/>
                          <pic:cNvPicPr/>
                        </pic:nvPicPr>
                        <pic:blipFill>
                          <a:blip r:embed="rId33"/>
                          <a:stretch>
                            <a:fillRect/>
                          </a:stretch>
                        </pic:blipFill>
                        <pic:spPr>
                          <a:xfrm>
                            <a:off x="91440" y="0"/>
                            <a:ext cx="30480" cy="6096"/>
                          </a:xfrm>
                          <a:prstGeom prst="rect">
                            <a:avLst/>
                          </a:prstGeom>
                        </pic:spPr>
                      </pic:pic>
                      <pic:pic xmlns:pic="http://schemas.openxmlformats.org/drawingml/2006/picture">
                        <pic:nvPicPr>
                          <pic:cNvPr id="13472" name="Picture 13472"/>
                          <pic:cNvPicPr/>
                        </pic:nvPicPr>
                        <pic:blipFill>
                          <a:blip r:embed="rId33"/>
                          <a:stretch>
                            <a:fillRect/>
                          </a:stretch>
                        </pic:blipFill>
                        <pic:spPr>
                          <a:xfrm>
                            <a:off x="121920" y="0"/>
                            <a:ext cx="30480" cy="6096"/>
                          </a:xfrm>
                          <a:prstGeom prst="rect">
                            <a:avLst/>
                          </a:prstGeom>
                        </pic:spPr>
                      </pic:pic>
                      <pic:pic xmlns:pic="http://schemas.openxmlformats.org/drawingml/2006/picture">
                        <pic:nvPicPr>
                          <pic:cNvPr id="13474" name="Picture 13474"/>
                          <pic:cNvPicPr/>
                        </pic:nvPicPr>
                        <pic:blipFill>
                          <a:blip r:embed="rId33"/>
                          <a:stretch>
                            <a:fillRect/>
                          </a:stretch>
                        </pic:blipFill>
                        <pic:spPr>
                          <a:xfrm>
                            <a:off x="152400" y="0"/>
                            <a:ext cx="30480" cy="6096"/>
                          </a:xfrm>
                          <a:prstGeom prst="rect">
                            <a:avLst/>
                          </a:prstGeom>
                        </pic:spPr>
                      </pic:pic>
                      <pic:pic xmlns:pic="http://schemas.openxmlformats.org/drawingml/2006/picture">
                        <pic:nvPicPr>
                          <pic:cNvPr id="13476" name="Picture 13476"/>
                          <pic:cNvPicPr/>
                        </pic:nvPicPr>
                        <pic:blipFill>
                          <a:blip r:embed="rId33"/>
                          <a:stretch>
                            <a:fillRect/>
                          </a:stretch>
                        </pic:blipFill>
                        <pic:spPr>
                          <a:xfrm>
                            <a:off x="182880" y="0"/>
                            <a:ext cx="30480" cy="6096"/>
                          </a:xfrm>
                          <a:prstGeom prst="rect">
                            <a:avLst/>
                          </a:prstGeom>
                        </pic:spPr>
                      </pic:pic>
                      <pic:pic xmlns:pic="http://schemas.openxmlformats.org/drawingml/2006/picture">
                        <pic:nvPicPr>
                          <pic:cNvPr id="13478" name="Picture 13478"/>
                          <pic:cNvPicPr/>
                        </pic:nvPicPr>
                        <pic:blipFill>
                          <a:blip r:embed="rId33"/>
                          <a:stretch>
                            <a:fillRect/>
                          </a:stretch>
                        </pic:blipFill>
                        <pic:spPr>
                          <a:xfrm>
                            <a:off x="213360" y="0"/>
                            <a:ext cx="30480" cy="6096"/>
                          </a:xfrm>
                          <a:prstGeom prst="rect">
                            <a:avLst/>
                          </a:prstGeom>
                        </pic:spPr>
                      </pic:pic>
                      <pic:pic xmlns:pic="http://schemas.openxmlformats.org/drawingml/2006/picture">
                        <pic:nvPicPr>
                          <pic:cNvPr id="13480" name="Picture 13480"/>
                          <pic:cNvPicPr/>
                        </pic:nvPicPr>
                        <pic:blipFill>
                          <a:blip r:embed="rId33"/>
                          <a:stretch>
                            <a:fillRect/>
                          </a:stretch>
                        </pic:blipFill>
                        <pic:spPr>
                          <a:xfrm>
                            <a:off x="243840" y="0"/>
                            <a:ext cx="30480" cy="6096"/>
                          </a:xfrm>
                          <a:prstGeom prst="rect">
                            <a:avLst/>
                          </a:prstGeom>
                        </pic:spPr>
                      </pic:pic>
                      <pic:pic xmlns:pic="http://schemas.openxmlformats.org/drawingml/2006/picture">
                        <pic:nvPicPr>
                          <pic:cNvPr id="13482" name="Picture 13482"/>
                          <pic:cNvPicPr/>
                        </pic:nvPicPr>
                        <pic:blipFill>
                          <a:blip r:embed="rId33"/>
                          <a:stretch>
                            <a:fillRect/>
                          </a:stretch>
                        </pic:blipFill>
                        <pic:spPr>
                          <a:xfrm>
                            <a:off x="274320" y="0"/>
                            <a:ext cx="30480" cy="6096"/>
                          </a:xfrm>
                          <a:prstGeom prst="rect">
                            <a:avLst/>
                          </a:prstGeom>
                        </pic:spPr>
                      </pic:pic>
                      <pic:pic xmlns:pic="http://schemas.openxmlformats.org/drawingml/2006/picture">
                        <pic:nvPicPr>
                          <pic:cNvPr id="13484" name="Picture 13484"/>
                          <pic:cNvPicPr/>
                        </pic:nvPicPr>
                        <pic:blipFill>
                          <a:blip r:embed="rId33"/>
                          <a:stretch>
                            <a:fillRect/>
                          </a:stretch>
                        </pic:blipFill>
                        <pic:spPr>
                          <a:xfrm>
                            <a:off x="304800" y="0"/>
                            <a:ext cx="30480" cy="6096"/>
                          </a:xfrm>
                          <a:prstGeom prst="rect">
                            <a:avLst/>
                          </a:prstGeom>
                        </pic:spPr>
                      </pic:pic>
                      <pic:pic xmlns:pic="http://schemas.openxmlformats.org/drawingml/2006/picture">
                        <pic:nvPicPr>
                          <pic:cNvPr id="13486" name="Picture 13486"/>
                          <pic:cNvPicPr/>
                        </pic:nvPicPr>
                        <pic:blipFill>
                          <a:blip r:embed="rId33"/>
                          <a:stretch>
                            <a:fillRect/>
                          </a:stretch>
                        </pic:blipFill>
                        <pic:spPr>
                          <a:xfrm>
                            <a:off x="335280" y="0"/>
                            <a:ext cx="30480" cy="6096"/>
                          </a:xfrm>
                          <a:prstGeom prst="rect">
                            <a:avLst/>
                          </a:prstGeom>
                        </pic:spPr>
                      </pic:pic>
                      <pic:pic xmlns:pic="http://schemas.openxmlformats.org/drawingml/2006/picture">
                        <pic:nvPicPr>
                          <pic:cNvPr id="13488" name="Picture 13488"/>
                          <pic:cNvPicPr/>
                        </pic:nvPicPr>
                        <pic:blipFill>
                          <a:blip r:embed="rId33"/>
                          <a:stretch>
                            <a:fillRect/>
                          </a:stretch>
                        </pic:blipFill>
                        <pic:spPr>
                          <a:xfrm>
                            <a:off x="365760" y="0"/>
                            <a:ext cx="30480" cy="6096"/>
                          </a:xfrm>
                          <a:prstGeom prst="rect">
                            <a:avLst/>
                          </a:prstGeom>
                        </pic:spPr>
                      </pic:pic>
                      <pic:pic xmlns:pic="http://schemas.openxmlformats.org/drawingml/2006/picture">
                        <pic:nvPicPr>
                          <pic:cNvPr id="13490" name="Picture 13490"/>
                          <pic:cNvPicPr/>
                        </pic:nvPicPr>
                        <pic:blipFill>
                          <a:blip r:embed="rId33"/>
                          <a:stretch>
                            <a:fillRect/>
                          </a:stretch>
                        </pic:blipFill>
                        <pic:spPr>
                          <a:xfrm>
                            <a:off x="396189" y="0"/>
                            <a:ext cx="30480" cy="6096"/>
                          </a:xfrm>
                          <a:prstGeom prst="rect">
                            <a:avLst/>
                          </a:prstGeom>
                        </pic:spPr>
                      </pic:pic>
                      <pic:pic xmlns:pic="http://schemas.openxmlformats.org/drawingml/2006/picture">
                        <pic:nvPicPr>
                          <pic:cNvPr id="13492" name="Picture 13492"/>
                          <pic:cNvPicPr/>
                        </pic:nvPicPr>
                        <pic:blipFill>
                          <a:blip r:embed="rId33"/>
                          <a:stretch>
                            <a:fillRect/>
                          </a:stretch>
                        </pic:blipFill>
                        <pic:spPr>
                          <a:xfrm>
                            <a:off x="426669" y="0"/>
                            <a:ext cx="30480" cy="6096"/>
                          </a:xfrm>
                          <a:prstGeom prst="rect">
                            <a:avLst/>
                          </a:prstGeom>
                        </pic:spPr>
                      </pic:pic>
                      <pic:pic xmlns:pic="http://schemas.openxmlformats.org/drawingml/2006/picture">
                        <pic:nvPicPr>
                          <pic:cNvPr id="13494" name="Picture 13494"/>
                          <pic:cNvPicPr/>
                        </pic:nvPicPr>
                        <pic:blipFill>
                          <a:blip r:embed="rId33"/>
                          <a:stretch>
                            <a:fillRect/>
                          </a:stretch>
                        </pic:blipFill>
                        <pic:spPr>
                          <a:xfrm>
                            <a:off x="457149" y="0"/>
                            <a:ext cx="30480" cy="6096"/>
                          </a:xfrm>
                          <a:prstGeom prst="rect">
                            <a:avLst/>
                          </a:prstGeom>
                        </pic:spPr>
                      </pic:pic>
                      <pic:pic xmlns:pic="http://schemas.openxmlformats.org/drawingml/2006/picture">
                        <pic:nvPicPr>
                          <pic:cNvPr id="13496" name="Picture 13496"/>
                          <pic:cNvPicPr/>
                        </pic:nvPicPr>
                        <pic:blipFill>
                          <a:blip r:embed="rId33"/>
                          <a:stretch>
                            <a:fillRect/>
                          </a:stretch>
                        </pic:blipFill>
                        <pic:spPr>
                          <a:xfrm>
                            <a:off x="487629" y="0"/>
                            <a:ext cx="30480" cy="6096"/>
                          </a:xfrm>
                          <a:prstGeom prst="rect">
                            <a:avLst/>
                          </a:prstGeom>
                        </pic:spPr>
                      </pic:pic>
                      <pic:pic xmlns:pic="http://schemas.openxmlformats.org/drawingml/2006/picture">
                        <pic:nvPicPr>
                          <pic:cNvPr id="13498" name="Picture 13498"/>
                          <pic:cNvPicPr/>
                        </pic:nvPicPr>
                        <pic:blipFill>
                          <a:blip r:embed="rId33"/>
                          <a:stretch>
                            <a:fillRect/>
                          </a:stretch>
                        </pic:blipFill>
                        <pic:spPr>
                          <a:xfrm>
                            <a:off x="518109" y="0"/>
                            <a:ext cx="30480" cy="6096"/>
                          </a:xfrm>
                          <a:prstGeom prst="rect">
                            <a:avLst/>
                          </a:prstGeom>
                        </pic:spPr>
                      </pic:pic>
                      <pic:pic xmlns:pic="http://schemas.openxmlformats.org/drawingml/2006/picture">
                        <pic:nvPicPr>
                          <pic:cNvPr id="13500" name="Picture 13500"/>
                          <pic:cNvPicPr/>
                        </pic:nvPicPr>
                        <pic:blipFill>
                          <a:blip r:embed="rId33"/>
                          <a:stretch>
                            <a:fillRect/>
                          </a:stretch>
                        </pic:blipFill>
                        <pic:spPr>
                          <a:xfrm>
                            <a:off x="548589" y="0"/>
                            <a:ext cx="30480" cy="6096"/>
                          </a:xfrm>
                          <a:prstGeom prst="rect">
                            <a:avLst/>
                          </a:prstGeom>
                        </pic:spPr>
                      </pic:pic>
                      <pic:pic xmlns:pic="http://schemas.openxmlformats.org/drawingml/2006/picture">
                        <pic:nvPicPr>
                          <pic:cNvPr id="13502" name="Picture 13502"/>
                          <pic:cNvPicPr/>
                        </pic:nvPicPr>
                        <pic:blipFill>
                          <a:blip r:embed="rId33"/>
                          <a:stretch>
                            <a:fillRect/>
                          </a:stretch>
                        </pic:blipFill>
                        <pic:spPr>
                          <a:xfrm>
                            <a:off x="579069" y="0"/>
                            <a:ext cx="30480" cy="6096"/>
                          </a:xfrm>
                          <a:prstGeom prst="rect">
                            <a:avLst/>
                          </a:prstGeom>
                        </pic:spPr>
                      </pic:pic>
                      <pic:pic xmlns:pic="http://schemas.openxmlformats.org/drawingml/2006/picture">
                        <pic:nvPicPr>
                          <pic:cNvPr id="13504" name="Picture 13504"/>
                          <pic:cNvPicPr/>
                        </pic:nvPicPr>
                        <pic:blipFill>
                          <a:blip r:embed="rId33"/>
                          <a:stretch>
                            <a:fillRect/>
                          </a:stretch>
                        </pic:blipFill>
                        <pic:spPr>
                          <a:xfrm>
                            <a:off x="609549" y="0"/>
                            <a:ext cx="30480" cy="6096"/>
                          </a:xfrm>
                          <a:prstGeom prst="rect">
                            <a:avLst/>
                          </a:prstGeom>
                        </pic:spPr>
                      </pic:pic>
                      <pic:pic xmlns:pic="http://schemas.openxmlformats.org/drawingml/2006/picture">
                        <pic:nvPicPr>
                          <pic:cNvPr id="13506" name="Picture 13506"/>
                          <pic:cNvPicPr/>
                        </pic:nvPicPr>
                        <pic:blipFill>
                          <a:blip r:embed="rId33"/>
                          <a:stretch>
                            <a:fillRect/>
                          </a:stretch>
                        </pic:blipFill>
                        <pic:spPr>
                          <a:xfrm>
                            <a:off x="640029" y="0"/>
                            <a:ext cx="30480" cy="6096"/>
                          </a:xfrm>
                          <a:prstGeom prst="rect">
                            <a:avLst/>
                          </a:prstGeom>
                        </pic:spPr>
                      </pic:pic>
                      <pic:pic xmlns:pic="http://schemas.openxmlformats.org/drawingml/2006/picture">
                        <pic:nvPicPr>
                          <pic:cNvPr id="13508" name="Picture 13508"/>
                          <pic:cNvPicPr/>
                        </pic:nvPicPr>
                        <pic:blipFill>
                          <a:blip r:embed="rId33"/>
                          <a:stretch>
                            <a:fillRect/>
                          </a:stretch>
                        </pic:blipFill>
                        <pic:spPr>
                          <a:xfrm>
                            <a:off x="670509" y="0"/>
                            <a:ext cx="30480" cy="6096"/>
                          </a:xfrm>
                          <a:prstGeom prst="rect">
                            <a:avLst/>
                          </a:prstGeom>
                        </pic:spPr>
                      </pic:pic>
                      <pic:pic xmlns:pic="http://schemas.openxmlformats.org/drawingml/2006/picture">
                        <pic:nvPicPr>
                          <pic:cNvPr id="13510" name="Picture 13510"/>
                          <pic:cNvPicPr/>
                        </pic:nvPicPr>
                        <pic:blipFill>
                          <a:blip r:embed="rId33"/>
                          <a:stretch>
                            <a:fillRect/>
                          </a:stretch>
                        </pic:blipFill>
                        <pic:spPr>
                          <a:xfrm>
                            <a:off x="700989" y="0"/>
                            <a:ext cx="30480" cy="6096"/>
                          </a:xfrm>
                          <a:prstGeom prst="rect">
                            <a:avLst/>
                          </a:prstGeom>
                        </pic:spPr>
                      </pic:pic>
                      <pic:pic xmlns:pic="http://schemas.openxmlformats.org/drawingml/2006/picture">
                        <pic:nvPicPr>
                          <pic:cNvPr id="13512" name="Picture 13512"/>
                          <pic:cNvPicPr/>
                        </pic:nvPicPr>
                        <pic:blipFill>
                          <a:blip r:embed="rId33"/>
                          <a:stretch>
                            <a:fillRect/>
                          </a:stretch>
                        </pic:blipFill>
                        <pic:spPr>
                          <a:xfrm>
                            <a:off x="731469" y="0"/>
                            <a:ext cx="30480" cy="6096"/>
                          </a:xfrm>
                          <a:prstGeom prst="rect">
                            <a:avLst/>
                          </a:prstGeom>
                        </pic:spPr>
                      </pic:pic>
                      <pic:pic xmlns:pic="http://schemas.openxmlformats.org/drawingml/2006/picture">
                        <pic:nvPicPr>
                          <pic:cNvPr id="13514" name="Picture 13514"/>
                          <pic:cNvPicPr/>
                        </pic:nvPicPr>
                        <pic:blipFill>
                          <a:blip r:embed="rId33"/>
                          <a:stretch>
                            <a:fillRect/>
                          </a:stretch>
                        </pic:blipFill>
                        <pic:spPr>
                          <a:xfrm>
                            <a:off x="761949" y="0"/>
                            <a:ext cx="30480" cy="6096"/>
                          </a:xfrm>
                          <a:prstGeom prst="rect">
                            <a:avLst/>
                          </a:prstGeom>
                        </pic:spPr>
                      </pic:pic>
                      <pic:pic xmlns:pic="http://schemas.openxmlformats.org/drawingml/2006/picture">
                        <pic:nvPicPr>
                          <pic:cNvPr id="13516" name="Picture 13516"/>
                          <pic:cNvPicPr/>
                        </pic:nvPicPr>
                        <pic:blipFill>
                          <a:blip r:embed="rId33"/>
                          <a:stretch>
                            <a:fillRect/>
                          </a:stretch>
                        </pic:blipFill>
                        <pic:spPr>
                          <a:xfrm>
                            <a:off x="792429" y="0"/>
                            <a:ext cx="30480" cy="6096"/>
                          </a:xfrm>
                          <a:prstGeom prst="rect">
                            <a:avLst/>
                          </a:prstGeom>
                        </pic:spPr>
                      </pic:pic>
                      <pic:pic xmlns:pic="http://schemas.openxmlformats.org/drawingml/2006/picture">
                        <pic:nvPicPr>
                          <pic:cNvPr id="13518" name="Picture 13518"/>
                          <pic:cNvPicPr/>
                        </pic:nvPicPr>
                        <pic:blipFill>
                          <a:blip r:embed="rId33"/>
                          <a:stretch>
                            <a:fillRect/>
                          </a:stretch>
                        </pic:blipFill>
                        <pic:spPr>
                          <a:xfrm>
                            <a:off x="822909" y="0"/>
                            <a:ext cx="30480" cy="6096"/>
                          </a:xfrm>
                          <a:prstGeom prst="rect">
                            <a:avLst/>
                          </a:prstGeom>
                        </pic:spPr>
                      </pic:pic>
                      <pic:pic xmlns:pic="http://schemas.openxmlformats.org/drawingml/2006/picture">
                        <pic:nvPicPr>
                          <pic:cNvPr id="13520" name="Picture 13520"/>
                          <pic:cNvPicPr/>
                        </pic:nvPicPr>
                        <pic:blipFill>
                          <a:blip r:embed="rId33"/>
                          <a:stretch>
                            <a:fillRect/>
                          </a:stretch>
                        </pic:blipFill>
                        <pic:spPr>
                          <a:xfrm>
                            <a:off x="853389" y="0"/>
                            <a:ext cx="30480" cy="6096"/>
                          </a:xfrm>
                          <a:prstGeom prst="rect">
                            <a:avLst/>
                          </a:prstGeom>
                        </pic:spPr>
                      </pic:pic>
                      <pic:pic xmlns:pic="http://schemas.openxmlformats.org/drawingml/2006/picture">
                        <pic:nvPicPr>
                          <pic:cNvPr id="13522" name="Picture 13522"/>
                          <pic:cNvPicPr/>
                        </pic:nvPicPr>
                        <pic:blipFill>
                          <a:blip r:embed="rId33"/>
                          <a:stretch>
                            <a:fillRect/>
                          </a:stretch>
                        </pic:blipFill>
                        <pic:spPr>
                          <a:xfrm>
                            <a:off x="883869" y="0"/>
                            <a:ext cx="30480" cy="6096"/>
                          </a:xfrm>
                          <a:prstGeom prst="rect">
                            <a:avLst/>
                          </a:prstGeom>
                        </pic:spPr>
                      </pic:pic>
                      <pic:pic xmlns:pic="http://schemas.openxmlformats.org/drawingml/2006/picture">
                        <pic:nvPicPr>
                          <pic:cNvPr id="13524" name="Picture 13524"/>
                          <pic:cNvPicPr/>
                        </pic:nvPicPr>
                        <pic:blipFill>
                          <a:blip r:embed="rId33"/>
                          <a:stretch>
                            <a:fillRect/>
                          </a:stretch>
                        </pic:blipFill>
                        <pic:spPr>
                          <a:xfrm>
                            <a:off x="914349" y="0"/>
                            <a:ext cx="30480" cy="6096"/>
                          </a:xfrm>
                          <a:prstGeom prst="rect">
                            <a:avLst/>
                          </a:prstGeom>
                        </pic:spPr>
                      </pic:pic>
                      <pic:pic xmlns:pic="http://schemas.openxmlformats.org/drawingml/2006/picture">
                        <pic:nvPicPr>
                          <pic:cNvPr id="13526" name="Picture 13526"/>
                          <pic:cNvPicPr/>
                        </pic:nvPicPr>
                        <pic:blipFill>
                          <a:blip r:embed="rId33"/>
                          <a:stretch>
                            <a:fillRect/>
                          </a:stretch>
                        </pic:blipFill>
                        <pic:spPr>
                          <a:xfrm>
                            <a:off x="944829" y="0"/>
                            <a:ext cx="30480" cy="6096"/>
                          </a:xfrm>
                          <a:prstGeom prst="rect">
                            <a:avLst/>
                          </a:prstGeom>
                        </pic:spPr>
                      </pic:pic>
                      <pic:pic xmlns:pic="http://schemas.openxmlformats.org/drawingml/2006/picture">
                        <pic:nvPicPr>
                          <pic:cNvPr id="13528" name="Picture 13528"/>
                          <pic:cNvPicPr/>
                        </pic:nvPicPr>
                        <pic:blipFill>
                          <a:blip r:embed="rId33"/>
                          <a:stretch>
                            <a:fillRect/>
                          </a:stretch>
                        </pic:blipFill>
                        <pic:spPr>
                          <a:xfrm>
                            <a:off x="975309" y="0"/>
                            <a:ext cx="30480" cy="6096"/>
                          </a:xfrm>
                          <a:prstGeom prst="rect">
                            <a:avLst/>
                          </a:prstGeom>
                        </pic:spPr>
                      </pic:pic>
                      <pic:pic xmlns:pic="http://schemas.openxmlformats.org/drawingml/2006/picture">
                        <pic:nvPicPr>
                          <pic:cNvPr id="13530" name="Picture 13530"/>
                          <pic:cNvPicPr/>
                        </pic:nvPicPr>
                        <pic:blipFill>
                          <a:blip r:embed="rId33"/>
                          <a:stretch>
                            <a:fillRect/>
                          </a:stretch>
                        </pic:blipFill>
                        <pic:spPr>
                          <a:xfrm>
                            <a:off x="1005789" y="0"/>
                            <a:ext cx="30480" cy="6096"/>
                          </a:xfrm>
                          <a:prstGeom prst="rect">
                            <a:avLst/>
                          </a:prstGeom>
                        </pic:spPr>
                      </pic:pic>
                      <pic:pic xmlns:pic="http://schemas.openxmlformats.org/drawingml/2006/picture">
                        <pic:nvPicPr>
                          <pic:cNvPr id="13532" name="Picture 13532"/>
                          <pic:cNvPicPr/>
                        </pic:nvPicPr>
                        <pic:blipFill>
                          <a:blip r:embed="rId33"/>
                          <a:stretch>
                            <a:fillRect/>
                          </a:stretch>
                        </pic:blipFill>
                        <pic:spPr>
                          <a:xfrm>
                            <a:off x="1036269" y="0"/>
                            <a:ext cx="30480" cy="6096"/>
                          </a:xfrm>
                          <a:prstGeom prst="rect">
                            <a:avLst/>
                          </a:prstGeom>
                        </pic:spPr>
                      </pic:pic>
                      <pic:pic xmlns:pic="http://schemas.openxmlformats.org/drawingml/2006/picture">
                        <pic:nvPicPr>
                          <pic:cNvPr id="13534" name="Picture 13534"/>
                          <pic:cNvPicPr/>
                        </pic:nvPicPr>
                        <pic:blipFill>
                          <a:blip r:embed="rId33"/>
                          <a:stretch>
                            <a:fillRect/>
                          </a:stretch>
                        </pic:blipFill>
                        <pic:spPr>
                          <a:xfrm>
                            <a:off x="1066749" y="0"/>
                            <a:ext cx="30480" cy="6096"/>
                          </a:xfrm>
                          <a:prstGeom prst="rect">
                            <a:avLst/>
                          </a:prstGeom>
                        </pic:spPr>
                      </pic:pic>
                      <pic:pic xmlns:pic="http://schemas.openxmlformats.org/drawingml/2006/picture">
                        <pic:nvPicPr>
                          <pic:cNvPr id="13536" name="Picture 13536"/>
                          <pic:cNvPicPr/>
                        </pic:nvPicPr>
                        <pic:blipFill>
                          <a:blip r:embed="rId33"/>
                          <a:stretch>
                            <a:fillRect/>
                          </a:stretch>
                        </pic:blipFill>
                        <pic:spPr>
                          <a:xfrm>
                            <a:off x="1097229" y="0"/>
                            <a:ext cx="30480" cy="6096"/>
                          </a:xfrm>
                          <a:prstGeom prst="rect">
                            <a:avLst/>
                          </a:prstGeom>
                        </pic:spPr>
                      </pic:pic>
                      <pic:pic xmlns:pic="http://schemas.openxmlformats.org/drawingml/2006/picture">
                        <pic:nvPicPr>
                          <pic:cNvPr id="13538" name="Picture 13538"/>
                          <pic:cNvPicPr/>
                        </pic:nvPicPr>
                        <pic:blipFill>
                          <a:blip r:embed="rId33"/>
                          <a:stretch>
                            <a:fillRect/>
                          </a:stretch>
                        </pic:blipFill>
                        <pic:spPr>
                          <a:xfrm>
                            <a:off x="1127709" y="0"/>
                            <a:ext cx="30480" cy="6096"/>
                          </a:xfrm>
                          <a:prstGeom prst="rect">
                            <a:avLst/>
                          </a:prstGeom>
                        </pic:spPr>
                      </pic:pic>
                      <pic:pic xmlns:pic="http://schemas.openxmlformats.org/drawingml/2006/picture">
                        <pic:nvPicPr>
                          <pic:cNvPr id="13540" name="Picture 13540"/>
                          <pic:cNvPicPr/>
                        </pic:nvPicPr>
                        <pic:blipFill>
                          <a:blip r:embed="rId33"/>
                          <a:stretch>
                            <a:fillRect/>
                          </a:stretch>
                        </pic:blipFill>
                        <pic:spPr>
                          <a:xfrm>
                            <a:off x="1158189" y="0"/>
                            <a:ext cx="30480" cy="6096"/>
                          </a:xfrm>
                          <a:prstGeom prst="rect">
                            <a:avLst/>
                          </a:prstGeom>
                        </pic:spPr>
                      </pic:pic>
                      <pic:pic xmlns:pic="http://schemas.openxmlformats.org/drawingml/2006/picture">
                        <pic:nvPicPr>
                          <pic:cNvPr id="13542" name="Picture 13542"/>
                          <pic:cNvPicPr/>
                        </pic:nvPicPr>
                        <pic:blipFill>
                          <a:blip r:embed="rId33"/>
                          <a:stretch>
                            <a:fillRect/>
                          </a:stretch>
                        </pic:blipFill>
                        <pic:spPr>
                          <a:xfrm>
                            <a:off x="1188669" y="0"/>
                            <a:ext cx="30480" cy="6096"/>
                          </a:xfrm>
                          <a:prstGeom prst="rect">
                            <a:avLst/>
                          </a:prstGeom>
                        </pic:spPr>
                      </pic:pic>
                      <pic:pic xmlns:pic="http://schemas.openxmlformats.org/drawingml/2006/picture">
                        <pic:nvPicPr>
                          <pic:cNvPr id="13544" name="Picture 13544"/>
                          <pic:cNvPicPr/>
                        </pic:nvPicPr>
                        <pic:blipFill>
                          <a:blip r:embed="rId33"/>
                          <a:stretch>
                            <a:fillRect/>
                          </a:stretch>
                        </pic:blipFill>
                        <pic:spPr>
                          <a:xfrm>
                            <a:off x="1219149" y="0"/>
                            <a:ext cx="30480" cy="6096"/>
                          </a:xfrm>
                          <a:prstGeom prst="rect">
                            <a:avLst/>
                          </a:prstGeom>
                        </pic:spPr>
                      </pic:pic>
                      <pic:pic xmlns:pic="http://schemas.openxmlformats.org/drawingml/2006/picture">
                        <pic:nvPicPr>
                          <pic:cNvPr id="13546" name="Picture 13546"/>
                          <pic:cNvPicPr/>
                        </pic:nvPicPr>
                        <pic:blipFill>
                          <a:blip r:embed="rId33"/>
                          <a:stretch>
                            <a:fillRect/>
                          </a:stretch>
                        </pic:blipFill>
                        <pic:spPr>
                          <a:xfrm>
                            <a:off x="1249629" y="0"/>
                            <a:ext cx="30480" cy="6096"/>
                          </a:xfrm>
                          <a:prstGeom prst="rect">
                            <a:avLst/>
                          </a:prstGeom>
                        </pic:spPr>
                      </pic:pic>
                      <pic:pic xmlns:pic="http://schemas.openxmlformats.org/drawingml/2006/picture">
                        <pic:nvPicPr>
                          <pic:cNvPr id="13548" name="Picture 13548"/>
                          <pic:cNvPicPr/>
                        </pic:nvPicPr>
                        <pic:blipFill>
                          <a:blip r:embed="rId33"/>
                          <a:stretch>
                            <a:fillRect/>
                          </a:stretch>
                        </pic:blipFill>
                        <pic:spPr>
                          <a:xfrm>
                            <a:off x="1280109" y="0"/>
                            <a:ext cx="30480" cy="6096"/>
                          </a:xfrm>
                          <a:prstGeom prst="rect">
                            <a:avLst/>
                          </a:prstGeom>
                        </pic:spPr>
                      </pic:pic>
                      <pic:pic xmlns:pic="http://schemas.openxmlformats.org/drawingml/2006/picture">
                        <pic:nvPicPr>
                          <pic:cNvPr id="13550" name="Picture 13550"/>
                          <pic:cNvPicPr/>
                        </pic:nvPicPr>
                        <pic:blipFill>
                          <a:blip r:embed="rId33"/>
                          <a:stretch>
                            <a:fillRect/>
                          </a:stretch>
                        </pic:blipFill>
                        <pic:spPr>
                          <a:xfrm>
                            <a:off x="1310589" y="0"/>
                            <a:ext cx="30480" cy="6096"/>
                          </a:xfrm>
                          <a:prstGeom prst="rect">
                            <a:avLst/>
                          </a:prstGeom>
                        </pic:spPr>
                      </pic:pic>
                      <pic:pic xmlns:pic="http://schemas.openxmlformats.org/drawingml/2006/picture">
                        <pic:nvPicPr>
                          <pic:cNvPr id="13552" name="Picture 13552"/>
                          <pic:cNvPicPr/>
                        </pic:nvPicPr>
                        <pic:blipFill>
                          <a:blip r:embed="rId33"/>
                          <a:stretch>
                            <a:fillRect/>
                          </a:stretch>
                        </pic:blipFill>
                        <pic:spPr>
                          <a:xfrm>
                            <a:off x="1341069" y="0"/>
                            <a:ext cx="30480" cy="6096"/>
                          </a:xfrm>
                          <a:prstGeom prst="rect">
                            <a:avLst/>
                          </a:prstGeom>
                        </pic:spPr>
                      </pic:pic>
                      <pic:pic xmlns:pic="http://schemas.openxmlformats.org/drawingml/2006/picture">
                        <pic:nvPicPr>
                          <pic:cNvPr id="13554" name="Picture 13554"/>
                          <pic:cNvPicPr/>
                        </pic:nvPicPr>
                        <pic:blipFill>
                          <a:blip r:embed="rId33"/>
                          <a:stretch>
                            <a:fillRect/>
                          </a:stretch>
                        </pic:blipFill>
                        <pic:spPr>
                          <a:xfrm>
                            <a:off x="1371549" y="0"/>
                            <a:ext cx="30785" cy="6096"/>
                          </a:xfrm>
                          <a:prstGeom prst="rect">
                            <a:avLst/>
                          </a:prstGeom>
                        </pic:spPr>
                      </pic:pic>
                      <pic:pic xmlns:pic="http://schemas.openxmlformats.org/drawingml/2006/picture">
                        <pic:nvPicPr>
                          <pic:cNvPr id="13556" name="Picture 13556"/>
                          <pic:cNvPicPr/>
                        </pic:nvPicPr>
                        <pic:blipFill>
                          <a:blip r:embed="rId33"/>
                          <a:stretch>
                            <a:fillRect/>
                          </a:stretch>
                        </pic:blipFill>
                        <pic:spPr>
                          <a:xfrm>
                            <a:off x="1402410" y="0"/>
                            <a:ext cx="30480" cy="6096"/>
                          </a:xfrm>
                          <a:prstGeom prst="rect">
                            <a:avLst/>
                          </a:prstGeom>
                        </pic:spPr>
                      </pic:pic>
                      <pic:pic xmlns:pic="http://schemas.openxmlformats.org/drawingml/2006/picture">
                        <pic:nvPicPr>
                          <pic:cNvPr id="13558" name="Picture 13558"/>
                          <pic:cNvPicPr/>
                        </pic:nvPicPr>
                        <pic:blipFill>
                          <a:blip r:embed="rId33"/>
                          <a:stretch>
                            <a:fillRect/>
                          </a:stretch>
                        </pic:blipFill>
                        <pic:spPr>
                          <a:xfrm>
                            <a:off x="1432890" y="0"/>
                            <a:ext cx="30480" cy="6096"/>
                          </a:xfrm>
                          <a:prstGeom prst="rect">
                            <a:avLst/>
                          </a:prstGeom>
                        </pic:spPr>
                      </pic:pic>
                      <pic:pic xmlns:pic="http://schemas.openxmlformats.org/drawingml/2006/picture">
                        <pic:nvPicPr>
                          <pic:cNvPr id="13560" name="Picture 13560"/>
                          <pic:cNvPicPr/>
                        </pic:nvPicPr>
                        <pic:blipFill>
                          <a:blip r:embed="rId33"/>
                          <a:stretch>
                            <a:fillRect/>
                          </a:stretch>
                        </pic:blipFill>
                        <pic:spPr>
                          <a:xfrm>
                            <a:off x="1463370" y="0"/>
                            <a:ext cx="30480" cy="6096"/>
                          </a:xfrm>
                          <a:prstGeom prst="rect">
                            <a:avLst/>
                          </a:prstGeom>
                        </pic:spPr>
                      </pic:pic>
                      <pic:pic xmlns:pic="http://schemas.openxmlformats.org/drawingml/2006/picture">
                        <pic:nvPicPr>
                          <pic:cNvPr id="13562" name="Picture 13562"/>
                          <pic:cNvPicPr/>
                        </pic:nvPicPr>
                        <pic:blipFill>
                          <a:blip r:embed="rId33"/>
                          <a:stretch>
                            <a:fillRect/>
                          </a:stretch>
                        </pic:blipFill>
                        <pic:spPr>
                          <a:xfrm>
                            <a:off x="1493850" y="0"/>
                            <a:ext cx="30480" cy="6096"/>
                          </a:xfrm>
                          <a:prstGeom prst="rect">
                            <a:avLst/>
                          </a:prstGeom>
                        </pic:spPr>
                      </pic:pic>
                      <pic:pic xmlns:pic="http://schemas.openxmlformats.org/drawingml/2006/picture">
                        <pic:nvPicPr>
                          <pic:cNvPr id="13564" name="Picture 13564"/>
                          <pic:cNvPicPr/>
                        </pic:nvPicPr>
                        <pic:blipFill>
                          <a:blip r:embed="rId33"/>
                          <a:stretch>
                            <a:fillRect/>
                          </a:stretch>
                        </pic:blipFill>
                        <pic:spPr>
                          <a:xfrm>
                            <a:off x="1524330" y="0"/>
                            <a:ext cx="30480" cy="6096"/>
                          </a:xfrm>
                          <a:prstGeom prst="rect">
                            <a:avLst/>
                          </a:prstGeom>
                        </pic:spPr>
                      </pic:pic>
                      <pic:pic xmlns:pic="http://schemas.openxmlformats.org/drawingml/2006/picture">
                        <pic:nvPicPr>
                          <pic:cNvPr id="13566" name="Picture 13566"/>
                          <pic:cNvPicPr/>
                        </pic:nvPicPr>
                        <pic:blipFill>
                          <a:blip r:embed="rId33"/>
                          <a:stretch>
                            <a:fillRect/>
                          </a:stretch>
                        </pic:blipFill>
                        <pic:spPr>
                          <a:xfrm>
                            <a:off x="1554810" y="0"/>
                            <a:ext cx="30480" cy="6096"/>
                          </a:xfrm>
                          <a:prstGeom prst="rect">
                            <a:avLst/>
                          </a:prstGeom>
                        </pic:spPr>
                      </pic:pic>
                      <pic:pic xmlns:pic="http://schemas.openxmlformats.org/drawingml/2006/picture">
                        <pic:nvPicPr>
                          <pic:cNvPr id="13568" name="Picture 13568"/>
                          <pic:cNvPicPr/>
                        </pic:nvPicPr>
                        <pic:blipFill>
                          <a:blip r:embed="rId33"/>
                          <a:stretch>
                            <a:fillRect/>
                          </a:stretch>
                        </pic:blipFill>
                        <pic:spPr>
                          <a:xfrm>
                            <a:off x="1585290" y="0"/>
                            <a:ext cx="30480" cy="6096"/>
                          </a:xfrm>
                          <a:prstGeom prst="rect">
                            <a:avLst/>
                          </a:prstGeom>
                        </pic:spPr>
                      </pic:pic>
                      <pic:pic xmlns:pic="http://schemas.openxmlformats.org/drawingml/2006/picture">
                        <pic:nvPicPr>
                          <pic:cNvPr id="13570" name="Picture 13570"/>
                          <pic:cNvPicPr/>
                        </pic:nvPicPr>
                        <pic:blipFill>
                          <a:blip r:embed="rId33"/>
                          <a:stretch>
                            <a:fillRect/>
                          </a:stretch>
                        </pic:blipFill>
                        <pic:spPr>
                          <a:xfrm>
                            <a:off x="1615770" y="0"/>
                            <a:ext cx="30480" cy="6096"/>
                          </a:xfrm>
                          <a:prstGeom prst="rect">
                            <a:avLst/>
                          </a:prstGeom>
                        </pic:spPr>
                      </pic:pic>
                      <pic:pic xmlns:pic="http://schemas.openxmlformats.org/drawingml/2006/picture">
                        <pic:nvPicPr>
                          <pic:cNvPr id="13572" name="Picture 13572"/>
                          <pic:cNvPicPr/>
                        </pic:nvPicPr>
                        <pic:blipFill>
                          <a:blip r:embed="rId33"/>
                          <a:stretch>
                            <a:fillRect/>
                          </a:stretch>
                        </pic:blipFill>
                        <pic:spPr>
                          <a:xfrm>
                            <a:off x="1646250" y="0"/>
                            <a:ext cx="30480" cy="6096"/>
                          </a:xfrm>
                          <a:prstGeom prst="rect">
                            <a:avLst/>
                          </a:prstGeom>
                        </pic:spPr>
                      </pic:pic>
                      <pic:pic xmlns:pic="http://schemas.openxmlformats.org/drawingml/2006/picture">
                        <pic:nvPicPr>
                          <pic:cNvPr id="13574" name="Picture 13574"/>
                          <pic:cNvPicPr/>
                        </pic:nvPicPr>
                        <pic:blipFill>
                          <a:blip r:embed="rId33"/>
                          <a:stretch>
                            <a:fillRect/>
                          </a:stretch>
                        </pic:blipFill>
                        <pic:spPr>
                          <a:xfrm>
                            <a:off x="1676730" y="0"/>
                            <a:ext cx="30480" cy="6096"/>
                          </a:xfrm>
                          <a:prstGeom prst="rect">
                            <a:avLst/>
                          </a:prstGeom>
                        </pic:spPr>
                      </pic:pic>
                      <pic:pic xmlns:pic="http://schemas.openxmlformats.org/drawingml/2006/picture">
                        <pic:nvPicPr>
                          <pic:cNvPr id="13576" name="Picture 13576"/>
                          <pic:cNvPicPr/>
                        </pic:nvPicPr>
                        <pic:blipFill>
                          <a:blip r:embed="rId33"/>
                          <a:stretch>
                            <a:fillRect/>
                          </a:stretch>
                        </pic:blipFill>
                        <pic:spPr>
                          <a:xfrm>
                            <a:off x="1707210" y="0"/>
                            <a:ext cx="30480" cy="6096"/>
                          </a:xfrm>
                          <a:prstGeom prst="rect">
                            <a:avLst/>
                          </a:prstGeom>
                        </pic:spPr>
                      </pic:pic>
                      <pic:pic xmlns:pic="http://schemas.openxmlformats.org/drawingml/2006/picture">
                        <pic:nvPicPr>
                          <pic:cNvPr id="13578" name="Picture 13578"/>
                          <pic:cNvPicPr/>
                        </pic:nvPicPr>
                        <pic:blipFill>
                          <a:blip r:embed="rId33"/>
                          <a:stretch>
                            <a:fillRect/>
                          </a:stretch>
                        </pic:blipFill>
                        <pic:spPr>
                          <a:xfrm>
                            <a:off x="1737690" y="0"/>
                            <a:ext cx="30480" cy="6096"/>
                          </a:xfrm>
                          <a:prstGeom prst="rect">
                            <a:avLst/>
                          </a:prstGeom>
                        </pic:spPr>
                      </pic:pic>
                      <pic:pic xmlns:pic="http://schemas.openxmlformats.org/drawingml/2006/picture">
                        <pic:nvPicPr>
                          <pic:cNvPr id="13580" name="Picture 13580"/>
                          <pic:cNvPicPr/>
                        </pic:nvPicPr>
                        <pic:blipFill>
                          <a:blip r:embed="rId33"/>
                          <a:stretch>
                            <a:fillRect/>
                          </a:stretch>
                        </pic:blipFill>
                        <pic:spPr>
                          <a:xfrm>
                            <a:off x="1768170" y="0"/>
                            <a:ext cx="30480" cy="6096"/>
                          </a:xfrm>
                          <a:prstGeom prst="rect">
                            <a:avLst/>
                          </a:prstGeom>
                        </pic:spPr>
                      </pic:pic>
                      <pic:pic xmlns:pic="http://schemas.openxmlformats.org/drawingml/2006/picture">
                        <pic:nvPicPr>
                          <pic:cNvPr id="13582" name="Picture 13582"/>
                          <pic:cNvPicPr/>
                        </pic:nvPicPr>
                        <pic:blipFill>
                          <a:blip r:embed="rId33"/>
                          <a:stretch>
                            <a:fillRect/>
                          </a:stretch>
                        </pic:blipFill>
                        <pic:spPr>
                          <a:xfrm>
                            <a:off x="1798650" y="0"/>
                            <a:ext cx="30480" cy="6096"/>
                          </a:xfrm>
                          <a:prstGeom prst="rect">
                            <a:avLst/>
                          </a:prstGeom>
                        </pic:spPr>
                      </pic:pic>
                      <pic:pic xmlns:pic="http://schemas.openxmlformats.org/drawingml/2006/picture">
                        <pic:nvPicPr>
                          <pic:cNvPr id="13584" name="Picture 13584"/>
                          <pic:cNvPicPr/>
                        </pic:nvPicPr>
                        <pic:blipFill>
                          <a:blip r:embed="rId33"/>
                          <a:stretch>
                            <a:fillRect/>
                          </a:stretch>
                        </pic:blipFill>
                        <pic:spPr>
                          <a:xfrm>
                            <a:off x="1829130" y="0"/>
                            <a:ext cx="30480" cy="6096"/>
                          </a:xfrm>
                          <a:prstGeom prst="rect">
                            <a:avLst/>
                          </a:prstGeom>
                        </pic:spPr>
                      </pic:pic>
                      <pic:pic xmlns:pic="http://schemas.openxmlformats.org/drawingml/2006/picture">
                        <pic:nvPicPr>
                          <pic:cNvPr id="13586" name="Picture 13586"/>
                          <pic:cNvPicPr/>
                        </pic:nvPicPr>
                        <pic:blipFill>
                          <a:blip r:embed="rId33"/>
                          <a:stretch>
                            <a:fillRect/>
                          </a:stretch>
                        </pic:blipFill>
                        <pic:spPr>
                          <a:xfrm>
                            <a:off x="1859610" y="0"/>
                            <a:ext cx="30480" cy="6096"/>
                          </a:xfrm>
                          <a:prstGeom prst="rect">
                            <a:avLst/>
                          </a:prstGeom>
                        </pic:spPr>
                      </pic:pic>
                      <pic:pic xmlns:pic="http://schemas.openxmlformats.org/drawingml/2006/picture">
                        <pic:nvPicPr>
                          <pic:cNvPr id="13588" name="Picture 13588"/>
                          <pic:cNvPicPr/>
                        </pic:nvPicPr>
                        <pic:blipFill>
                          <a:blip r:embed="rId33"/>
                          <a:stretch>
                            <a:fillRect/>
                          </a:stretch>
                        </pic:blipFill>
                        <pic:spPr>
                          <a:xfrm>
                            <a:off x="1890090" y="0"/>
                            <a:ext cx="30480" cy="6096"/>
                          </a:xfrm>
                          <a:prstGeom prst="rect">
                            <a:avLst/>
                          </a:prstGeom>
                        </pic:spPr>
                      </pic:pic>
                      <pic:pic xmlns:pic="http://schemas.openxmlformats.org/drawingml/2006/picture">
                        <pic:nvPicPr>
                          <pic:cNvPr id="13590" name="Picture 13590"/>
                          <pic:cNvPicPr/>
                        </pic:nvPicPr>
                        <pic:blipFill>
                          <a:blip r:embed="rId33"/>
                          <a:stretch>
                            <a:fillRect/>
                          </a:stretch>
                        </pic:blipFill>
                        <pic:spPr>
                          <a:xfrm>
                            <a:off x="1920570" y="0"/>
                            <a:ext cx="30480" cy="6096"/>
                          </a:xfrm>
                          <a:prstGeom prst="rect">
                            <a:avLst/>
                          </a:prstGeom>
                        </pic:spPr>
                      </pic:pic>
                      <pic:pic xmlns:pic="http://schemas.openxmlformats.org/drawingml/2006/picture">
                        <pic:nvPicPr>
                          <pic:cNvPr id="13592" name="Picture 13592"/>
                          <pic:cNvPicPr/>
                        </pic:nvPicPr>
                        <pic:blipFill>
                          <a:blip r:embed="rId33"/>
                          <a:stretch>
                            <a:fillRect/>
                          </a:stretch>
                        </pic:blipFill>
                        <pic:spPr>
                          <a:xfrm>
                            <a:off x="1951050" y="0"/>
                            <a:ext cx="30480" cy="6096"/>
                          </a:xfrm>
                          <a:prstGeom prst="rect">
                            <a:avLst/>
                          </a:prstGeom>
                        </pic:spPr>
                      </pic:pic>
                      <pic:pic xmlns:pic="http://schemas.openxmlformats.org/drawingml/2006/picture">
                        <pic:nvPicPr>
                          <pic:cNvPr id="13594" name="Picture 13594"/>
                          <pic:cNvPicPr/>
                        </pic:nvPicPr>
                        <pic:blipFill>
                          <a:blip r:embed="rId33"/>
                          <a:stretch>
                            <a:fillRect/>
                          </a:stretch>
                        </pic:blipFill>
                        <pic:spPr>
                          <a:xfrm>
                            <a:off x="1981530" y="0"/>
                            <a:ext cx="30480" cy="6096"/>
                          </a:xfrm>
                          <a:prstGeom prst="rect">
                            <a:avLst/>
                          </a:prstGeom>
                        </pic:spPr>
                      </pic:pic>
                      <pic:pic xmlns:pic="http://schemas.openxmlformats.org/drawingml/2006/picture">
                        <pic:nvPicPr>
                          <pic:cNvPr id="13596" name="Picture 13596"/>
                          <pic:cNvPicPr/>
                        </pic:nvPicPr>
                        <pic:blipFill>
                          <a:blip r:embed="rId33"/>
                          <a:stretch>
                            <a:fillRect/>
                          </a:stretch>
                        </pic:blipFill>
                        <pic:spPr>
                          <a:xfrm>
                            <a:off x="2012010" y="0"/>
                            <a:ext cx="30480" cy="6096"/>
                          </a:xfrm>
                          <a:prstGeom prst="rect">
                            <a:avLst/>
                          </a:prstGeom>
                        </pic:spPr>
                      </pic:pic>
                      <pic:pic xmlns:pic="http://schemas.openxmlformats.org/drawingml/2006/picture">
                        <pic:nvPicPr>
                          <pic:cNvPr id="13598" name="Picture 13598"/>
                          <pic:cNvPicPr/>
                        </pic:nvPicPr>
                        <pic:blipFill>
                          <a:blip r:embed="rId33"/>
                          <a:stretch>
                            <a:fillRect/>
                          </a:stretch>
                        </pic:blipFill>
                        <pic:spPr>
                          <a:xfrm>
                            <a:off x="2042490" y="0"/>
                            <a:ext cx="30480" cy="6096"/>
                          </a:xfrm>
                          <a:prstGeom prst="rect">
                            <a:avLst/>
                          </a:prstGeom>
                        </pic:spPr>
                      </pic:pic>
                      <pic:pic xmlns:pic="http://schemas.openxmlformats.org/drawingml/2006/picture">
                        <pic:nvPicPr>
                          <pic:cNvPr id="13600" name="Picture 13600"/>
                          <pic:cNvPicPr/>
                        </pic:nvPicPr>
                        <pic:blipFill>
                          <a:blip r:embed="rId33"/>
                          <a:stretch>
                            <a:fillRect/>
                          </a:stretch>
                        </pic:blipFill>
                        <pic:spPr>
                          <a:xfrm>
                            <a:off x="2072970" y="0"/>
                            <a:ext cx="30480" cy="6096"/>
                          </a:xfrm>
                          <a:prstGeom prst="rect">
                            <a:avLst/>
                          </a:prstGeom>
                        </pic:spPr>
                      </pic:pic>
                      <pic:pic xmlns:pic="http://schemas.openxmlformats.org/drawingml/2006/picture">
                        <pic:nvPicPr>
                          <pic:cNvPr id="13602" name="Picture 13602"/>
                          <pic:cNvPicPr/>
                        </pic:nvPicPr>
                        <pic:blipFill>
                          <a:blip r:embed="rId33"/>
                          <a:stretch>
                            <a:fillRect/>
                          </a:stretch>
                        </pic:blipFill>
                        <pic:spPr>
                          <a:xfrm>
                            <a:off x="2103450" y="0"/>
                            <a:ext cx="30480" cy="6096"/>
                          </a:xfrm>
                          <a:prstGeom prst="rect">
                            <a:avLst/>
                          </a:prstGeom>
                        </pic:spPr>
                      </pic:pic>
                      <pic:pic xmlns:pic="http://schemas.openxmlformats.org/drawingml/2006/picture">
                        <pic:nvPicPr>
                          <pic:cNvPr id="13604" name="Picture 13604"/>
                          <pic:cNvPicPr/>
                        </pic:nvPicPr>
                        <pic:blipFill>
                          <a:blip r:embed="rId33"/>
                          <a:stretch>
                            <a:fillRect/>
                          </a:stretch>
                        </pic:blipFill>
                        <pic:spPr>
                          <a:xfrm>
                            <a:off x="2133930" y="0"/>
                            <a:ext cx="30480" cy="6096"/>
                          </a:xfrm>
                          <a:prstGeom prst="rect">
                            <a:avLst/>
                          </a:prstGeom>
                        </pic:spPr>
                      </pic:pic>
                      <pic:pic xmlns:pic="http://schemas.openxmlformats.org/drawingml/2006/picture">
                        <pic:nvPicPr>
                          <pic:cNvPr id="13606" name="Picture 13606"/>
                          <pic:cNvPicPr/>
                        </pic:nvPicPr>
                        <pic:blipFill>
                          <a:blip r:embed="rId33"/>
                          <a:stretch>
                            <a:fillRect/>
                          </a:stretch>
                        </pic:blipFill>
                        <pic:spPr>
                          <a:xfrm>
                            <a:off x="2164410" y="0"/>
                            <a:ext cx="30480" cy="6096"/>
                          </a:xfrm>
                          <a:prstGeom prst="rect">
                            <a:avLst/>
                          </a:prstGeom>
                        </pic:spPr>
                      </pic:pic>
                      <pic:pic xmlns:pic="http://schemas.openxmlformats.org/drawingml/2006/picture">
                        <pic:nvPicPr>
                          <pic:cNvPr id="13608" name="Picture 13608"/>
                          <pic:cNvPicPr/>
                        </pic:nvPicPr>
                        <pic:blipFill>
                          <a:blip r:embed="rId33"/>
                          <a:stretch>
                            <a:fillRect/>
                          </a:stretch>
                        </pic:blipFill>
                        <pic:spPr>
                          <a:xfrm>
                            <a:off x="2194890" y="0"/>
                            <a:ext cx="30480" cy="6096"/>
                          </a:xfrm>
                          <a:prstGeom prst="rect">
                            <a:avLst/>
                          </a:prstGeom>
                        </pic:spPr>
                      </pic:pic>
                      <pic:pic xmlns:pic="http://schemas.openxmlformats.org/drawingml/2006/picture">
                        <pic:nvPicPr>
                          <pic:cNvPr id="13610" name="Picture 13610"/>
                          <pic:cNvPicPr/>
                        </pic:nvPicPr>
                        <pic:blipFill>
                          <a:blip r:embed="rId33"/>
                          <a:stretch>
                            <a:fillRect/>
                          </a:stretch>
                        </pic:blipFill>
                        <pic:spPr>
                          <a:xfrm>
                            <a:off x="2225370" y="0"/>
                            <a:ext cx="30480" cy="6096"/>
                          </a:xfrm>
                          <a:prstGeom prst="rect">
                            <a:avLst/>
                          </a:prstGeom>
                        </pic:spPr>
                      </pic:pic>
                      <pic:pic xmlns:pic="http://schemas.openxmlformats.org/drawingml/2006/picture">
                        <pic:nvPicPr>
                          <pic:cNvPr id="13612" name="Picture 13612"/>
                          <pic:cNvPicPr/>
                        </pic:nvPicPr>
                        <pic:blipFill>
                          <a:blip r:embed="rId33"/>
                          <a:stretch>
                            <a:fillRect/>
                          </a:stretch>
                        </pic:blipFill>
                        <pic:spPr>
                          <a:xfrm>
                            <a:off x="2255850" y="0"/>
                            <a:ext cx="30480" cy="6096"/>
                          </a:xfrm>
                          <a:prstGeom prst="rect">
                            <a:avLst/>
                          </a:prstGeom>
                        </pic:spPr>
                      </pic:pic>
                      <pic:pic xmlns:pic="http://schemas.openxmlformats.org/drawingml/2006/picture">
                        <pic:nvPicPr>
                          <pic:cNvPr id="13614" name="Picture 13614"/>
                          <pic:cNvPicPr/>
                        </pic:nvPicPr>
                        <pic:blipFill>
                          <a:blip r:embed="rId33"/>
                          <a:stretch>
                            <a:fillRect/>
                          </a:stretch>
                        </pic:blipFill>
                        <pic:spPr>
                          <a:xfrm>
                            <a:off x="2286330" y="0"/>
                            <a:ext cx="30480" cy="6096"/>
                          </a:xfrm>
                          <a:prstGeom prst="rect">
                            <a:avLst/>
                          </a:prstGeom>
                        </pic:spPr>
                      </pic:pic>
                      <pic:pic xmlns:pic="http://schemas.openxmlformats.org/drawingml/2006/picture">
                        <pic:nvPicPr>
                          <pic:cNvPr id="13616" name="Picture 13616"/>
                          <pic:cNvPicPr/>
                        </pic:nvPicPr>
                        <pic:blipFill>
                          <a:blip r:embed="rId33"/>
                          <a:stretch>
                            <a:fillRect/>
                          </a:stretch>
                        </pic:blipFill>
                        <pic:spPr>
                          <a:xfrm>
                            <a:off x="2316810" y="0"/>
                            <a:ext cx="30480" cy="6096"/>
                          </a:xfrm>
                          <a:prstGeom prst="rect">
                            <a:avLst/>
                          </a:prstGeom>
                        </pic:spPr>
                      </pic:pic>
                      <pic:pic xmlns:pic="http://schemas.openxmlformats.org/drawingml/2006/picture">
                        <pic:nvPicPr>
                          <pic:cNvPr id="13618" name="Picture 13618"/>
                          <pic:cNvPicPr/>
                        </pic:nvPicPr>
                        <pic:blipFill>
                          <a:blip r:embed="rId33"/>
                          <a:stretch>
                            <a:fillRect/>
                          </a:stretch>
                        </pic:blipFill>
                        <pic:spPr>
                          <a:xfrm>
                            <a:off x="2347290" y="0"/>
                            <a:ext cx="30480" cy="6096"/>
                          </a:xfrm>
                          <a:prstGeom prst="rect">
                            <a:avLst/>
                          </a:prstGeom>
                        </pic:spPr>
                      </pic:pic>
                      <pic:pic xmlns:pic="http://schemas.openxmlformats.org/drawingml/2006/picture">
                        <pic:nvPicPr>
                          <pic:cNvPr id="13620" name="Picture 13620"/>
                          <pic:cNvPicPr/>
                        </pic:nvPicPr>
                        <pic:blipFill>
                          <a:blip r:embed="rId33"/>
                          <a:stretch>
                            <a:fillRect/>
                          </a:stretch>
                        </pic:blipFill>
                        <pic:spPr>
                          <a:xfrm>
                            <a:off x="2377770" y="0"/>
                            <a:ext cx="30480" cy="6096"/>
                          </a:xfrm>
                          <a:prstGeom prst="rect">
                            <a:avLst/>
                          </a:prstGeom>
                        </pic:spPr>
                      </pic:pic>
                      <pic:pic xmlns:pic="http://schemas.openxmlformats.org/drawingml/2006/picture">
                        <pic:nvPicPr>
                          <pic:cNvPr id="13622" name="Picture 13622"/>
                          <pic:cNvPicPr/>
                        </pic:nvPicPr>
                        <pic:blipFill>
                          <a:blip r:embed="rId33"/>
                          <a:stretch>
                            <a:fillRect/>
                          </a:stretch>
                        </pic:blipFill>
                        <pic:spPr>
                          <a:xfrm>
                            <a:off x="2408250" y="0"/>
                            <a:ext cx="30480" cy="6096"/>
                          </a:xfrm>
                          <a:prstGeom prst="rect">
                            <a:avLst/>
                          </a:prstGeom>
                        </pic:spPr>
                      </pic:pic>
                      <pic:pic xmlns:pic="http://schemas.openxmlformats.org/drawingml/2006/picture">
                        <pic:nvPicPr>
                          <pic:cNvPr id="13624" name="Picture 13624"/>
                          <pic:cNvPicPr/>
                        </pic:nvPicPr>
                        <pic:blipFill>
                          <a:blip r:embed="rId33"/>
                          <a:stretch>
                            <a:fillRect/>
                          </a:stretch>
                        </pic:blipFill>
                        <pic:spPr>
                          <a:xfrm>
                            <a:off x="2438730" y="0"/>
                            <a:ext cx="30480" cy="6096"/>
                          </a:xfrm>
                          <a:prstGeom prst="rect">
                            <a:avLst/>
                          </a:prstGeom>
                        </pic:spPr>
                      </pic:pic>
                      <pic:pic xmlns:pic="http://schemas.openxmlformats.org/drawingml/2006/picture">
                        <pic:nvPicPr>
                          <pic:cNvPr id="13626" name="Picture 13626"/>
                          <pic:cNvPicPr/>
                        </pic:nvPicPr>
                        <pic:blipFill>
                          <a:blip r:embed="rId33"/>
                          <a:stretch>
                            <a:fillRect/>
                          </a:stretch>
                        </pic:blipFill>
                        <pic:spPr>
                          <a:xfrm>
                            <a:off x="2469210" y="0"/>
                            <a:ext cx="30480" cy="6096"/>
                          </a:xfrm>
                          <a:prstGeom prst="rect">
                            <a:avLst/>
                          </a:prstGeom>
                        </pic:spPr>
                      </pic:pic>
                      <pic:pic xmlns:pic="http://schemas.openxmlformats.org/drawingml/2006/picture">
                        <pic:nvPicPr>
                          <pic:cNvPr id="13628" name="Picture 13628"/>
                          <pic:cNvPicPr/>
                        </pic:nvPicPr>
                        <pic:blipFill>
                          <a:blip r:embed="rId33"/>
                          <a:stretch>
                            <a:fillRect/>
                          </a:stretch>
                        </pic:blipFill>
                        <pic:spPr>
                          <a:xfrm>
                            <a:off x="2499690" y="0"/>
                            <a:ext cx="30480" cy="6096"/>
                          </a:xfrm>
                          <a:prstGeom prst="rect">
                            <a:avLst/>
                          </a:prstGeom>
                        </pic:spPr>
                      </pic:pic>
                      <pic:pic xmlns:pic="http://schemas.openxmlformats.org/drawingml/2006/picture">
                        <pic:nvPicPr>
                          <pic:cNvPr id="13630" name="Picture 13630"/>
                          <pic:cNvPicPr/>
                        </pic:nvPicPr>
                        <pic:blipFill>
                          <a:blip r:embed="rId33"/>
                          <a:stretch>
                            <a:fillRect/>
                          </a:stretch>
                        </pic:blipFill>
                        <pic:spPr>
                          <a:xfrm>
                            <a:off x="2530170" y="0"/>
                            <a:ext cx="30480" cy="6096"/>
                          </a:xfrm>
                          <a:prstGeom prst="rect">
                            <a:avLst/>
                          </a:prstGeom>
                        </pic:spPr>
                      </pic:pic>
                      <pic:pic xmlns:pic="http://schemas.openxmlformats.org/drawingml/2006/picture">
                        <pic:nvPicPr>
                          <pic:cNvPr id="13632" name="Picture 13632"/>
                          <pic:cNvPicPr/>
                        </pic:nvPicPr>
                        <pic:blipFill>
                          <a:blip r:embed="rId33"/>
                          <a:stretch>
                            <a:fillRect/>
                          </a:stretch>
                        </pic:blipFill>
                        <pic:spPr>
                          <a:xfrm>
                            <a:off x="2560650" y="0"/>
                            <a:ext cx="30480" cy="6096"/>
                          </a:xfrm>
                          <a:prstGeom prst="rect">
                            <a:avLst/>
                          </a:prstGeom>
                        </pic:spPr>
                      </pic:pic>
                      <pic:pic xmlns:pic="http://schemas.openxmlformats.org/drawingml/2006/picture">
                        <pic:nvPicPr>
                          <pic:cNvPr id="13634" name="Picture 13634"/>
                          <pic:cNvPicPr/>
                        </pic:nvPicPr>
                        <pic:blipFill>
                          <a:blip r:embed="rId33"/>
                          <a:stretch>
                            <a:fillRect/>
                          </a:stretch>
                        </pic:blipFill>
                        <pic:spPr>
                          <a:xfrm>
                            <a:off x="2591130" y="0"/>
                            <a:ext cx="30480" cy="6096"/>
                          </a:xfrm>
                          <a:prstGeom prst="rect">
                            <a:avLst/>
                          </a:prstGeom>
                        </pic:spPr>
                      </pic:pic>
                      <pic:pic xmlns:pic="http://schemas.openxmlformats.org/drawingml/2006/picture">
                        <pic:nvPicPr>
                          <pic:cNvPr id="13636" name="Picture 13636"/>
                          <pic:cNvPicPr/>
                        </pic:nvPicPr>
                        <pic:blipFill>
                          <a:blip r:embed="rId33"/>
                          <a:stretch>
                            <a:fillRect/>
                          </a:stretch>
                        </pic:blipFill>
                        <pic:spPr>
                          <a:xfrm>
                            <a:off x="2621610" y="0"/>
                            <a:ext cx="30480" cy="6096"/>
                          </a:xfrm>
                          <a:prstGeom prst="rect">
                            <a:avLst/>
                          </a:prstGeom>
                        </pic:spPr>
                      </pic:pic>
                      <pic:pic xmlns:pic="http://schemas.openxmlformats.org/drawingml/2006/picture">
                        <pic:nvPicPr>
                          <pic:cNvPr id="13638" name="Picture 13638"/>
                          <pic:cNvPicPr/>
                        </pic:nvPicPr>
                        <pic:blipFill>
                          <a:blip r:embed="rId33"/>
                          <a:stretch>
                            <a:fillRect/>
                          </a:stretch>
                        </pic:blipFill>
                        <pic:spPr>
                          <a:xfrm>
                            <a:off x="2652090" y="0"/>
                            <a:ext cx="30480" cy="6096"/>
                          </a:xfrm>
                          <a:prstGeom prst="rect">
                            <a:avLst/>
                          </a:prstGeom>
                        </pic:spPr>
                      </pic:pic>
                      <pic:pic xmlns:pic="http://schemas.openxmlformats.org/drawingml/2006/picture">
                        <pic:nvPicPr>
                          <pic:cNvPr id="13640" name="Picture 13640"/>
                          <pic:cNvPicPr/>
                        </pic:nvPicPr>
                        <pic:blipFill>
                          <a:blip r:embed="rId33"/>
                          <a:stretch>
                            <a:fillRect/>
                          </a:stretch>
                        </pic:blipFill>
                        <pic:spPr>
                          <a:xfrm>
                            <a:off x="2682570" y="0"/>
                            <a:ext cx="30480" cy="6096"/>
                          </a:xfrm>
                          <a:prstGeom prst="rect">
                            <a:avLst/>
                          </a:prstGeom>
                        </pic:spPr>
                      </pic:pic>
                      <pic:pic xmlns:pic="http://schemas.openxmlformats.org/drawingml/2006/picture">
                        <pic:nvPicPr>
                          <pic:cNvPr id="13642" name="Picture 13642"/>
                          <pic:cNvPicPr/>
                        </pic:nvPicPr>
                        <pic:blipFill>
                          <a:blip r:embed="rId33"/>
                          <a:stretch>
                            <a:fillRect/>
                          </a:stretch>
                        </pic:blipFill>
                        <pic:spPr>
                          <a:xfrm>
                            <a:off x="2713050" y="0"/>
                            <a:ext cx="30480" cy="6096"/>
                          </a:xfrm>
                          <a:prstGeom prst="rect">
                            <a:avLst/>
                          </a:prstGeom>
                        </pic:spPr>
                      </pic:pic>
                      <pic:pic xmlns:pic="http://schemas.openxmlformats.org/drawingml/2006/picture">
                        <pic:nvPicPr>
                          <pic:cNvPr id="13644" name="Picture 13644"/>
                          <pic:cNvPicPr/>
                        </pic:nvPicPr>
                        <pic:blipFill>
                          <a:blip r:embed="rId33"/>
                          <a:stretch>
                            <a:fillRect/>
                          </a:stretch>
                        </pic:blipFill>
                        <pic:spPr>
                          <a:xfrm>
                            <a:off x="2743530" y="0"/>
                            <a:ext cx="30480" cy="6096"/>
                          </a:xfrm>
                          <a:prstGeom prst="rect">
                            <a:avLst/>
                          </a:prstGeom>
                        </pic:spPr>
                      </pic:pic>
                      <pic:pic xmlns:pic="http://schemas.openxmlformats.org/drawingml/2006/picture">
                        <pic:nvPicPr>
                          <pic:cNvPr id="13646" name="Picture 13646"/>
                          <pic:cNvPicPr/>
                        </pic:nvPicPr>
                        <pic:blipFill>
                          <a:blip r:embed="rId33"/>
                          <a:stretch>
                            <a:fillRect/>
                          </a:stretch>
                        </pic:blipFill>
                        <pic:spPr>
                          <a:xfrm>
                            <a:off x="2774010" y="0"/>
                            <a:ext cx="30480" cy="6096"/>
                          </a:xfrm>
                          <a:prstGeom prst="rect">
                            <a:avLst/>
                          </a:prstGeom>
                        </pic:spPr>
                      </pic:pic>
                      <pic:pic xmlns:pic="http://schemas.openxmlformats.org/drawingml/2006/picture">
                        <pic:nvPicPr>
                          <pic:cNvPr id="13648" name="Picture 13648"/>
                          <pic:cNvPicPr/>
                        </pic:nvPicPr>
                        <pic:blipFill>
                          <a:blip r:embed="rId33"/>
                          <a:stretch>
                            <a:fillRect/>
                          </a:stretch>
                        </pic:blipFill>
                        <pic:spPr>
                          <a:xfrm>
                            <a:off x="2804490" y="0"/>
                            <a:ext cx="30480" cy="6096"/>
                          </a:xfrm>
                          <a:prstGeom prst="rect">
                            <a:avLst/>
                          </a:prstGeom>
                        </pic:spPr>
                      </pic:pic>
                      <pic:pic xmlns:pic="http://schemas.openxmlformats.org/drawingml/2006/picture">
                        <pic:nvPicPr>
                          <pic:cNvPr id="13650" name="Picture 13650"/>
                          <pic:cNvPicPr/>
                        </pic:nvPicPr>
                        <pic:blipFill>
                          <a:blip r:embed="rId33"/>
                          <a:stretch>
                            <a:fillRect/>
                          </a:stretch>
                        </pic:blipFill>
                        <pic:spPr>
                          <a:xfrm>
                            <a:off x="2834970" y="0"/>
                            <a:ext cx="30480" cy="6096"/>
                          </a:xfrm>
                          <a:prstGeom prst="rect">
                            <a:avLst/>
                          </a:prstGeom>
                        </pic:spPr>
                      </pic:pic>
                      <pic:pic xmlns:pic="http://schemas.openxmlformats.org/drawingml/2006/picture">
                        <pic:nvPicPr>
                          <pic:cNvPr id="13652" name="Picture 13652"/>
                          <pic:cNvPicPr/>
                        </pic:nvPicPr>
                        <pic:blipFill>
                          <a:blip r:embed="rId33"/>
                          <a:stretch>
                            <a:fillRect/>
                          </a:stretch>
                        </pic:blipFill>
                        <pic:spPr>
                          <a:xfrm>
                            <a:off x="2865450" y="0"/>
                            <a:ext cx="30480" cy="6096"/>
                          </a:xfrm>
                          <a:prstGeom prst="rect">
                            <a:avLst/>
                          </a:prstGeom>
                        </pic:spPr>
                      </pic:pic>
                      <pic:pic xmlns:pic="http://schemas.openxmlformats.org/drawingml/2006/picture">
                        <pic:nvPicPr>
                          <pic:cNvPr id="13654" name="Picture 13654"/>
                          <pic:cNvPicPr/>
                        </pic:nvPicPr>
                        <pic:blipFill>
                          <a:blip r:embed="rId33"/>
                          <a:stretch>
                            <a:fillRect/>
                          </a:stretch>
                        </pic:blipFill>
                        <pic:spPr>
                          <a:xfrm>
                            <a:off x="2895930" y="0"/>
                            <a:ext cx="30785" cy="6096"/>
                          </a:xfrm>
                          <a:prstGeom prst="rect">
                            <a:avLst/>
                          </a:prstGeom>
                        </pic:spPr>
                      </pic:pic>
                      <pic:pic xmlns:pic="http://schemas.openxmlformats.org/drawingml/2006/picture">
                        <pic:nvPicPr>
                          <pic:cNvPr id="13656" name="Picture 13656"/>
                          <pic:cNvPicPr/>
                        </pic:nvPicPr>
                        <pic:blipFill>
                          <a:blip r:embed="rId33"/>
                          <a:stretch>
                            <a:fillRect/>
                          </a:stretch>
                        </pic:blipFill>
                        <pic:spPr>
                          <a:xfrm>
                            <a:off x="2926665" y="0"/>
                            <a:ext cx="30480" cy="6096"/>
                          </a:xfrm>
                          <a:prstGeom prst="rect">
                            <a:avLst/>
                          </a:prstGeom>
                        </pic:spPr>
                      </pic:pic>
                      <pic:pic xmlns:pic="http://schemas.openxmlformats.org/drawingml/2006/picture">
                        <pic:nvPicPr>
                          <pic:cNvPr id="13658" name="Picture 13658"/>
                          <pic:cNvPicPr/>
                        </pic:nvPicPr>
                        <pic:blipFill>
                          <a:blip r:embed="rId33"/>
                          <a:stretch>
                            <a:fillRect/>
                          </a:stretch>
                        </pic:blipFill>
                        <pic:spPr>
                          <a:xfrm>
                            <a:off x="2957144" y="0"/>
                            <a:ext cx="30480" cy="6096"/>
                          </a:xfrm>
                          <a:prstGeom prst="rect">
                            <a:avLst/>
                          </a:prstGeom>
                        </pic:spPr>
                      </pic:pic>
                      <pic:pic xmlns:pic="http://schemas.openxmlformats.org/drawingml/2006/picture">
                        <pic:nvPicPr>
                          <pic:cNvPr id="13660" name="Picture 13660"/>
                          <pic:cNvPicPr/>
                        </pic:nvPicPr>
                        <pic:blipFill>
                          <a:blip r:embed="rId33"/>
                          <a:stretch>
                            <a:fillRect/>
                          </a:stretch>
                        </pic:blipFill>
                        <pic:spPr>
                          <a:xfrm>
                            <a:off x="2987624" y="0"/>
                            <a:ext cx="30480" cy="6096"/>
                          </a:xfrm>
                          <a:prstGeom prst="rect">
                            <a:avLst/>
                          </a:prstGeom>
                        </pic:spPr>
                      </pic:pic>
                      <pic:pic xmlns:pic="http://schemas.openxmlformats.org/drawingml/2006/picture">
                        <pic:nvPicPr>
                          <pic:cNvPr id="13662" name="Picture 13662"/>
                          <pic:cNvPicPr/>
                        </pic:nvPicPr>
                        <pic:blipFill>
                          <a:blip r:embed="rId33"/>
                          <a:stretch>
                            <a:fillRect/>
                          </a:stretch>
                        </pic:blipFill>
                        <pic:spPr>
                          <a:xfrm>
                            <a:off x="3018104" y="0"/>
                            <a:ext cx="30480" cy="6096"/>
                          </a:xfrm>
                          <a:prstGeom prst="rect">
                            <a:avLst/>
                          </a:prstGeom>
                        </pic:spPr>
                      </pic:pic>
                      <pic:pic xmlns:pic="http://schemas.openxmlformats.org/drawingml/2006/picture">
                        <pic:nvPicPr>
                          <pic:cNvPr id="13664" name="Picture 13664"/>
                          <pic:cNvPicPr/>
                        </pic:nvPicPr>
                        <pic:blipFill>
                          <a:blip r:embed="rId33"/>
                          <a:stretch>
                            <a:fillRect/>
                          </a:stretch>
                        </pic:blipFill>
                        <pic:spPr>
                          <a:xfrm>
                            <a:off x="3048584" y="0"/>
                            <a:ext cx="30481" cy="6096"/>
                          </a:xfrm>
                          <a:prstGeom prst="rect">
                            <a:avLst/>
                          </a:prstGeom>
                        </pic:spPr>
                      </pic:pic>
                      <pic:pic xmlns:pic="http://schemas.openxmlformats.org/drawingml/2006/picture">
                        <pic:nvPicPr>
                          <pic:cNvPr id="13666" name="Picture 13666"/>
                          <pic:cNvPicPr/>
                        </pic:nvPicPr>
                        <pic:blipFill>
                          <a:blip r:embed="rId33"/>
                          <a:stretch>
                            <a:fillRect/>
                          </a:stretch>
                        </pic:blipFill>
                        <pic:spPr>
                          <a:xfrm>
                            <a:off x="3079065" y="0"/>
                            <a:ext cx="30480" cy="6096"/>
                          </a:xfrm>
                          <a:prstGeom prst="rect">
                            <a:avLst/>
                          </a:prstGeom>
                        </pic:spPr>
                      </pic:pic>
                      <pic:pic xmlns:pic="http://schemas.openxmlformats.org/drawingml/2006/picture">
                        <pic:nvPicPr>
                          <pic:cNvPr id="13668" name="Picture 13668"/>
                          <pic:cNvPicPr/>
                        </pic:nvPicPr>
                        <pic:blipFill>
                          <a:blip r:embed="rId33"/>
                          <a:stretch>
                            <a:fillRect/>
                          </a:stretch>
                        </pic:blipFill>
                        <pic:spPr>
                          <a:xfrm>
                            <a:off x="3109544" y="0"/>
                            <a:ext cx="30480" cy="6096"/>
                          </a:xfrm>
                          <a:prstGeom prst="rect">
                            <a:avLst/>
                          </a:prstGeom>
                        </pic:spPr>
                      </pic:pic>
                      <pic:pic xmlns:pic="http://schemas.openxmlformats.org/drawingml/2006/picture">
                        <pic:nvPicPr>
                          <pic:cNvPr id="13670" name="Picture 13670"/>
                          <pic:cNvPicPr/>
                        </pic:nvPicPr>
                        <pic:blipFill>
                          <a:blip r:embed="rId33"/>
                          <a:stretch>
                            <a:fillRect/>
                          </a:stretch>
                        </pic:blipFill>
                        <pic:spPr>
                          <a:xfrm>
                            <a:off x="3140024" y="0"/>
                            <a:ext cx="30480" cy="6096"/>
                          </a:xfrm>
                          <a:prstGeom prst="rect">
                            <a:avLst/>
                          </a:prstGeom>
                        </pic:spPr>
                      </pic:pic>
                      <pic:pic xmlns:pic="http://schemas.openxmlformats.org/drawingml/2006/picture">
                        <pic:nvPicPr>
                          <pic:cNvPr id="13672" name="Picture 13672"/>
                          <pic:cNvPicPr/>
                        </pic:nvPicPr>
                        <pic:blipFill>
                          <a:blip r:embed="rId33"/>
                          <a:stretch>
                            <a:fillRect/>
                          </a:stretch>
                        </pic:blipFill>
                        <pic:spPr>
                          <a:xfrm>
                            <a:off x="3170504" y="0"/>
                            <a:ext cx="30480" cy="6096"/>
                          </a:xfrm>
                          <a:prstGeom prst="rect">
                            <a:avLst/>
                          </a:prstGeom>
                        </pic:spPr>
                      </pic:pic>
                      <pic:pic xmlns:pic="http://schemas.openxmlformats.org/drawingml/2006/picture">
                        <pic:nvPicPr>
                          <pic:cNvPr id="13674" name="Picture 13674"/>
                          <pic:cNvPicPr/>
                        </pic:nvPicPr>
                        <pic:blipFill>
                          <a:blip r:embed="rId33"/>
                          <a:stretch>
                            <a:fillRect/>
                          </a:stretch>
                        </pic:blipFill>
                        <pic:spPr>
                          <a:xfrm>
                            <a:off x="3200984" y="0"/>
                            <a:ext cx="30480" cy="6096"/>
                          </a:xfrm>
                          <a:prstGeom prst="rect">
                            <a:avLst/>
                          </a:prstGeom>
                        </pic:spPr>
                      </pic:pic>
                      <pic:pic xmlns:pic="http://schemas.openxmlformats.org/drawingml/2006/picture">
                        <pic:nvPicPr>
                          <pic:cNvPr id="13676" name="Picture 13676"/>
                          <pic:cNvPicPr/>
                        </pic:nvPicPr>
                        <pic:blipFill>
                          <a:blip r:embed="rId33"/>
                          <a:stretch>
                            <a:fillRect/>
                          </a:stretch>
                        </pic:blipFill>
                        <pic:spPr>
                          <a:xfrm>
                            <a:off x="3231465" y="0"/>
                            <a:ext cx="30480" cy="6096"/>
                          </a:xfrm>
                          <a:prstGeom prst="rect">
                            <a:avLst/>
                          </a:prstGeom>
                        </pic:spPr>
                      </pic:pic>
                      <pic:pic xmlns:pic="http://schemas.openxmlformats.org/drawingml/2006/picture">
                        <pic:nvPicPr>
                          <pic:cNvPr id="13678" name="Picture 13678"/>
                          <pic:cNvPicPr/>
                        </pic:nvPicPr>
                        <pic:blipFill>
                          <a:blip r:embed="rId33"/>
                          <a:stretch>
                            <a:fillRect/>
                          </a:stretch>
                        </pic:blipFill>
                        <pic:spPr>
                          <a:xfrm>
                            <a:off x="3261944" y="0"/>
                            <a:ext cx="30480" cy="6096"/>
                          </a:xfrm>
                          <a:prstGeom prst="rect">
                            <a:avLst/>
                          </a:prstGeom>
                        </pic:spPr>
                      </pic:pic>
                      <pic:pic xmlns:pic="http://schemas.openxmlformats.org/drawingml/2006/picture">
                        <pic:nvPicPr>
                          <pic:cNvPr id="13680" name="Picture 13680"/>
                          <pic:cNvPicPr/>
                        </pic:nvPicPr>
                        <pic:blipFill>
                          <a:blip r:embed="rId33"/>
                          <a:stretch>
                            <a:fillRect/>
                          </a:stretch>
                        </pic:blipFill>
                        <pic:spPr>
                          <a:xfrm>
                            <a:off x="3292424" y="0"/>
                            <a:ext cx="30480" cy="6096"/>
                          </a:xfrm>
                          <a:prstGeom prst="rect">
                            <a:avLst/>
                          </a:prstGeom>
                        </pic:spPr>
                      </pic:pic>
                      <pic:pic xmlns:pic="http://schemas.openxmlformats.org/drawingml/2006/picture">
                        <pic:nvPicPr>
                          <pic:cNvPr id="13682" name="Picture 13682"/>
                          <pic:cNvPicPr/>
                        </pic:nvPicPr>
                        <pic:blipFill>
                          <a:blip r:embed="rId33"/>
                          <a:stretch>
                            <a:fillRect/>
                          </a:stretch>
                        </pic:blipFill>
                        <pic:spPr>
                          <a:xfrm>
                            <a:off x="3322904" y="0"/>
                            <a:ext cx="30480" cy="6096"/>
                          </a:xfrm>
                          <a:prstGeom prst="rect">
                            <a:avLst/>
                          </a:prstGeom>
                        </pic:spPr>
                      </pic:pic>
                      <pic:pic xmlns:pic="http://schemas.openxmlformats.org/drawingml/2006/picture">
                        <pic:nvPicPr>
                          <pic:cNvPr id="13684" name="Picture 13684"/>
                          <pic:cNvPicPr/>
                        </pic:nvPicPr>
                        <pic:blipFill>
                          <a:blip r:embed="rId33"/>
                          <a:stretch>
                            <a:fillRect/>
                          </a:stretch>
                        </pic:blipFill>
                        <pic:spPr>
                          <a:xfrm>
                            <a:off x="3353384" y="0"/>
                            <a:ext cx="30480" cy="6096"/>
                          </a:xfrm>
                          <a:prstGeom prst="rect">
                            <a:avLst/>
                          </a:prstGeom>
                        </pic:spPr>
                      </pic:pic>
                      <pic:pic xmlns:pic="http://schemas.openxmlformats.org/drawingml/2006/picture">
                        <pic:nvPicPr>
                          <pic:cNvPr id="13686" name="Picture 13686"/>
                          <pic:cNvPicPr/>
                        </pic:nvPicPr>
                        <pic:blipFill>
                          <a:blip r:embed="rId33"/>
                          <a:stretch>
                            <a:fillRect/>
                          </a:stretch>
                        </pic:blipFill>
                        <pic:spPr>
                          <a:xfrm>
                            <a:off x="3383865" y="0"/>
                            <a:ext cx="30480" cy="6096"/>
                          </a:xfrm>
                          <a:prstGeom prst="rect">
                            <a:avLst/>
                          </a:prstGeom>
                        </pic:spPr>
                      </pic:pic>
                      <pic:pic xmlns:pic="http://schemas.openxmlformats.org/drawingml/2006/picture">
                        <pic:nvPicPr>
                          <pic:cNvPr id="13688" name="Picture 13688"/>
                          <pic:cNvPicPr/>
                        </pic:nvPicPr>
                        <pic:blipFill>
                          <a:blip r:embed="rId33"/>
                          <a:stretch>
                            <a:fillRect/>
                          </a:stretch>
                        </pic:blipFill>
                        <pic:spPr>
                          <a:xfrm>
                            <a:off x="3414344" y="0"/>
                            <a:ext cx="30480" cy="6096"/>
                          </a:xfrm>
                          <a:prstGeom prst="rect">
                            <a:avLst/>
                          </a:prstGeom>
                        </pic:spPr>
                      </pic:pic>
                      <pic:pic xmlns:pic="http://schemas.openxmlformats.org/drawingml/2006/picture">
                        <pic:nvPicPr>
                          <pic:cNvPr id="13690" name="Picture 13690"/>
                          <pic:cNvPicPr/>
                        </pic:nvPicPr>
                        <pic:blipFill>
                          <a:blip r:embed="rId33"/>
                          <a:stretch>
                            <a:fillRect/>
                          </a:stretch>
                        </pic:blipFill>
                        <pic:spPr>
                          <a:xfrm>
                            <a:off x="3444824" y="0"/>
                            <a:ext cx="30480" cy="6096"/>
                          </a:xfrm>
                          <a:prstGeom prst="rect">
                            <a:avLst/>
                          </a:prstGeom>
                        </pic:spPr>
                      </pic:pic>
                      <pic:pic xmlns:pic="http://schemas.openxmlformats.org/drawingml/2006/picture">
                        <pic:nvPicPr>
                          <pic:cNvPr id="13692" name="Picture 13692"/>
                          <pic:cNvPicPr/>
                        </pic:nvPicPr>
                        <pic:blipFill>
                          <a:blip r:embed="rId33"/>
                          <a:stretch>
                            <a:fillRect/>
                          </a:stretch>
                        </pic:blipFill>
                        <pic:spPr>
                          <a:xfrm>
                            <a:off x="3475304" y="0"/>
                            <a:ext cx="30480" cy="6096"/>
                          </a:xfrm>
                          <a:prstGeom prst="rect">
                            <a:avLst/>
                          </a:prstGeom>
                        </pic:spPr>
                      </pic:pic>
                      <pic:pic xmlns:pic="http://schemas.openxmlformats.org/drawingml/2006/picture">
                        <pic:nvPicPr>
                          <pic:cNvPr id="13694" name="Picture 13694"/>
                          <pic:cNvPicPr/>
                        </pic:nvPicPr>
                        <pic:blipFill>
                          <a:blip r:embed="rId33"/>
                          <a:stretch>
                            <a:fillRect/>
                          </a:stretch>
                        </pic:blipFill>
                        <pic:spPr>
                          <a:xfrm>
                            <a:off x="3505784" y="0"/>
                            <a:ext cx="30481" cy="6096"/>
                          </a:xfrm>
                          <a:prstGeom prst="rect">
                            <a:avLst/>
                          </a:prstGeom>
                        </pic:spPr>
                      </pic:pic>
                      <pic:pic xmlns:pic="http://schemas.openxmlformats.org/drawingml/2006/picture">
                        <pic:nvPicPr>
                          <pic:cNvPr id="13696" name="Picture 13696"/>
                          <pic:cNvPicPr/>
                        </pic:nvPicPr>
                        <pic:blipFill>
                          <a:blip r:embed="rId33"/>
                          <a:stretch>
                            <a:fillRect/>
                          </a:stretch>
                        </pic:blipFill>
                        <pic:spPr>
                          <a:xfrm>
                            <a:off x="3536265" y="0"/>
                            <a:ext cx="30480" cy="6096"/>
                          </a:xfrm>
                          <a:prstGeom prst="rect">
                            <a:avLst/>
                          </a:prstGeom>
                        </pic:spPr>
                      </pic:pic>
                      <pic:pic xmlns:pic="http://schemas.openxmlformats.org/drawingml/2006/picture">
                        <pic:nvPicPr>
                          <pic:cNvPr id="13698" name="Picture 13698"/>
                          <pic:cNvPicPr/>
                        </pic:nvPicPr>
                        <pic:blipFill>
                          <a:blip r:embed="rId33"/>
                          <a:stretch>
                            <a:fillRect/>
                          </a:stretch>
                        </pic:blipFill>
                        <pic:spPr>
                          <a:xfrm>
                            <a:off x="3566744" y="0"/>
                            <a:ext cx="30480" cy="6096"/>
                          </a:xfrm>
                          <a:prstGeom prst="rect">
                            <a:avLst/>
                          </a:prstGeom>
                        </pic:spPr>
                      </pic:pic>
                      <pic:pic xmlns:pic="http://schemas.openxmlformats.org/drawingml/2006/picture">
                        <pic:nvPicPr>
                          <pic:cNvPr id="13700" name="Picture 13700"/>
                          <pic:cNvPicPr/>
                        </pic:nvPicPr>
                        <pic:blipFill>
                          <a:blip r:embed="rId33"/>
                          <a:stretch>
                            <a:fillRect/>
                          </a:stretch>
                        </pic:blipFill>
                        <pic:spPr>
                          <a:xfrm>
                            <a:off x="3597224" y="0"/>
                            <a:ext cx="30480" cy="6096"/>
                          </a:xfrm>
                          <a:prstGeom prst="rect">
                            <a:avLst/>
                          </a:prstGeom>
                        </pic:spPr>
                      </pic:pic>
                      <pic:pic xmlns:pic="http://schemas.openxmlformats.org/drawingml/2006/picture">
                        <pic:nvPicPr>
                          <pic:cNvPr id="13702" name="Picture 13702"/>
                          <pic:cNvPicPr/>
                        </pic:nvPicPr>
                        <pic:blipFill>
                          <a:blip r:embed="rId33"/>
                          <a:stretch>
                            <a:fillRect/>
                          </a:stretch>
                        </pic:blipFill>
                        <pic:spPr>
                          <a:xfrm>
                            <a:off x="3627704" y="0"/>
                            <a:ext cx="30480" cy="6096"/>
                          </a:xfrm>
                          <a:prstGeom prst="rect">
                            <a:avLst/>
                          </a:prstGeom>
                        </pic:spPr>
                      </pic:pic>
                      <pic:pic xmlns:pic="http://schemas.openxmlformats.org/drawingml/2006/picture">
                        <pic:nvPicPr>
                          <pic:cNvPr id="13704" name="Picture 13704"/>
                          <pic:cNvPicPr/>
                        </pic:nvPicPr>
                        <pic:blipFill>
                          <a:blip r:embed="rId33"/>
                          <a:stretch>
                            <a:fillRect/>
                          </a:stretch>
                        </pic:blipFill>
                        <pic:spPr>
                          <a:xfrm>
                            <a:off x="3658184" y="0"/>
                            <a:ext cx="30480" cy="6096"/>
                          </a:xfrm>
                          <a:prstGeom prst="rect">
                            <a:avLst/>
                          </a:prstGeom>
                        </pic:spPr>
                      </pic:pic>
                      <pic:pic xmlns:pic="http://schemas.openxmlformats.org/drawingml/2006/picture">
                        <pic:nvPicPr>
                          <pic:cNvPr id="13706" name="Picture 13706"/>
                          <pic:cNvPicPr/>
                        </pic:nvPicPr>
                        <pic:blipFill>
                          <a:blip r:embed="rId33"/>
                          <a:stretch>
                            <a:fillRect/>
                          </a:stretch>
                        </pic:blipFill>
                        <pic:spPr>
                          <a:xfrm>
                            <a:off x="3688665" y="0"/>
                            <a:ext cx="30480" cy="6096"/>
                          </a:xfrm>
                          <a:prstGeom prst="rect">
                            <a:avLst/>
                          </a:prstGeom>
                        </pic:spPr>
                      </pic:pic>
                      <pic:pic xmlns:pic="http://schemas.openxmlformats.org/drawingml/2006/picture">
                        <pic:nvPicPr>
                          <pic:cNvPr id="13708" name="Picture 13708"/>
                          <pic:cNvPicPr/>
                        </pic:nvPicPr>
                        <pic:blipFill>
                          <a:blip r:embed="rId33"/>
                          <a:stretch>
                            <a:fillRect/>
                          </a:stretch>
                        </pic:blipFill>
                        <pic:spPr>
                          <a:xfrm>
                            <a:off x="3719144" y="0"/>
                            <a:ext cx="30480" cy="6096"/>
                          </a:xfrm>
                          <a:prstGeom prst="rect">
                            <a:avLst/>
                          </a:prstGeom>
                        </pic:spPr>
                      </pic:pic>
                      <pic:pic xmlns:pic="http://schemas.openxmlformats.org/drawingml/2006/picture">
                        <pic:nvPicPr>
                          <pic:cNvPr id="13710" name="Picture 13710"/>
                          <pic:cNvPicPr/>
                        </pic:nvPicPr>
                        <pic:blipFill>
                          <a:blip r:embed="rId33"/>
                          <a:stretch>
                            <a:fillRect/>
                          </a:stretch>
                        </pic:blipFill>
                        <pic:spPr>
                          <a:xfrm>
                            <a:off x="3749624" y="0"/>
                            <a:ext cx="30480" cy="6096"/>
                          </a:xfrm>
                          <a:prstGeom prst="rect">
                            <a:avLst/>
                          </a:prstGeom>
                        </pic:spPr>
                      </pic:pic>
                      <pic:pic xmlns:pic="http://schemas.openxmlformats.org/drawingml/2006/picture">
                        <pic:nvPicPr>
                          <pic:cNvPr id="13712" name="Picture 13712"/>
                          <pic:cNvPicPr/>
                        </pic:nvPicPr>
                        <pic:blipFill>
                          <a:blip r:embed="rId33"/>
                          <a:stretch>
                            <a:fillRect/>
                          </a:stretch>
                        </pic:blipFill>
                        <pic:spPr>
                          <a:xfrm>
                            <a:off x="3780104" y="0"/>
                            <a:ext cx="30480" cy="6096"/>
                          </a:xfrm>
                          <a:prstGeom prst="rect">
                            <a:avLst/>
                          </a:prstGeom>
                        </pic:spPr>
                      </pic:pic>
                      <pic:pic xmlns:pic="http://schemas.openxmlformats.org/drawingml/2006/picture">
                        <pic:nvPicPr>
                          <pic:cNvPr id="13714" name="Picture 13714"/>
                          <pic:cNvPicPr/>
                        </pic:nvPicPr>
                        <pic:blipFill>
                          <a:blip r:embed="rId33"/>
                          <a:stretch>
                            <a:fillRect/>
                          </a:stretch>
                        </pic:blipFill>
                        <pic:spPr>
                          <a:xfrm>
                            <a:off x="3810584" y="0"/>
                            <a:ext cx="30480" cy="6096"/>
                          </a:xfrm>
                          <a:prstGeom prst="rect">
                            <a:avLst/>
                          </a:prstGeom>
                        </pic:spPr>
                      </pic:pic>
                      <pic:pic xmlns:pic="http://schemas.openxmlformats.org/drawingml/2006/picture">
                        <pic:nvPicPr>
                          <pic:cNvPr id="13716" name="Picture 13716"/>
                          <pic:cNvPicPr/>
                        </pic:nvPicPr>
                        <pic:blipFill>
                          <a:blip r:embed="rId33"/>
                          <a:stretch>
                            <a:fillRect/>
                          </a:stretch>
                        </pic:blipFill>
                        <pic:spPr>
                          <a:xfrm>
                            <a:off x="3841065" y="0"/>
                            <a:ext cx="30480" cy="6096"/>
                          </a:xfrm>
                          <a:prstGeom prst="rect">
                            <a:avLst/>
                          </a:prstGeom>
                        </pic:spPr>
                      </pic:pic>
                      <pic:pic xmlns:pic="http://schemas.openxmlformats.org/drawingml/2006/picture">
                        <pic:nvPicPr>
                          <pic:cNvPr id="13718" name="Picture 13718"/>
                          <pic:cNvPicPr/>
                        </pic:nvPicPr>
                        <pic:blipFill>
                          <a:blip r:embed="rId33"/>
                          <a:stretch>
                            <a:fillRect/>
                          </a:stretch>
                        </pic:blipFill>
                        <pic:spPr>
                          <a:xfrm>
                            <a:off x="3871544" y="0"/>
                            <a:ext cx="30480" cy="6096"/>
                          </a:xfrm>
                          <a:prstGeom prst="rect">
                            <a:avLst/>
                          </a:prstGeom>
                        </pic:spPr>
                      </pic:pic>
                      <pic:pic xmlns:pic="http://schemas.openxmlformats.org/drawingml/2006/picture">
                        <pic:nvPicPr>
                          <pic:cNvPr id="13720" name="Picture 13720"/>
                          <pic:cNvPicPr/>
                        </pic:nvPicPr>
                        <pic:blipFill>
                          <a:blip r:embed="rId33"/>
                          <a:stretch>
                            <a:fillRect/>
                          </a:stretch>
                        </pic:blipFill>
                        <pic:spPr>
                          <a:xfrm>
                            <a:off x="3902024" y="0"/>
                            <a:ext cx="30480" cy="6096"/>
                          </a:xfrm>
                          <a:prstGeom prst="rect">
                            <a:avLst/>
                          </a:prstGeom>
                        </pic:spPr>
                      </pic:pic>
                      <pic:pic xmlns:pic="http://schemas.openxmlformats.org/drawingml/2006/picture">
                        <pic:nvPicPr>
                          <pic:cNvPr id="13722" name="Picture 13722"/>
                          <pic:cNvPicPr/>
                        </pic:nvPicPr>
                        <pic:blipFill>
                          <a:blip r:embed="rId33"/>
                          <a:stretch>
                            <a:fillRect/>
                          </a:stretch>
                        </pic:blipFill>
                        <pic:spPr>
                          <a:xfrm>
                            <a:off x="3932504" y="0"/>
                            <a:ext cx="30480" cy="6096"/>
                          </a:xfrm>
                          <a:prstGeom prst="rect">
                            <a:avLst/>
                          </a:prstGeom>
                        </pic:spPr>
                      </pic:pic>
                      <pic:pic xmlns:pic="http://schemas.openxmlformats.org/drawingml/2006/picture">
                        <pic:nvPicPr>
                          <pic:cNvPr id="13724" name="Picture 13724"/>
                          <pic:cNvPicPr/>
                        </pic:nvPicPr>
                        <pic:blipFill>
                          <a:blip r:embed="rId33"/>
                          <a:stretch>
                            <a:fillRect/>
                          </a:stretch>
                        </pic:blipFill>
                        <pic:spPr>
                          <a:xfrm>
                            <a:off x="3962984" y="0"/>
                            <a:ext cx="30481" cy="6096"/>
                          </a:xfrm>
                          <a:prstGeom prst="rect">
                            <a:avLst/>
                          </a:prstGeom>
                        </pic:spPr>
                      </pic:pic>
                      <pic:pic xmlns:pic="http://schemas.openxmlformats.org/drawingml/2006/picture">
                        <pic:nvPicPr>
                          <pic:cNvPr id="13726" name="Picture 13726"/>
                          <pic:cNvPicPr/>
                        </pic:nvPicPr>
                        <pic:blipFill>
                          <a:blip r:embed="rId33"/>
                          <a:stretch>
                            <a:fillRect/>
                          </a:stretch>
                        </pic:blipFill>
                        <pic:spPr>
                          <a:xfrm>
                            <a:off x="3993465" y="0"/>
                            <a:ext cx="30480" cy="6096"/>
                          </a:xfrm>
                          <a:prstGeom prst="rect">
                            <a:avLst/>
                          </a:prstGeom>
                        </pic:spPr>
                      </pic:pic>
                      <pic:pic xmlns:pic="http://schemas.openxmlformats.org/drawingml/2006/picture">
                        <pic:nvPicPr>
                          <pic:cNvPr id="13728" name="Picture 13728"/>
                          <pic:cNvPicPr/>
                        </pic:nvPicPr>
                        <pic:blipFill>
                          <a:blip r:embed="rId33"/>
                          <a:stretch>
                            <a:fillRect/>
                          </a:stretch>
                        </pic:blipFill>
                        <pic:spPr>
                          <a:xfrm>
                            <a:off x="4023944" y="0"/>
                            <a:ext cx="30480" cy="6096"/>
                          </a:xfrm>
                          <a:prstGeom prst="rect">
                            <a:avLst/>
                          </a:prstGeom>
                        </pic:spPr>
                      </pic:pic>
                      <pic:pic xmlns:pic="http://schemas.openxmlformats.org/drawingml/2006/picture">
                        <pic:nvPicPr>
                          <pic:cNvPr id="13730" name="Picture 13730"/>
                          <pic:cNvPicPr/>
                        </pic:nvPicPr>
                        <pic:blipFill>
                          <a:blip r:embed="rId33"/>
                          <a:stretch>
                            <a:fillRect/>
                          </a:stretch>
                        </pic:blipFill>
                        <pic:spPr>
                          <a:xfrm>
                            <a:off x="4054424" y="0"/>
                            <a:ext cx="30480" cy="6096"/>
                          </a:xfrm>
                          <a:prstGeom prst="rect">
                            <a:avLst/>
                          </a:prstGeom>
                        </pic:spPr>
                      </pic:pic>
                      <pic:pic xmlns:pic="http://schemas.openxmlformats.org/drawingml/2006/picture">
                        <pic:nvPicPr>
                          <pic:cNvPr id="13732" name="Picture 13732"/>
                          <pic:cNvPicPr/>
                        </pic:nvPicPr>
                        <pic:blipFill>
                          <a:blip r:embed="rId33"/>
                          <a:stretch>
                            <a:fillRect/>
                          </a:stretch>
                        </pic:blipFill>
                        <pic:spPr>
                          <a:xfrm>
                            <a:off x="4084904" y="0"/>
                            <a:ext cx="30480" cy="6096"/>
                          </a:xfrm>
                          <a:prstGeom prst="rect">
                            <a:avLst/>
                          </a:prstGeom>
                        </pic:spPr>
                      </pic:pic>
                      <pic:pic xmlns:pic="http://schemas.openxmlformats.org/drawingml/2006/picture">
                        <pic:nvPicPr>
                          <pic:cNvPr id="13734" name="Picture 13734"/>
                          <pic:cNvPicPr/>
                        </pic:nvPicPr>
                        <pic:blipFill>
                          <a:blip r:embed="rId33"/>
                          <a:stretch>
                            <a:fillRect/>
                          </a:stretch>
                        </pic:blipFill>
                        <pic:spPr>
                          <a:xfrm>
                            <a:off x="4115384" y="0"/>
                            <a:ext cx="30480" cy="6096"/>
                          </a:xfrm>
                          <a:prstGeom prst="rect">
                            <a:avLst/>
                          </a:prstGeom>
                        </pic:spPr>
                      </pic:pic>
                      <pic:pic xmlns:pic="http://schemas.openxmlformats.org/drawingml/2006/picture">
                        <pic:nvPicPr>
                          <pic:cNvPr id="13736" name="Picture 13736"/>
                          <pic:cNvPicPr/>
                        </pic:nvPicPr>
                        <pic:blipFill>
                          <a:blip r:embed="rId33"/>
                          <a:stretch>
                            <a:fillRect/>
                          </a:stretch>
                        </pic:blipFill>
                        <pic:spPr>
                          <a:xfrm>
                            <a:off x="4145865" y="0"/>
                            <a:ext cx="30480" cy="6096"/>
                          </a:xfrm>
                          <a:prstGeom prst="rect">
                            <a:avLst/>
                          </a:prstGeom>
                        </pic:spPr>
                      </pic:pic>
                      <pic:pic xmlns:pic="http://schemas.openxmlformats.org/drawingml/2006/picture">
                        <pic:nvPicPr>
                          <pic:cNvPr id="13738" name="Picture 13738"/>
                          <pic:cNvPicPr/>
                        </pic:nvPicPr>
                        <pic:blipFill>
                          <a:blip r:embed="rId33"/>
                          <a:stretch>
                            <a:fillRect/>
                          </a:stretch>
                        </pic:blipFill>
                        <pic:spPr>
                          <a:xfrm>
                            <a:off x="4176344" y="0"/>
                            <a:ext cx="30480" cy="6096"/>
                          </a:xfrm>
                          <a:prstGeom prst="rect">
                            <a:avLst/>
                          </a:prstGeom>
                        </pic:spPr>
                      </pic:pic>
                      <pic:pic xmlns:pic="http://schemas.openxmlformats.org/drawingml/2006/picture">
                        <pic:nvPicPr>
                          <pic:cNvPr id="13740" name="Picture 13740"/>
                          <pic:cNvPicPr/>
                        </pic:nvPicPr>
                        <pic:blipFill>
                          <a:blip r:embed="rId33"/>
                          <a:stretch>
                            <a:fillRect/>
                          </a:stretch>
                        </pic:blipFill>
                        <pic:spPr>
                          <a:xfrm>
                            <a:off x="4206824" y="0"/>
                            <a:ext cx="30480" cy="6096"/>
                          </a:xfrm>
                          <a:prstGeom prst="rect">
                            <a:avLst/>
                          </a:prstGeom>
                        </pic:spPr>
                      </pic:pic>
                      <pic:pic xmlns:pic="http://schemas.openxmlformats.org/drawingml/2006/picture">
                        <pic:nvPicPr>
                          <pic:cNvPr id="13742" name="Picture 13742"/>
                          <pic:cNvPicPr/>
                        </pic:nvPicPr>
                        <pic:blipFill>
                          <a:blip r:embed="rId33"/>
                          <a:stretch>
                            <a:fillRect/>
                          </a:stretch>
                        </pic:blipFill>
                        <pic:spPr>
                          <a:xfrm>
                            <a:off x="4237304" y="0"/>
                            <a:ext cx="30480" cy="6096"/>
                          </a:xfrm>
                          <a:prstGeom prst="rect">
                            <a:avLst/>
                          </a:prstGeom>
                        </pic:spPr>
                      </pic:pic>
                      <pic:pic xmlns:pic="http://schemas.openxmlformats.org/drawingml/2006/picture">
                        <pic:nvPicPr>
                          <pic:cNvPr id="13744" name="Picture 13744"/>
                          <pic:cNvPicPr/>
                        </pic:nvPicPr>
                        <pic:blipFill>
                          <a:blip r:embed="rId33"/>
                          <a:stretch>
                            <a:fillRect/>
                          </a:stretch>
                        </pic:blipFill>
                        <pic:spPr>
                          <a:xfrm>
                            <a:off x="4267784" y="0"/>
                            <a:ext cx="30480" cy="6096"/>
                          </a:xfrm>
                          <a:prstGeom prst="rect">
                            <a:avLst/>
                          </a:prstGeom>
                        </pic:spPr>
                      </pic:pic>
                      <pic:pic xmlns:pic="http://schemas.openxmlformats.org/drawingml/2006/picture">
                        <pic:nvPicPr>
                          <pic:cNvPr id="13746" name="Picture 13746"/>
                          <pic:cNvPicPr/>
                        </pic:nvPicPr>
                        <pic:blipFill>
                          <a:blip r:embed="rId33"/>
                          <a:stretch>
                            <a:fillRect/>
                          </a:stretch>
                        </pic:blipFill>
                        <pic:spPr>
                          <a:xfrm>
                            <a:off x="4298265" y="0"/>
                            <a:ext cx="30480" cy="6096"/>
                          </a:xfrm>
                          <a:prstGeom prst="rect">
                            <a:avLst/>
                          </a:prstGeom>
                        </pic:spPr>
                      </pic:pic>
                      <pic:pic xmlns:pic="http://schemas.openxmlformats.org/drawingml/2006/picture">
                        <pic:nvPicPr>
                          <pic:cNvPr id="13748" name="Picture 13748"/>
                          <pic:cNvPicPr/>
                        </pic:nvPicPr>
                        <pic:blipFill>
                          <a:blip r:embed="rId33"/>
                          <a:stretch>
                            <a:fillRect/>
                          </a:stretch>
                        </pic:blipFill>
                        <pic:spPr>
                          <a:xfrm>
                            <a:off x="4328745" y="0"/>
                            <a:ext cx="30480" cy="6096"/>
                          </a:xfrm>
                          <a:prstGeom prst="rect">
                            <a:avLst/>
                          </a:prstGeom>
                        </pic:spPr>
                      </pic:pic>
                      <pic:pic xmlns:pic="http://schemas.openxmlformats.org/drawingml/2006/picture">
                        <pic:nvPicPr>
                          <pic:cNvPr id="13750" name="Picture 13750"/>
                          <pic:cNvPicPr/>
                        </pic:nvPicPr>
                        <pic:blipFill>
                          <a:blip r:embed="rId33"/>
                          <a:stretch>
                            <a:fillRect/>
                          </a:stretch>
                        </pic:blipFill>
                        <pic:spPr>
                          <a:xfrm>
                            <a:off x="4359224" y="0"/>
                            <a:ext cx="30480" cy="6096"/>
                          </a:xfrm>
                          <a:prstGeom prst="rect">
                            <a:avLst/>
                          </a:prstGeom>
                        </pic:spPr>
                      </pic:pic>
                      <pic:pic xmlns:pic="http://schemas.openxmlformats.org/drawingml/2006/picture">
                        <pic:nvPicPr>
                          <pic:cNvPr id="13752" name="Picture 13752"/>
                          <pic:cNvPicPr/>
                        </pic:nvPicPr>
                        <pic:blipFill>
                          <a:blip r:embed="rId33"/>
                          <a:stretch>
                            <a:fillRect/>
                          </a:stretch>
                        </pic:blipFill>
                        <pic:spPr>
                          <a:xfrm>
                            <a:off x="4389704" y="0"/>
                            <a:ext cx="30785" cy="6096"/>
                          </a:xfrm>
                          <a:prstGeom prst="rect">
                            <a:avLst/>
                          </a:prstGeom>
                        </pic:spPr>
                      </pic:pic>
                      <pic:pic xmlns:pic="http://schemas.openxmlformats.org/drawingml/2006/picture">
                        <pic:nvPicPr>
                          <pic:cNvPr id="13754" name="Picture 13754"/>
                          <pic:cNvPicPr/>
                        </pic:nvPicPr>
                        <pic:blipFill>
                          <a:blip r:embed="rId33"/>
                          <a:stretch>
                            <a:fillRect/>
                          </a:stretch>
                        </pic:blipFill>
                        <pic:spPr>
                          <a:xfrm>
                            <a:off x="4420565" y="0"/>
                            <a:ext cx="30480" cy="6096"/>
                          </a:xfrm>
                          <a:prstGeom prst="rect">
                            <a:avLst/>
                          </a:prstGeom>
                        </pic:spPr>
                      </pic:pic>
                      <pic:pic xmlns:pic="http://schemas.openxmlformats.org/drawingml/2006/picture">
                        <pic:nvPicPr>
                          <pic:cNvPr id="13756" name="Picture 13756"/>
                          <pic:cNvPicPr/>
                        </pic:nvPicPr>
                        <pic:blipFill>
                          <a:blip r:embed="rId33"/>
                          <a:stretch>
                            <a:fillRect/>
                          </a:stretch>
                        </pic:blipFill>
                        <pic:spPr>
                          <a:xfrm>
                            <a:off x="4451046" y="0"/>
                            <a:ext cx="30480" cy="6096"/>
                          </a:xfrm>
                          <a:prstGeom prst="rect">
                            <a:avLst/>
                          </a:prstGeom>
                        </pic:spPr>
                      </pic:pic>
                      <pic:pic xmlns:pic="http://schemas.openxmlformats.org/drawingml/2006/picture">
                        <pic:nvPicPr>
                          <pic:cNvPr id="13758" name="Picture 13758"/>
                          <pic:cNvPicPr/>
                        </pic:nvPicPr>
                        <pic:blipFill>
                          <a:blip r:embed="rId33"/>
                          <a:stretch>
                            <a:fillRect/>
                          </a:stretch>
                        </pic:blipFill>
                        <pic:spPr>
                          <a:xfrm>
                            <a:off x="4481526" y="0"/>
                            <a:ext cx="30480" cy="6096"/>
                          </a:xfrm>
                          <a:prstGeom prst="rect">
                            <a:avLst/>
                          </a:prstGeom>
                        </pic:spPr>
                      </pic:pic>
                      <pic:pic xmlns:pic="http://schemas.openxmlformats.org/drawingml/2006/picture">
                        <pic:nvPicPr>
                          <pic:cNvPr id="13760" name="Picture 13760"/>
                          <pic:cNvPicPr/>
                        </pic:nvPicPr>
                        <pic:blipFill>
                          <a:blip r:embed="rId33"/>
                          <a:stretch>
                            <a:fillRect/>
                          </a:stretch>
                        </pic:blipFill>
                        <pic:spPr>
                          <a:xfrm>
                            <a:off x="4512005" y="0"/>
                            <a:ext cx="30480" cy="6096"/>
                          </a:xfrm>
                          <a:prstGeom prst="rect">
                            <a:avLst/>
                          </a:prstGeom>
                        </pic:spPr>
                      </pic:pic>
                      <pic:pic xmlns:pic="http://schemas.openxmlformats.org/drawingml/2006/picture">
                        <pic:nvPicPr>
                          <pic:cNvPr id="13762" name="Picture 13762"/>
                          <pic:cNvPicPr/>
                        </pic:nvPicPr>
                        <pic:blipFill>
                          <a:blip r:embed="rId33"/>
                          <a:stretch>
                            <a:fillRect/>
                          </a:stretch>
                        </pic:blipFill>
                        <pic:spPr>
                          <a:xfrm>
                            <a:off x="4542485" y="0"/>
                            <a:ext cx="30480" cy="6096"/>
                          </a:xfrm>
                          <a:prstGeom prst="rect">
                            <a:avLst/>
                          </a:prstGeom>
                        </pic:spPr>
                      </pic:pic>
                      <pic:pic xmlns:pic="http://schemas.openxmlformats.org/drawingml/2006/picture">
                        <pic:nvPicPr>
                          <pic:cNvPr id="13764" name="Picture 13764"/>
                          <pic:cNvPicPr/>
                        </pic:nvPicPr>
                        <pic:blipFill>
                          <a:blip r:embed="rId33"/>
                          <a:stretch>
                            <a:fillRect/>
                          </a:stretch>
                        </pic:blipFill>
                        <pic:spPr>
                          <a:xfrm>
                            <a:off x="4572965" y="0"/>
                            <a:ext cx="30480" cy="6096"/>
                          </a:xfrm>
                          <a:prstGeom prst="rect">
                            <a:avLst/>
                          </a:prstGeom>
                        </pic:spPr>
                      </pic:pic>
                      <pic:pic xmlns:pic="http://schemas.openxmlformats.org/drawingml/2006/picture">
                        <pic:nvPicPr>
                          <pic:cNvPr id="13766" name="Picture 13766"/>
                          <pic:cNvPicPr/>
                        </pic:nvPicPr>
                        <pic:blipFill>
                          <a:blip r:embed="rId33"/>
                          <a:stretch>
                            <a:fillRect/>
                          </a:stretch>
                        </pic:blipFill>
                        <pic:spPr>
                          <a:xfrm>
                            <a:off x="4603446" y="0"/>
                            <a:ext cx="30480" cy="6096"/>
                          </a:xfrm>
                          <a:prstGeom prst="rect">
                            <a:avLst/>
                          </a:prstGeom>
                        </pic:spPr>
                      </pic:pic>
                      <pic:pic xmlns:pic="http://schemas.openxmlformats.org/drawingml/2006/picture">
                        <pic:nvPicPr>
                          <pic:cNvPr id="13768" name="Picture 13768"/>
                          <pic:cNvPicPr/>
                        </pic:nvPicPr>
                        <pic:blipFill>
                          <a:blip r:embed="rId33"/>
                          <a:stretch>
                            <a:fillRect/>
                          </a:stretch>
                        </pic:blipFill>
                        <pic:spPr>
                          <a:xfrm>
                            <a:off x="4633926" y="0"/>
                            <a:ext cx="30480" cy="6096"/>
                          </a:xfrm>
                          <a:prstGeom prst="rect">
                            <a:avLst/>
                          </a:prstGeom>
                        </pic:spPr>
                      </pic:pic>
                      <pic:pic xmlns:pic="http://schemas.openxmlformats.org/drawingml/2006/picture">
                        <pic:nvPicPr>
                          <pic:cNvPr id="13770" name="Picture 13770"/>
                          <pic:cNvPicPr/>
                        </pic:nvPicPr>
                        <pic:blipFill>
                          <a:blip r:embed="rId33"/>
                          <a:stretch>
                            <a:fillRect/>
                          </a:stretch>
                        </pic:blipFill>
                        <pic:spPr>
                          <a:xfrm>
                            <a:off x="4664405" y="0"/>
                            <a:ext cx="30480" cy="6096"/>
                          </a:xfrm>
                          <a:prstGeom prst="rect">
                            <a:avLst/>
                          </a:prstGeom>
                        </pic:spPr>
                      </pic:pic>
                      <pic:pic xmlns:pic="http://schemas.openxmlformats.org/drawingml/2006/picture">
                        <pic:nvPicPr>
                          <pic:cNvPr id="13772" name="Picture 13772"/>
                          <pic:cNvPicPr/>
                        </pic:nvPicPr>
                        <pic:blipFill>
                          <a:blip r:embed="rId33"/>
                          <a:stretch>
                            <a:fillRect/>
                          </a:stretch>
                        </pic:blipFill>
                        <pic:spPr>
                          <a:xfrm>
                            <a:off x="4694885" y="0"/>
                            <a:ext cx="30480" cy="6096"/>
                          </a:xfrm>
                          <a:prstGeom prst="rect">
                            <a:avLst/>
                          </a:prstGeom>
                        </pic:spPr>
                      </pic:pic>
                      <pic:pic xmlns:pic="http://schemas.openxmlformats.org/drawingml/2006/picture">
                        <pic:nvPicPr>
                          <pic:cNvPr id="13774" name="Picture 13774"/>
                          <pic:cNvPicPr/>
                        </pic:nvPicPr>
                        <pic:blipFill>
                          <a:blip r:embed="rId33"/>
                          <a:stretch>
                            <a:fillRect/>
                          </a:stretch>
                        </pic:blipFill>
                        <pic:spPr>
                          <a:xfrm>
                            <a:off x="4725365" y="0"/>
                            <a:ext cx="30480" cy="6096"/>
                          </a:xfrm>
                          <a:prstGeom prst="rect">
                            <a:avLst/>
                          </a:prstGeom>
                        </pic:spPr>
                      </pic:pic>
                      <pic:pic xmlns:pic="http://schemas.openxmlformats.org/drawingml/2006/picture">
                        <pic:nvPicPr>
                          <pic:cNvPr id="13776" name="Picture 13776"/>
                          <pic:cNvPicPr/>
                        </pic:nvPicPr>
                        <pic:blipFill>
                          <a:blip r:embed="rId33"/>
                          <a:stretch>
                            <a:fillRect/>
                          </a:stretch>
                        </pic:blipFill>
                        <pic:spPr>
                          <a:xfrm>
                            <a:off x="4755846" y="0"/>
                            <a:ext cx="30480" cy="6096"/>
                          </a:xfrm>
                          <a:prstGeom prst="rect">
                            <a:avLst/>
                          </a:prstGeom>
                        </pic:spPr>
                      </pic:pic>
                      <pic:pic xmlns:pic="http://schemas.openxmlformats.org/drawingml/2006/picture">
                        <pic:nvPicPr>
                          <pic:cNvPr id="13778" name="Picture 13778"/>
                          <pic:cNvPicPr/>
                        </pic:nvPicPr>
                        <pic:blipFill>
                          <a:blip r:embed="rId33"/>
                          <a:stretch>
                            <a:fillRect/>
                          </a:stretch>
                        </pic:blipFill>
                        <pic:spPr>
                          <a:xfrm>
                            <a:off x="4786326" y="0"/>
                            <a:ext cx="30480" cy="6096"/>
                          </a:xfrm>
                          <a:prstGeom prst="rect">
                            <a:avLst/>
                          </a:prstGeom>
                        </pic:spPr>
                      </pic:pic>
                      <pic:pic xmlns:pic="http://schemas.openxmlformats.org/drawingml/2006/picture">
                        <pic:nvPicPr>
                          <pic:cNvPr id="13780" name="Picture 13780"/>
                          <pic:cNvPicPr/>
                        </pic:nvPicPr>
                        <pic:blipFill>
                          <a:blip r:embed="rId33"/>
                          <a:stretch>
                            <a:fillRect/>
                          </a:stretch>
                        </pic:blipFill>
                        <pic:spPr>
                          <a:xfrm>
                            <a:off x="4816805" y="0"/>
                            <a:ext cx="30480" cy="6096"/>
                          </a:xfrm>
                          <a:prstGeom prst="rect">
                            <a:avLst/>
                          </a:prstGeom>
                        </pic:spPr>
                      </pic:pic>
                      <pic:pic xmlns:pic="http://schemas.openxmlformats.org/drawingml/2006/picture">
                        <pic:nvPicPr>
                          <pic:cNvPr id="13782" name="Picture 13782"/>
                          <pic:cNvPicPr/>
                        </pic:nvPicPr>
                        <pic:blipFill>
                          <a:blip r:embed="rId33"/>
                          <a:stretch>
                            <a:fillRect/>
                          </a:stretch>
                        </pic:blipFill>
                        <pic:spPr>
                          <a:xfrm>
                            <a:off x="4847285" y="0"/>
                            <a:ext cx="30480" cy="6096"/>
                          </a:xfrm>
                          <a:prstGeom prst="rect">
                            <a:avLst/>
                          </a:prstGeom>
                        </pic:spPr>
                      </pic:pic>
                      <pic:pic xmlns:pic="http://schemas.openxmlformats.org/drawingml/2006/picture">
                        <pic:nvPicPr>
                          <pic:cNvPr id="13784" name="Picture 13784"/>
                          <pic:cNvPicPr/>
                        </pic:nvPicPr>
                        <pic:blipFill>
                          <a:blip r:embed="rId33"/>
                          <a:stretch>
                            <a:fillRect/>
                          </a:stretch>
                        </pic:blipFill>
                        <pic:spPr>
                          <a:xfrm>
                            <a:off x="4877765" y="0"/>
                            <a:ext cx="30480" cy="6096"/>
                          </a:xfrm>
                          <a:prstGeom prst="rect">
                            <a:avLst/>
                          </a:prstGeom>
                        </pic:spPr>
                      </pic:pic>
                      <pic:pic xmlns:pic="http://schemas.openxmlformats.org/drawingml/2006/picture">
                        <pic:nvPicPr>
                          <pic:cNvPr id="13786" name="Picture 13786"/>
                          <pic:cNvPicPr/>
                        </pic:nvPicPr>
                        <pic:blipFill>
                          <a:blip r:embed="rId33"/>
                          <a:stretch>
                            <a:fillRect/>
                          </a:stretch>
                        </pic:blipFill>
                        <pic:spPr>
                          <a:xfrm>
                            <a:off x="4908246" y="0"/>
                            <a:ext cx="30480" cy="6096"/>
                          </a:xfrm>
                          <a:prstGeom prst="rect">
                            <a:avLst/>
                          </a:prstGeom>
                        </pic:spPr>
                      </pic:pic>
                      <pic:pic xmlns:pic="http://schemas.openxmlformats.org/drawingml/2006/picture">
                        <pic:nvPicPr>
                          <pic:cNvPr id="13788" name="Picture 13788"/>
                          <pic:cNvPicPr/>
                        </pic:nvPicPr>
                        <pic:blipFill>
                          <a:blip r:embed="rId33"/>
                          <a:stretch>
                            <a:fillRect/>
                          </a:stretch>
                        </pic:blipFill>
                        <pic:spPr>
                          <a:xfrm>
                            <a:off x="4938726" y="0"/>
                            <a:ext cx="30480" cy="6096"/>
                          </a:xfrm>
                          <a:prstGeom prst="rect">
                            <a:avLst/>
                          </a:prstGeom>
                        </pic:spPr>
                      </pic:pic>
                      <pic:pic xmlns:pic="http://schemas.openxmlformats.org/drawingml/2006/picture">
                        <pic:nvPicPr>
                          <pic:cNvPr id="13790" name="Picture 13790"/>
                          <pic:cNvPicPr/>
                        </pic:nvPicPr>
                        <pic:blipFill>
                          <a:blip r:embed="rId33"/>
                          <a:stretch>
                            <a:fillRect/>
                          </a:stretch>
                        </pic:blipFill>
                        <pic:spPr>
                          <a:xfrm>
                            <a:off x="4969205" y="0"/>
                            <a:ext cx="30480" cy="6096"/>
                          </a:xfrm>
                          <a:prstGeom prst="rect">
                            <a:avLst/>
                          </a:prstGeom>
                        </pic:spPr>
                      </pic:pic>
                      <pic:pic xmlns:pic="http://schemas.openxmlformats.org/drawingml/2006/picture">
                        <pic:nvPicPr>
                          <pic:cNvPr id="13792" name="Picture 13792"/>
                          <pic:cNvPicPr/>
                        </pic:nvPicPr>
                        <pic:blipFill>
                          <a:blip r:embed="rId33"/>
                          <a:stretch>
                            <a:fillRect/>
                          </a:stretch>
                        </pic:blipFill>
                        <pic:spPr>
                          <a:xfrm>
                            <a:off x="4999685" y="0"/>
                            <a:ext cx="30480" cy="6096"/>
                          </a:xfrm>
                          <a:prstGeom prst="rect">
                            <a:avLst/>
                          </a:prstGeom>
                        </pic:spPr>
                      </pic:pic>
                      <pic:pic xmlns:pic="http://schemas.openxmlformats.org/drawingml/2006/picture">
                        <pic:nvPicPr>
                          <pic:cNvPr id="13794" name="Picture 13794"/>
                          <pic:cNvPicPr/>
                        </pic:nvPicPr>
                        <pic:blipFill>
                          <a:blip r:embed="rId33"/>
                          <a:stretch>
                            <a:fillRect/>
                          </a:stretch>
                        </pic:blipFill>
                        <pic:spPr>
                          <a:xfrm>
                            <a:off x="5030165" y="0"/>
                            <a:ext cx="30480" cy="6096"/>
                          </a:xfrm>
                          <a:prstGeom prst="rect">
                            <a:avLst/>
                          </a:prstGeom>
                        </pic:spPr>
                      </pic:pic>
                      <pic:pic xmlns:pic="http://schemas.openxmlformats.org/drawingml/2006/picture">
                        <pic:nvPicPr>
                          <pic:cNvPr id="13796" name="Picture 13796"/>
                          <pic:cNvPicPr/>
                        </pic:nvPicPr>
                        <pic:blipFill>
                          <a:blip r:embed="rId33"/>
                          <a:stretch>
                            <a:fillRect/>
                          </a:stretch>
                        </pic:blipFill>
                        <pic:spPr>
                          <a:xfrm>
                            <a:off x="5060646" y="0"/>
                            <a:ext cx="30480" cy="6096"/>
                          </a:xfrm>
                          <a:prstGeom prst="rect">
                            <a:avLst/>
                          </a:prstGeom>
                        </pic:spPr>
                      </pic:pic>
                      <pic:pic xmlns:pic="http://schemas.openxmlformats.org/drawingml/2006/picture">
                        <pic:nvPicPr>
                          <pic:cNvPr id="13798" name="Picture 13798"/>
                          <pic:cNvPicPr/>
                        </pic:nvPicPr>
                        <pic:blipFill>
                          <a:blip r:embed="rId33"/>
                          <a:stretch>
                            <a:fillRect/>
                          </a:stretch>
                        </pic:blipFill>
                        <pic:spPr>
                          <a:xfrm>
                            <a:off x="5091126" y="0"/>
                            <a:ext cx="30480" cy="6096"/>
                          </a:xfrm>
                          <a:prstGeom prst="rect">
                            <a:avLst/>
                          </a:prstGeom>
                        </pic:spPr>
                      </pic:pic>
                      <pic:pic xmlns:pic="http://schemas.openxmlformats.org/drawingml/2006/picture">
                        <pic:nvPicPr>
                          <pic:cNvPr id="13800" name="Picture 13800"/>
                          <pic:cNvPicPr/>
                        </pic:nvPicPr>
                        <pic:blipFill>
                          <a:blip r:embed="rId33"/>
                          <a:stretch>
                            <a:fillRect/>
                          </a:stretch>
                        </pic:blipFill>
                        <pic:spPr>
                          <a:xfrm>
                            <a:off x="5121605" y="0"/>
                            <a:ext cx="30480" cy="6096"/>
                          </a:xfrm>
                          <a:prstGeom prst="rect">
                            <a:avLst/>
                          </a:prstGeom>
                        </pic:spPr>
                      </pic:pic>
                      <pic:pic xmlns:pic="http://schemas.openxmlformats.org/drawingml/2006/picture">
                        <pic:nvPicPr>
                          <pic:cNvPr id="13802" name="Picture 13802"/>
                          <pic:cNvPicPr/>
                        </pic:nvPicPr>
                        <pic:blipFill>
                          <a:blip r:embed="rId33"/>
                          <a:stretch>
                            <a:fillRect/>
                          </a:stretch>
                        </pic:blipFill>
                        <pic:spPr>
                          <a:xfrm>
                            <a:off x="5152085" y="0"/>
                            <a:ext cx="30480" cy="6096"/>
                          </a:xfrm>
                          <a:prstGeom prst="rect">
                            <a:avLst/>
                          </a:prstGeom>
                        </pic:spPr>
                      </pic:pic>
                      <pic:pic xmlns:pic="http://schemas.openxmlformats.org/drawingml/2006/picture">
                        <pic:nvPicPr>
                          <pic:cNvPr id="13804" name="Picture 13804"/>
                          <pic:cNvPicPr/>
                        </pic:nvPicPr>
                        <pic:blipFill>
                          <a:blip r:embed="rId33"/>
                          <a:stretch>
                            <a:fillRect/>
                          </a:stretch>
                        </pic:blipFill>
                        <pic:spPr>
                          <a:xfrm>
                            <a:off x="5182565" y="0"/>
                            <a:ext cx="30480" cy="6096"/>
                          </a:xfrm>
                          <a:prstGeom prst="rect">
                            <a:avLst/>
                          </a:prstGeom>
                        </pic:spPr>
                      </pic:pic>
                      <pic:pic xmlns:pic="http://schemas.openxmlformats.org/drawingml/2006/picture">
                        <pic:nvPicPr>
                          <pic:cNvPr id="13806" name="Picture 13806"/>
                          <pic:cNvPicPr/>
                        </pic:nvPicPr>
                        <pic:blipFill>
                          <a:blip r:embed="rId33"/>
                          <a:stretch>
                            <a:fillRect/>
                          </a:stretch>
                        </pic:blipFill>
                        <pic:spPr>
                          <a:xfrm>
                            <a:off x="5213046" y="0"/>
                            <a:ext cx="30480" cy="6096"/>
                          </a:xfrm>
                          <a:prstGeom prst="rect">
                            <a:avLst/>
                          </a:prstGeom>
                        </pic:spPr>
                      </pic:pic>
                      <pic:pic xmlns:pic="http://schemas.openxmlformats.org/drawingml/2006/picture">
                        <pic:nvPicPr>
                          <pic:cNvPr id="13808" name="Picture 13808"/>
                          <pic:cNvPicPr/>
                        </pic:nvPicPr>
                        <pic:blipFill>
                          <a:blip r:embed="rId33"/>
                          <a:stretch>
                            <a:fillRect/>
                          </a:stretch>
                        </pic:blipFill>
                        <pic:spPr>
                          <a:xfrm>
                            <a:off x="5243526" y="0"/>
                            <a:ext cx="30480" cy="6096"/>
                          </a:xfrm>
                          <a:prstGeom prst="rect">
                            <a:avLst/>
                          </a:prstGeom>
                        </pic:spPr>
                      </pic:pic>
                      <pic:pic xmlns:pic="http://schemas.openxmlformats.org/drawingml/2006/picture">
                        <pic:nvPicPr>
                          <pic:cNvPr id="13810" name="Picture 13810"/>
                          <pic:cNvPicPr/>
                        </pic:nvPicPr>
                        <pic:blipFill>
                          <a:blip r:embed="rId33"/>
                          <a:stretch>
                            <a:fillRect/>
                          </a:stretch>
                        </pic:blipFill>
                        <pic:spPr>
                          <a:xfrm>
                            <a:off x="5274005" y="0"/>
                            <a:ext cx="30480" cy="6096"/>
                          </a:xfrm>
                          <a:prstGeom prst="rect">
                            <a:avLst/>
                          </a:prstGeom>
                        </pic:spPr>
                      </pic:pic>
                      <pic:pic xmlns:pic="http://schemas.openxmlformats.org/drawingml/2006/picture">
                        <pic:nvPicPr>
                          <pic:cNvPr id="13812" name="Picture 13812"/>
                          <pic:cNvPicPr/>
                        </pic:nvPicPr>
                        <pic:blipFill>
                          <a:blip r:embed="rId33"/>
                          <a:stretch>
                            <a:fillRect/>
                          </a:stretch>
                        </pic:blipFill>
                        <pic:spPr>
                          <a:xfrm>
                            <a:off x="5304485" y="0"/>
                            <a:ext cx="30480" cy="6096"/>
                          </a:xfrm>
                          <a:prstGeom prst="rect">
                            <a:avLst/>
                          </a:prstGeom>
                        </pic:spPr>
                      </pic:pic>
                      <pic:pic xmlns:pic="http://schemas.openxmlformats.org/drawingml/2006/picture">
                        <pic:nvPicPr>
                          <pic:cNvPr id="13814" name="Picture 13814"/>
                          <pic:cNvPicPr/>
                        </pic:nvPicPr>
                        <pic:blipFill>
                          <a:blip r:embed="rId33"/>
                          <a:stretch>
                            <a:fillRect/>
                          </a:stretch>
                        </pic:blipFill>
                        <pic:spPr>
                          <a:xfrm>
                            <a:off x="5334965" y="0"/>
                            <a:ext cx="30480" cy="6096"/>
                          </a:xfrm>
                          <a:prstGeom prst="rect">
                            <a:avLst/>
                          </a:prstGeom>
                        </pic:spPr>
                      </pic:pic>
                      <pic:pic xmlns:pic="http://schemas.openxmlformats.org/drawingml/2006/picture">
                        <pic:nvPicPr>
                          <pic:cNvPr id="13816" name="Picture 13816"/>
                          <pic:cNvPicPr/>
                        </pic:nvPicPr>
                        <pic:blipFill>
                          <a:blip r:embed="rId33"/>
                          <a:stretch>
                            <a:fillRect/>
                          </a:stretch>
                        </pic:blipFill>
                        <pic:spPr>
                          <a:xfrm>
                            <a:off x="5365446" y="0"/>
                            <a:ext cx="30480" cy="6096"/>
                          </a:xfrm>
                          <a:prstGeom prst="rect">
                            <a:avLst/>
                          </a:prstGeom>
                        </pic:spPr>
                      </pic:pic>
                      <pic:pic xmlns:pic="http://schemas.openxmlformats.org/drawingml/2006/picture">
                        <pic:nvPicPr>
                          <pic:cNvPr id="13818" name="Picture 13818"/>
                          <pic:cNvPicPr/>
                        </pic:nvPicPr>
                        <pic:blipFill>
                          <a:blip r:embed="rId33"/>
                          <a:stretch>
                            <a:fillRect/>
                          </a:stretch>
                        </pic:blipFill>
                        <pic:spPr>
                          <a:xfrm>
                            <a:off x="5395926" y="0"/>
                            <a:ext cx="30480" cy="6096"/>
                          </a:xfrm>
                          <a:prstGeom prst="rect">
                            <a:avLst/>
                          </a:prstGeom>
                        </pic:spPr>
                      </pic:pic>
                      <pic:pic xmlns:pic="http://schemas.openxmlformats.org/drawingml/2006/picture">
                        <pic:nvPicPr>
                          <pic:cNvPr id="13820" name="Picture 13820"/>
                          <pic:cNvPicPr/>
                        </pic:nvPicPr>
                        <pic:blipFill>
                          <a:blip r:embed="rId33"/>
                          <a:stretch>
                            <a:fillRect/>
                          </a:stretch>
                        </pic:blipFill>
                        <pic:spPr>
                          <a:xfrm>
                            <a:off x="5426405" y="0"/>
                            <a:ext cx="30480" cy="6096"/>
                          </a:xfrm>
                          <a:prstGeom prst="rect">
                            <a:avLst/>
                          </a:prstGeom>
                        </pic:spPr>
                      </pic:pic>
                      <pic:pic xmlns:pic="http://schemas.openxmlformats.org/drawingml/2006/picture">
                        <pic:nvPicPr>
                          <pic:cNvPr id="13822" name="Picture 13822"/>
                          <pic:cNvPicPr/>
                        </pic:nvPicPr>
                        <pic:blipFill>
                          <a:blip r:embed="rId33"/>
                          <a:stretch>
                            <a:fillRect/>
                          </a:stretch>
                        </pic:blipFill>
                        <pic:spPr>
                          <a:xfrm>
                            <a:off x="5456885" y="0"/>
                            <a:ext cx="30480" cy="6096"/>
                          </a:xfrm>
                          <a:prstGeom prst="rect">
                            <a:avLst/>
                          </a:prstGeom>
                        </pic:spPr>
                      </pic:pic>
                      <pic:pic xmlns:pic="http://schemas.openxmlformats.org/drawingml/2006/picture">
                        <pic:nvPicPr>
                          <pic:cNvPr id="13824" name="Picture 13824"/>
                          <pic:cNvPicPr/>
                        </pic:nvPicPr>
                        <pic:blipFill>
                          <a:blip r:embed="rId33"/>
                          <a:stretch>
                            <a:fillRect/>
                          </a:stretch>
                        </pic:blipFill>
                        <pic:spPr>
                          <a:xfrm>
                            <a:off x="5487365" y="0"/>
                            <a:ext cx="30480" cy="6096"/>
                          </a:xfrm>
                          <a:prstGeom prst="rect">
                            <a:avLst/>
                          </a:prstGeom>
                        </pic:spPr>
                      </pic:pic>
                      <pic:pic xmlns:pic="http://schemas.openxmlformats.org/drawingml/2006/picture">
                        <pic:nvPicPr>
                          <pic:cNvPr id="13826" name="Picture 13826"/>
                          <pic:cNvPicPr/>
                        </pic:nvPicPr>
                        <pic:blipFill>
                          <a:blip r:embed="rId33"/>
                          <a:stretch>
                            <a:fillRect/>
                          </a:stretch>
                        </pic:blipFill>
                        <pic:spPr>
                          <a:xfrm>
                            <a:off x="5517846" y="0"/>
                            <a:ext cx="30480" cy="6096"/>
                          </a:xfrm>
                          <a:prstGeom prst="rect">
                            <a:avLst/>
                          </a:prstGeom>
                        </pic:spPr>
                      </pic:pic>
                      <pic:pic xmlns:pic="http://schemas.openxmlformats.org/drawingml/2006/picture">
                        <pic:nvPicPr>
                          <pic:cNvPr id="13828" name="Picture 13828"/>
                          <pic:cNvPicPr/>
                        </pic:nvPicPr>
                        <pic:blipFill>
                          <a:blip r:embed="rId33"/>
                          <a:stretch>
                            <a:fillRect/>
                          </a:stretch>
                        </pic:blipFill>
                        <pic:spPr>
                          <a:xfrm>
                            <a:off x="5548326" y="0"/>
                            <a:ext cx="30480" cy="6096"/>
                          </a:xfrm>
                          <a:prstGeom prst="rect">
                            <a:avLst/>
                          </a:prstGeom>
                        </pic:spPr>
                      </pic:pic>
                      <pic:pic xmlns:pic="http://schemas.openxmlformats.org/drawingml/2006/picture">
                        <pic:nvPicPr>
                          <pic:cNvPr id="13830" name="Picture 13830"/>
                          <pic:cNvPicPr/>
                        </pic:nvPicPr>
                        <pic:blipFill>
                          <a:blip r:embed="rId33"/>
                          <a:stretch>
                            <a:fillRect/>
                          </a:stretch>
                        </pic:blipFill>
                        <pic:spPr>
                          <a:xfrm>
                            <a:off x="5578805" y="0"/>
                            <a:ext cx="30480" cy="6096"/>
                          </a:xfrm>
                          <a:prstGeom prst="rect">
                            <a:avLst/>
                          </a:prstGeom>
                        </pic:spPr>
                      </pic:pic>
                      <pic:pic xmlns:pic="http://schemas.openxmlformats.org/drawingml/2006/picture">
                        <pic:nvPicPr>
                          <pic:cNvPr id="13832" name="Picture 13832"/>
                          <pic:cNvPicPr/>
                        </pic:nvPicPr>
                        <pic:blipFill>
                          <a:blip r:embed="rId33"/>
                          <a:stretch>
                            <a:fillRect/>
                          </a:stretch>
                        </pic:blipFill>
                        <pic:spPr>
                          <a:xfrm>
                            <a:off x="5609285" y="0"/>
                            <a:ext cx="30480" cy="6096"/>
                          </a:xfrm>
                          <a:prstGeom prst="rect">
                            <a:avLst/>
                          </a:prstGeom>
                        </pic:spPr>
                      </pic:pic>
                      <pic:pic xmlns:pic="http://schemas.openxmlformats.org/drawingml/2006/picture">
                        <pic:nvPicPr>
                          <pic:cNvPr id="13834" name="Picture 13834"/>
                          <pic:cNvPicPr/>
                        </pic:nvPicPr>
                        <pic:blipFill>
                          <a:blip r:embed="rId33"/>
                          <a:stretch>
                            <a:fillRect/>
                          </a:stretch>
                        </pic:blipFill>
                        <pic:spPr>
                          <a:xfrm>
                            <a:off x="5639766" y="0"/>
                            <a:ext cx="30480" cy="6096"/>
                          </a:xfrm>
                          <a:prstGeom prst="rect">
                            <a:avLst/>
                          </a:prstGeom>
                        </pic:spPr>
                      </pic:pic>
                      <pic:pic xmlns:pic="http://schemas.openxmlformats.org/drawingml/2006/picture">
                        <pic:nvPicPr>
                          <pic:cNvPr id="13836" name="Picture 13836"/>
                          <pic:cNvPicPr/>
                        </pic:nvPicPr>
                        <pic:blipFill>
                          <a:blip r:embed="rId33"/>
                          <a:stretch>
                            <a:fillRect/>
                          </a:stretch>
                        </pic:blipFill>
                        <pic:spPr>
                          <a:xfrm>
                            <a:off x="5670245" y="0"/>
                            <a:ext cx="30480" cy="6096"/>
                          </a:xfrm>
                          <a:prstGeom prst="rect">
                            <a:avLst/>
                          </a:prstGeom>
                        </pic:spPr>
                      </pic:pic>
                      <pic:pic xmlns:pic="http://schemas.openxmlformats.org/drawingml/2006/picture">
                        <pic:nvPicPr>
                          <pic:cNvPr id="13838" name="Picture 13838"/>
                          <pic:cNvPicPr/>
                        </pic:nvPicPr>
                        <pic:blipFill>
                          <a:blip r:embed="rId33"/>
                          <a:stretch>
                            <a:fillRect/>
                          </a:stretch>
                        </pic:blipFill>
                        <pic:spPr>
                          <a:xfrm>
                            <a:off x="5700726" y="0"/>
                            <a:ext cx="30480" cy="6096"/>
                          </a:xfrm>
                          <a:prstGeom prst="rect">
                            <a:avLst/>
                          </a:prstGeom>
                        </pic:spPr>
                      </pic:pic>
                      <pic:pic xmlns:pic="http://schemas.openxmlformats.org/drawingml/2006/picture">
                        <pic:nvPicPr>
                          <pic:cNvPr id="13840" name="Picture 13840"/>
                          <pic:cNvPicPr/>
                        </pic:nvPicPr>
                        <pic:blipFill>
                          <a:blip r:embed="rId33"/>
                          <a:stretch>
                            <a:fillRect/>
                          </a:stretch>
                        </pic:blipFill>
                        <pic:spPr>
                          <a:xfrm>
                            <a:off x="5731206" y="0"/>
                            <a:ext cx="30480" cy="6096"/>
                          </a:xfrm>
                          <a:prstGeom prst="rect">
                            <a:avLst/>
                          </a:prstGeom>
                        </pic:spPr>
                      </pic:pic>
                      <pic:pic xmlns:pic="http://schemas.openxmlformats.org/drawingml/2006/picture">
                        <pic:nvPicPr>
                          <pic:cNvPr id="13842" name="Picture 13842"/>
                          <pic:cNvPicPr/>
                        </pic:nvPicPr>
                        <pic:blipFill>
                          <a:blip r:embed="rId33"/>
                          <a:stretch>
                            <a:fillRect/>
                          </a:stretch>
                        </pic:blipFill>
                        <pic:spPr>
                          <a:xfrm>
                            <a:off x="5761685" y="0"/>
                            <a:ext cx="30480" cy="6096"/>
                          </a:xfrm>
                          <a:prstGeom prst="rect">
                            <a:avLst/>
                          </a:prstGeom>
                        </pic:spPr>
                      </pic:pic>
                      <pic:pic xmlns:pic="http://schemas.openxmlformats.org/drawingml/2006/picture">
                        <pic:nvPicPr>
                          <pic:cNvPr id="13844" name="Picture 13844"/>
                          <pic:cNvPicPr/>
                        </pic:nvPicPr>
                        <pic:blipFill>
                          <a:blip r:embed="rId34"/>
                          <a:stretch>
                            <a:fillRect/>
                          </a:stretch>
                        </pic:blipFill>
                        <pic:spPr>
                          <a:xfrm>
                            <a:off x="5792166" y="0"/>
                            <a:ext cx="4572" cy="6096"/>
                          </a:xfrm>
                          <a:prstGeom prst="rect">
                            <a:avLst/>
                          </a:prstGeom>
                        </pic:spPr>
                      </pic:pic>
                    </wpg:wgp>
                  </a:graphicData>
                </a:graphic>
              </wp:inline>
            </w:drawing>
          </mc:Choice>
          <mc:Fallback>
            <w:pict>
              <v:group w14:anchorId="59DD484B" id="Group 77500"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">
                <v:shape id="Picture 13464"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">
                  <v:imagedata r:id="rId35" o:title=""/>
                </v:shape>
                <v:shape id="Picture 13466"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">
                  <v:imagedata r:id="rId35" o:title=""/>
                </v:shape>
                <v:shape id="Picture 13468"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">
                  <v:imagedata r:id="rId35" o:title=""/>
                </v:shape>
                <v:shape id="Picture 13470"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">
                  <v:imagedata r:id="rId35" o:title=""/>
                </v:shape>
                <v:shape id="Picture 13472"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">
                  <v:imagedata r:id="rId35" o:title=""/>
                </v:shape>
                <v:shape id="Picture 13474"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">
                  <v:imagedata r:id="rId35" o:title=""/>
                </v:shape>
                <v:shape id="Picture 13476"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">
                  <v:imagedata r:id="rId35" o:title=""/>
                </v:shape>
                <v:shape id="Picture 13478"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">
                  <v:imagedata r:id="rId35" o:title=""/>
                </v:shape>
                <v:shape id="Picture 13480"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">
                  <v:imagedata r:id="rId35" o:title=""/>
                </v:shape>
                <v:shape id="Picture 13482"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">
                  <v:imagedata r:id="rId35" o:title=""/>
                </v:shape>
                <v:shape id="Picture 13484"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">
                  <v:imagedata r:id="rId35" o:title=""/>
                </v:shape>
                <v:shape id="Picture 13486"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">
                  <v:imagedata r:id="rId35" o:title=""/>
                </v:shape>
                <v:shape id="Picture 13488"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">
                  <v:imagedata r:id="rId35" o:title=""/>
                </v:shape>
                <v:shape id="Picture 13490"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">
                  <v:imagedata r:id="rId35" o:title=""/>
                </v:shape>
                <v:shape id="Picture 13492"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">
                  <v:imagedata r:id="rId35" o:title=""/>
                </v:shape>
                <v:shape id="Picture 13494"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">
                  <v:imagedata r:id="rId35" o:title=""/>
                </v:shape>
                <v:shape id="Picture 13496"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">
                  <v:imagedata r:id="rId35" o:title=""/>
                </v:shape>
                <v:shape id="Picture 13498"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">
                  <v:imagedata r:id="rId35" o:title=""/>
                </v:shape>
                <v:shape id="Picture 13500"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">
                  <v:imagedata r:id="rId35" o:title=""/>
                </v:shape>
                <v:shape id="Picture 13502"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">
                  <v:imagedata r:id="rId35" o:title=""/>
                </v:shape>
                <v:shape id="Picture 13504"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">
                  <v:imagedata r:id="rId35" o:title=""/>
                </v:shape>
                <v:shape id="Picture 13506"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">
                  <v:imagedata r:id="rId35" o:title=""/>
                </v:shape>
                <v:shape id="Picture 13508"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">
                  <v:imagedata r:id="rId35" o:title=""/>
                </v:shape>
                <v:shape id="Picture 13510"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">
                  <v:imagedata r:id="rId35" o:title=""/>
                </v:shape>
                <v:shape id="Picture 13512"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">
                  <v:imagedata r:id="rId35" o:title=""/>
                </v:shape>
                <v:shape id="Picture 13514"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">
                  <v:imagedata r:id="rId35" o:title=""/>
                </v:shape>
                <v:shape id="Picture 13516"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">
                  <v:imagedata r:id="rId35" o:title=""/>
                </v:shape>
                <v:shape id="Picture 13518"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">
                  <v:imagedata r:id="rId35" o:title=""/>
                </v:shape>
                <v:shape id="Picture 13520"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">
                  <v:imagedata r:id="rId35" o:title=""/>
                </v:shape>
                <v:shape id="Picture 13522"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">
                  <v:imagedata r:id="rId35" o:title=""/>
                </v:shape>
                <v:shape id="Picture 13524"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">
                  <v:imagedata r:id="rId35" o:title=""/>
                </v:shape>
                <v:shape id="Picture 13526"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">
                  <v:imagedata r:id="rId35" o:title=""/>
                </v:shape>
                <v:shape id="Picture 13528"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">
                  <v:imagedata r:id="rId35" o:title=""/>
                </v:shape>
                <v:shape id="Picture 13530"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">
                  <v:imagedata r:id="rId35" o:title=""/>
                </v:shape>
                <v:shape id="Picture 13532"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">
                  <v:imagedata r:id="rId35" o:title=""/>
                </v:shape>
                <v:shape id="Picture 13534"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">
                  <v:imagedata r:id="rId35" o:title=""/>
                </v:shape>
                <v:shape id="Picture 13536"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">
                  <v:imagedata r:id="rId35" o:title=""/>
                </v:shape>
                <v:shape id="Picture 13538"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">
                  <v:imagedata r:id="rId35" o:title=""/>
                </v:shape>
                <v:shape id="Picture 13540"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">
                  <v:imagedata r:id="rId35" o:title=""/>
                </v:shape>
                <v:shape id="Picture 13542"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">
                  <v:imagedata r:id="rId35" o:title=""/>
                </v:shape>
                <v:shape id="Picture 13544"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">
                  <v:imagedata r:id="rId35" o:title=""/>
                </v:shape>
                <v:shape id="Picture 13546"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">
                  <v:imagedata r:id="rId35" o:title=""/>
                </v:shape>
                <v:shape id="Picture 13548"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">
                  <v:imagedata r:id="rId35" o:title=""/>
                </v:shape>
                <v:shape id="Picture 13550"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">
                  <v:imagedata r:id="rId35" o:title=""/>
                </v:shape>
                <v:shape id="Picture 13552"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">
                  <v:imagedata r:id="rId35" o:title=""/>
                </v:shape>
                <v:shape id="Picture 13554"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">
                  <v:imagedata r:id="rId35" o:title=""/>
                </v:shape>
                <v:shape id="Picture 13556"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">
                  <v:imagedata r:id="rId35" o:title=""/>
                </v:shape>
                <v:shape id="Picture 13558"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">
                  <v:imagedata r:id="rId35" o:title=""/>
                </v:shape>
                <v:shape id="Picture 13560"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">
                  <v:imagedata r:id="rId35" o:title=""/>
                </v:shape>
                <v:shape id="Picture 13562"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">
                  <v:imagedata r:id="rId35" o:title=""/>
                </v:shape>
                <v:shape id="Picture 13564"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">
                  <v:imagedata r:id="rId35" o:title=""/>
                </v:shape>
                <v:shape id="Picture 13566"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">
                  <v:imagedata r:id="rId35" o:title=""/>
                </v:shape>
                <v:shape id="Picture 13568"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">
                  <v:imagedata r:id="rId35" o:title=""/>
                </v:shape>
                <v:shape id="Picture 13570"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">
                  <v:imagedata r:id="rId35" o:title=""/>
                </v:shape>
                <v:shape id="Picture 13572"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">
                  <v:imagedata r:id="rId35" o:title=""/>
                </v:shape>
                <v:shape id="Picture 13574"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">
                  <v:imagedata r:id="rId35" o:title=""/>
                </v:shape>
                <v:shape id="Picture 13576"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">
                  <v:imagedata r:id="rId35" o:title=""/>
                </v:shape>
                <v:shape id="Picture 13578"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">
                  <v:imagedata r:id="rId35" o:title=""/>
                </v:shape>
                <v:shape id="Picture 13580"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">
                  <v:imagedata r:id="rId35" o:title=""/>
                </v:shape>
                <v:shape id="Picture 13582"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">
                  <v:imagedata r:id="rId35" o:title=""/>
                </v:shape>
                <v:shape id="Picture 13584"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">
                  <v:imagedata r:id="rId35" o:title=""/>
                </v:shape>
                <v:shape id="Picture 13586"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">
                  <v:imagedata r:id="rId35" o:title=""/>
                </v:shape>
                <v:shape id="Picture 13588"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">
                  <v:imagedata r:id="rId35" o:title=""/>
                </v:shape>
                <v:shape id="Picture 13590"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">
                  <v:imagedata r:id="rId35" o:title=""/>
                </v:shape>
                <v:shape id="Picture 13592"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">
                  <v:imagedata r:id="rId35" o:title=""/>
                </v:shape>
                <v:shape id="Picture 13594"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">
                  <v:imagedata r:id="rId35" o:title=""/>
                </v:shape>
                <v:shape id="Picture 13596"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">
                  <v:imagedata r:id="rId35" o:title=""/>
                </v:shape>
                <v:shape id="Picture 13598"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">
                  <v:imagedata r:id="rId35" o:title=""/>
                </v:shape>
                <v:shape id="Picture 13600"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">
                  <v:imagedata r:id="rId35" o:title=""/>
                </v:shape>
                <v:shape id="Picture 13602"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">
                  <v:imagedata r:id="rId35" o:title=""/>
                </v:shape>
                <v:shape id="Picture 13604"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">
                  <v:imagedata r:id="rId35" o:title=""/>
                </v:shape>
                <v:shape id="Picture 13606"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">
                  <v:imagedata r:id="rId35" o:title=""/>
                </v:shape>
                <v:shape id="Picture 13608"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">
                  <v:imagedata r:id="rId35" o:title=""/>
                </v:shape>
                <v:shape id="Picture 13610"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">
                  <v:imagedata r:id="rId35" o:title=""/>
                </v:shape>
                <v:shape id="Picture 13612"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">
                  <v:imagedata r:id="rId35" o:title=""/>
                </v:shape>
                <v:shape id="Picture 13614"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">
                  <v:imagedata r:id="rId35" o:title=""/>
                </v:shape>
                <v:shape id="Picture 13616"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">
                  <v:imagedata r:id="rId35" o:title=""/>
                </v:shape>
                <v:shape id="Picture 13618"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">
                  <v:imagedata r:id="rId35" o:title=""/>
                </v:shape>
                <v:shape id="Picture 13620"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">
                  <v:imagedata r:id="rId35" o:title=""/>
                </v:shape>
                <v:shape id="Picture 13622"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">
                  <v:imagedata r:id="rId35" o:title=""/>
                </v:shape>
                <v:shape id="Picture 13624"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">
                  <v:imagedata r:id="rId35" o:title=""/>
                </v:shape>
                <v:shape id="Picture 13626"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">
                  <v:imagedata r:id="rId35" o:title=""/>
                </v:shape>
                <v:shape id="Picture 13628"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">
                  <v:imagedata r:id="rId35" o:title=""/>
                </v:shape>
                <v:shape id="Picture 13630"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">
                  <v:imagedata r:id="rId35" o:title=""/>
                </v:shape>
                <v:shape id="Picture 13632"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">
                  <v:imagedata r:id="rId35" o:title=""/>
                </v:shape>
                <v:shape id="Picture 13634"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">
                  <v:imagedata r:id="rId35" o:title=""/>
                </v:shape>
                <v:shape id="Picture 13636"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">
                  <v:imagedata r:id="rId35" o:title=""/>
                </v:shape>
                <v:shape id="Picture 13638"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">
                  <v:imagedata r:id="rId35" o:title=""/>
                </v:shape>
                <v:shape id="Picture 13640"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">
                  <v:imagedata r:id="rId35" o:title=""/>
                </v:shape>
                <v:shape id="Picture 13642"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">
                  <v:imagedata r:id="rId35" o:title=""/>
                </v:shape>
                <v:shape id="Picture 13644"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">
                  <v:imagedata r:id="rId35" o:title=""/>
                </v:shape>
                <v:shape id="Picture 13646"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">
                  <v:imagedata r:id="rId35" o:title=""/>
                </v:shape>
                <v:shape id="Picture 13648"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">
                  <v:imagedata r:id="rId35" o:title=""/>
                </v:shape>
                <v:shape id="Picture 13650"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">
                  <v:imagedata r:id="rId35" o:title=""/>
                </v:shape>
                <v:shape id="Picture 13652"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">
                  <v:imagedata r:id="rId35" o:title=""/>
                </v:shape>
                <v:shape id="Picture 13654"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">
                  <v:imagedata r:id="rId35" o:title=""/>
                </v:shape>
                <v:shape id="Picture 13656"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">
                  <v:imagedata r:id="rId35" o:title=""/>
                </v:shape>
                <v:shape id="Picture 13658"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">
                  <v:imagedata r:id="rId35" o:title=""/>
                </v:shape>
                <v:shape id="Picture 13660"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">
                  <v:imagedata r:id="rId35" o:title=""/>
                </v:shape>
                <v:shape id="Picture 13662"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">
                  <v:imagedata r:id="rId35" o:title=""/>
                </v:shape>
                <v:shape id="Picture 13664"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">
                  <v:imagedata r:id="rId35" o:title=""/>
                </v:shape>
                <v:shape id="Picture 13666"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">
                  <v:imagedata r:id="rId35" o:title=""/>
                </v:shape>
                <v:shape id="Picture 13668"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">
                  <v:imagedata r:id="rId35" o:title=""/>
                </v:shape>
                <v:shape id="Picture 13670"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">
                  <v:imagedata r:id="rId35" o:title=""/>
                </v:shape>
                <v:shape id="Picture 13672"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">
                  <v:imagedata r:id="rId35" o:title=""/>
                </v:shape>
                <v:shape id="Picture 13674"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">
                  <v:imagedata r:id="rId35" o:title=""/>
                </v:shape>
                <v:shape id="Picture 13676"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">
                  <v:imagedata r:id="rId35" o:title=""/>
                </v:shape>
                <v:shape id="Picture 13678"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">
                  <v:imagedata r:id="rId35" o:title=""/>
                </v:shape>
                <v:shape id="Picture 13680"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">
                  <v:imagedata r:id="rId35" o:title=""/>
                </v:shape>
                <v:shape id="Picture 13682"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">
                  <v:imagedata r:id="rId35" o:title=""/>
                </v:shape>
                <v:shape id="Picture 13684"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">
                  <v:imagedata r:id="rId35" o:title=""/>
                </v:shape>
                <v:shape id="Picture 13686"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">
                  <v:imagedata r:id="rId35" o:title=""/>
                </v:shape>
                <v:shape id="Picture 13688"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">
                  <v:imagedata r:id="rId35" o:title=""/>
                </v:shape>
                <v:shape id="Picture 13690"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">
                  <v:imagedata r:id="rId35" o:title=""/>
                </v:shape>
                <v:shape id="Picture 13692"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">
                  <v:imagedata r:id="rId35" o:title=""/>
                </v:shape>
                <v:shape id="Picture 13694"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">
                  <v:imagedata r:id="rId35" o:title=""/>
                </v:shape>
                <v:shape id="Picture 13696"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">
                  <v:imagedata r:id="rId35" o:title=""/>
                </v:shape>
                <v:shape id="Picture 13698"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">
                  <v:imagedata r:id="rId35" o:title=""/>
                </v:shape>
                <v:shape id="Picture 13700"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">
                  <v:imagedata r:id="rId35" o:title=""/>
                </v:shape>
                <v:shape id="Picture 13702"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">
                  <v:imagedata r:id="rId35" o:title=""/>
                </v:shape>
                <v:shape id="Picture 13704"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">
                  <v:imagedata r:id="rId35" o:title=""/>
                </v:shape>
                <v:shape id="Picture 13706"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">
                  <v:imagedata r:id="rId35" o:title=""/>
                </v:shape>
                <v:shape id="Picture 13708"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">
                  <v:imagedata r:id="rId35" o:title=""/>
                </v:shape>
                <v:shape id="Picture 13710"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">
                  <v:imagedata r:id="rId35" o:title=""/>
                </v:shape>
                <v:shape id="Picture 13712"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">
                  <v:imagedata r:id="rId35" o:title=""/>
                </v:shape>
                <v:shape id="Picture 13714"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">
                  <v:imagedata r:id="rId35" o:title=""/>
                </v:shape>
                <v:shape id="Picture 13716"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">
                  <v:imagedata r:id="rId35" o:title=""/>
                </v:shape>
                <v:shape id="Picture 13718"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">
                  <v:imagedata r:id="rId35" o:title=""/>
                </v:shape>
                <v:shape id="Picture 13720"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">
                  <v:imagedata r:id="rId35" o:title=""/>
                </v:shape>
                <v:shape id="Picture 13722"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">
                  <v:imagedata r:id="rId35" o:title=""/>
                </v:shape>
                <v:shape id="Picture 13724"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">
                  <v:imagedata r:id="rId35" o:title=""/>
                </v:shape>
                <v:shape id="Picture 13726"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">
                  <v:imagedata r:id="rId35" o:title=""/>
                </v:shape>
                <v:shape id="Picture 13728"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">
                  <v:imagedata r:id="rId35" o:title=""/>
                </v:shape>
                <v:shape id="Picture 13730"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">
                  <v:imagedata r:id="rId35" o:title=""/>
                </v:shape>
                <v:shape id="Picture 13732"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">
                  <v:imagedata r:id="rId35" o:title=""/>
                </v:shape>
                <v:shape id="Picture 13734"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">
                  <v:imagedata r:id="rId35" o:title=""/>
                </v:shape>
                <v:shape id="Picture 13736"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">
                  <v:imagedata r:id="rId35" o:title=""/>
                </v:shape>
                <v:shape id="Picture 13738"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">
                  <v:imagedata r:id="rId35" o:title=""/>
                </v:shape>
                <v:shape id="Picture 13740"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">
                  <v:imagedata r:id="rId35" o:title=""/>
                </v:shape>
                <v:shape id="Picture 13742"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">
                  <v:imagedata r:id="rId35" o:title=""/>
                </v:shape>
                <v:shape id="Picture 13744"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">
                  <v:imagedata r:id="rId35" o:title=""/>
                </v:shape>
                <v:shape id="Picture 13746"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">
                  <v:imagedata r:id="rId35" o:title=""/>
                </v:shape>
                <v:shape id="Picture 13748"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">
                  <v:imagedata r:id="rId35" o:title=""/>
                </v:shape>
                <v:shape id="Picture 13750"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">
                  <v:imagedata r:id="rId35" o:title=""/>
                </v:shape>
                <v:shape id="Picture 13752"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">
                  <v:imagedata r:id="rId35" o:title=""/>
                </v:shape>
                <v:shape id="Picture 13754"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">
                  <v:imagedata r:id="rId35" o:title=""/>
                </v:shape>
                <v:shape id="Picture 13756"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">
                  <v:imagedata r:id="rId35" o:title=""/>
                </v:shape>
                <v:shape id="Picture 13758"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">
                  <v:imagedata r:id="rId35" o:title=""/>
                </v:shape>
                <v:shape id="Picture 13760"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">
                  <v:imagedata r:id="rId35" o:title=""/>
                </v:shape>
                <v:shape id="Picture 13762"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">
                  <v:imagedata r:id="rId35" o:title=""/>
                </v:shape>
                <v:shape id="Picture 13764"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">
                  <v:imagedata r:id="rId35" o:title=""/>
                </v:shape>
                <v:shape id="Picture 13766"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">
                  <v:imagedata r:id="rId35" o:title=""/>
                </v:shape>
                <v:shape id="Picture 13768"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">
                  <v:imagedata r:id="rId35" o:title=""/>
                </v:shape>
                <v:shape id="Picture 13770"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">
                  <v:imagedata r:id="rId35" o:title=""/>
                </v:shape>
                <v:shape id="Picture 13772"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">
                  <v:imagedata r:id="rId35" o:title=""/>
                </v:shape>
                <v:shape id="Picture 13774"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">
                  <v:imagedata r:id="rId35" o:title=""/>
                </v:shape>
                <v:shape id="Picture 13776"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">
                  <v:imagedata r:id="rId35" o:title=""/>
                </v:shape>
                <v:shape id="Picture 13778"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">
                  <v:imagedata r:id="rId35" o:title=""/>
                </v:shape>
                <v:shape id="Picture 13780"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">
                  <v:imagedata r:id="rId35" o:title=""/>
                </v:shape>
                <v:shape id="Picture 13782"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">
                  <v:imagedata r:id="rId35" o:title=""/>
                </v:shape>
                <v:shape id="Picture 13784"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">
                  <v:imagedata r:id="rId35" o:title=""/>
                </v:shape>
                <v:shape id="Picture 13786"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">
                  <v:imagedata r:id="rId35" o:title=""/>
                </v:shape>
                <v:shape id="Picture 13788"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">
                  <v:imagedata r:id="rId35" o:title=""/>
                </v:shape>
                <v:shape id="Picture 13790"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">
                  <v:imagedata r:id="rId35" o:title=""/>
                </v:shape>
                <v:shape id="Picture 13792"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">
                  <v:imagedata r:id="rId35" o:title=""/>
                </v:shape>
                <v:shape id="Picture 13794"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">
                  <v:imagedata r:id="rId35" o:title=""/>
                </v:shape>
                <v:shape id="Picture 13796"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">
                  <v:imagedata r:id="rId35" o:title=""/>
                </v:shape>
                <v:shape id="Picture 13798"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">
                  <v:imagedata r:id="rId35" o:title=""/>
                </v:shape>
                <v:shape id="Picture 13800"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">
                  <v:imagedata r:id="rId35" o:title=""/>
                </v:shape>
                <v:shape id="Picture 13802"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">
                  <v:imagedata r:id="rId35" o:title=""/>
                </v:shape>
                <v:shape id="Picture 13804"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">
                  <v:imagedata r:id="rId35" o:title=""/>
                </v:shape>
                <v:shape id="Picture 13806"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">
                  <v:imagedata r:id="rId35" o:title=""/>
                </v:shape>
                <v:shape id="Picture 13808"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">
                  <v:imagedata r:id="rId35" o:title=""/>
                </v:shape>
                <v:shape id="Picture 13810"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">
                  <v:imagedata r:id="rId35" o:title=""/>
                </v:shape>
                <v:shape id="Picture 13812"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">
                  <v:imagedata r:id="rId35" o:title=""/>
                </v:shape>
                <v:shape id="Picture 13814"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">
                  <v:imagedata r:id="rId35" o:title=""/>
                </v:shape>
                <v:shape id="Picture 13816"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">
                  <v:imagedata r:id="rId35" o:title=""/>
                </v:shape>
                <v:shape id="Picture 13818"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">
                  <v:imagedata r:id="rId35" o:title=""/>
                </v:shape>
                <v:shape id="Picture 13820"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">
                  <v:imagedata r:id="rId35" o:title=""/>
                </v:shape>
                <v:shape id="Picture 13822"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">
                  <v:imagedata r:id="rId35" o:title=""/>
                </v:shape>
                <v:shape id="Picture 13824"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">
                  <v:imagedata r:id="rId35" o:title=""/>
                </v:shape>
                <v:shape id="Picture 13826"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">
                  <v:imagedata r:id="rId35" o:title=""/>
                </v:shape>
                <v:shape id="Picture 13828"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">
                  <v:imagedata r:id="rId35" o:title=""/>
                </v:shape>
                <v:shape id="Picture 13830"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">
                  <v:imagedata r:id="rId35" o:title=""/>
                </v:shape>
                <v:shape id="Picture 13832"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">
                  <v:imagedata r:id="rId35" o:title=""/>
                </v:shape>
                <v:shape id="Picture 13834"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">
                  <v:imagedata r:id="rId35" o:title=""/>
                </v:shape>
                <v:shape id="Picture 13836"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">
                  <v:imagedata r:id="rId35" o:title=""/>
                </v:shape>
                <v:shape id="Picture 13838"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">
                  <v:imagedata r:id="rId35" o:title=""/>
                </v:shape>
                <v:shape id="Picture 13840"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">
                  <v:imagedata r:id="rId35" o:title=""/>
                </v:shape>
                <v:shape id="Picture 13842"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">
                  <v:imagedata r:id="rId35" o:title=""/>
                </v:shape>
                <v:shape id="Picture 13844"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">
                  <v:imagedata r:id="rId36" o:title=""/>
                </v:shape>
                <w10:anchorlock/>
              </v:group>
            </w:pict>
          </mc:Fallback>
        </mc:AlternateContent>
      </w:r>
    </w:p>
    <w:p w14:paraId="5C99ECD9" w14:textId="77777777" w:rsidR="0090432E" w:rsidRDefault="004A30B3">
      <w:pPr>
        <w:spacing w:after="4" w:line="260" w:lineRule="auto"/>
        <w:ind w:left="-5" w:right="0"/>
        <w:jc w:val="left"/>
      </w:pPr>
      <w:r>
        <w:rPr>
          <w:b/>
        </w:rPr>
        <w:t xml:space="preserve">Beispiel </w:t>
      </w:r>
    </w:p>
    <w:p w14:paraId="18203A72" w14:textId="77777777" w:rsidR="0090432E" w:rsidRDefault="004A30B3">
      <w:pPr>
        <w:spacing w:after="124" w:line="259" w:lineRule="auto"/>
        <w:ind w:left="-29" w:right="-26" w:firstLine="0"/>
        <w:jc w:val="left"/>
      </w:pPr>
      <w:r>
        <w:rPr>
          <w:rFonts w:ascii="Calibri" w:eastAsia="Calibri" w:hAnsi="Calibri" w:cs="Calibri"/>
          <w:noProof/>
        </w:rPr>
        <mc:AlternateContent>
          <mc:Choice Requires="wpg">
            <w:drawing>
              <wp:inline distT="0" distB="0" distL="0" distR="0" wp14:anchorId="1D791C79" wp14:editId="4A460A46">
                <wp:extent cx="5796738" cy="6096"/>
                <wp:effectExtent l="0" t="0" r="0" b="0"/>
                <wp:docPr id="77506" name="Group 77506"/>
                <wp:cNvGraphicFramePr/>
                <a:graphic xmlns:a="http://schemas.openxmlformats.org/drawingml/2006/main">
                  <a:graphicData uri="http://schemas.microsoft.com/office/word/2010/wordprocessingGroup">
                    <wpg:wgp>
                      <wpg:cNvGrpSpPr/>
                      <wpg:grpSpPr>
                        <a:xfrm>
                          <a:off x="0" y="0"/>
                          <a:ext cx="5796738" cy="6096"/>
                          <a:chOff x="0" y="0"/>
                          <a:chExt cx="5796738" cy="6096"/>
                        </a:xfrm>
                      </wpg:grpSpPr>
                      <pic:pic xmlns:pic="http://schemas.openxmlformats.org/drawingml/2006/picture">
                        <pic:nvPicPr>
                          <pic:cNvPr id="13846" name="Picture 13846"/>
                          <pic:cNvPicPr/>
                        </pic:nvPicPr>
                        <pic:blipFill>
                          <a:blip r:embed="rId33"/>
                          <a:stretch>
                            <a:fillRect/>
                          </a:stretch>
                        </pic:blipFill>
                        <pic:spPr>
                          <a:xfrm>
                            <a:off x="0" y="0"/>
                            <a:ext cx="30480" cy="6096"/>
                          </a:xfrm>
                          <a:prstGeom prst="rect">
                            <a:avLst/>
                          </a:prstGeom>
                        </pic:spPr>
                      </pic:pic>
                      <pic:pic xmlns:pic="http://schemas.openxmlformats.org/drawingml/2006/picture">
                        <pic:nvPicPr>
                          <pic:cNvPr id="13848" name="Picture 13848"/>
                          <pic:cNvPicPr/>
                        </pic:nvPicPr>
                        <pic:blipFill>
                          <a:blip r:embed="rId33"/>
                          <a:stretch>
                            <a:fillRect/>
                          </a:stretch>
                        </pic:blipFill>
                        <pic:spPr>
                          <a:xfrm>
                            <a:off x="30480" y="0"/>
                            <a:ext cx="30480" cy="6096"/>
                          </a:xfrm>
                          <a:prstGeom prst="rect">
                            <a:avLst/>
                          </a:prstGeom>
                        </pic:spPr>
                      </pic:pic>
                      <pic:pic xmlns:pic="http://schemas.openxmlformats.org/drawingml/2006/picture">
                        <pic:nvPicPr>
                          <pic:cNvPr id="13850" name="Picture 13850"/>
                          <pic:cNvPicPr/>
                        </pic:nvPicPr>
                        <pic:blipFill>
                          <a:blip r:embed="rId33"/>
                          <a:stretch>
                            <a:fillRect/>
                          </a:stretch>
                        </pic:blipFill>
                        <pic:spPr>
                          <a:xfrm>
                            <a:off x="60960" y="0"/>
                            <a:ext cx="30480" cy="6096"/>
                          </a:xfrm>
                          <a:prstGeom prst="rect">
                            <a:avLst/>
                          </a:prstGeom>
                        </pic:spPr>
                      </pic:pic>
                      <pic:pic xmlns:pic="http://schemas.openxmlformats.org/drawingml/2006/picture">
                        <pic:nvPicPr>
                          <pic:cNvPr id="13852" name="Picture 13852"/>
                          <pic:cNvPicPr/>
                        </pic:nvPicPr>
                        <pic:blipFill>
                          <a:blip r:embed="rId33"/>
                          <a:stretch>
                            <a:fillRect/>
                          </a:stretch>
                        </pic:blipFill>
                        <pic:spPr>
                          <a:xfrm>
                            <a:off x="91440" y="0"/>
                            <a:ext cx="30480" cy="6096"/>
                          </a:xfrm>
                          <a:prstGeom prst="rect">
                            <a:avLst/>
                          </a:prstGeom>
                        </pic:spPr>
                      </pic:pic>
                      <pic:pic xmlns:pic="http://schemas.openxmlformats.org/drawingml/2006/picture">
                        <pic:nvPicPr>
                          <pic:cNvPr id="13854" name="Picture 13854"/>
                          <pic:cNvPicPr/>
                        </pic:nvPicPr>
                        <pic:blipFill>
                          <a:blip r:embed="rId33"/>
                          <a:stretch>
                            <a:fillRect/>
                          </a:stretch>
                        </pic:blipFill>
                        <pic:spPr>
                          <a:xfrm>
                            <a:off x="121920" y="0"/>
                            <a:ext cx="30480" cy="6096"/>
                          </a:xfrm>
                          <a:prstGeom prst="rect">
                            <a:avLst/>
                          </a:prstGeom>
                        </pic:spPr>
                      </pic:pic>
                      <pic:pic xmlns:pic="http://schemas.openxmlformats.org/drawingml/2006/picture">
                        <pic:nvPicPr>
                          <pic:cNvPr id="13856" name="Picture 13856"/>
                          <pic:cNvPicPr/>
                        </pic:nvPicPr>
                        <pic:blipFill>
                          <a:blip r:embed="rId33"/>
                          <a:stretch>
                            <a:fillRect/>
                          </a:stretch>
                        </pic:blipFill>
                        <pic:spPr>
                          <a:xfrm>
                            <a:off x="152400" y="0"/>
                            <a:ext cx="30480" cy="6096"/>
                          </a:xfrm>
                          <a:prstGeom prst="rect">
                            <a:avLst/>
                          </a:prstGeom>
                        </pic:spPr>
                      </pic:pic>
                      <pic:pic xmlns:pic="http://schemas.openxmlformats.org/drawingml/2006/picture">
                        <pic:nvPicPr>
                          <pic:cNvPr id="13858" name="Picture 13858"/>
                          <pic:cNvPicPr/>
                        </pic:nvPicPr>
                        <pic:blipFill>
                          <a:blip r:embed="rId33"/>
                          <a:stretch>
                            <a:fillRect/>
                          </a:stretch>
                        </pic:blipFill>
                        <pic:spPr>
                          <a:xfrm>
                            <a:off x="182880" y="0"/>
                            <a:ext cx="30480" cy="6096"/>
                          </a:xfrm>
                          <a:prstGeom prst="rect">
                            <a:avLst/>
                          </a:prstGeom>
                        </pic:spPr>
                      </pic:pic>
                      <pic:pic xmlns:pic="http://schemas.openxmlformats.org/drawingml/2006/picture">
                        <pic:nvPicPr>
                          <pic:cNvPr id="13860" name="Picture 13860"/>
                          <pic:cNvPicPr/>
                        </pic:nvPicPr>
                        <pic:blipFill>
                          <a:blip r:embed="rId33"/>
                          <a:stretch>
                            <a:fillRect/>
                          </a:stretch>
                        </pic:blipFill>
                        <pic:spPr>
                          <a:xfrm>
                            <a:off x="213360" y="0"/>
                            <a:ext cx="30480" cy="6096"/>
                          </a:xfrm>
                          <a:prstGeom prst="rect">
                            <a:avLst/>
                          </a:prstGeom>
                        </pic:spPr>
                      </pic:pic>
                      <pic:pic xmlns:pic="http://schemas.openxmlformats.org/drawingml/2006/picture">
                        <pic:nvPicPr>
                          <pic:cNvPr id="13862" name="Picture 13862"/>
                          <pic:cNvPicPr/>
                        </pic:nvPicPr>
                        <pic:blipFill>
                          <a:blip r:embed="rId33"/>
                          <a:stretch>
                            <a:fillRect/>
                          </a:stretch>
                        </pic:blipFill>
                        <pic:spPr>
                          <a:xfrm>
                            <a:off x="243840" y="0"/>
                            <a:ext cx="30480" cy="6096"/>
                          </a:xfrm>
                          <a:prstGeom prst="rect">
                            <a:avLst/>
                          </a:prstGeom>
                        </pic:spPr>
                      </pic:pic>
                      <pic:pic xmlns:pic="http://schemas.openxmlformats.org/drawingml/2006/picture">
                        <pic:nvPicPr>
                          <pic:cNvPr id="13864" name="Picture 13864"/>
                          <pic:cNvPicPr/>
                        </pic:nvPicPr>
                        <pic:blipFill>
                          <a:blip r:embed="rId33"/>
                          <a:stretch>
                            <a:fillRect/>
                          </a:stretch>
                        </pic:blipFill>
                        <pic:spPr>
                          <a:xfrm>
                            <a:off x="274320" y="0"/>
                            <a:ext cx="30480" cy="6096"/>
                          </a:xfrm>
                          <a:prstGeom prst="rect">
                            <a:avLst/>
                          </a:prstGeom>
                        </pic:spPr>
                      </pic:pic>
                      <pic:pic xmlns:pic="http://schemas.openxmlformats.org/drawingml/2006/picture">
                        <pic:nvPicPr>
                          <pic:cNvPr id="13866" name="Picture 13866"/>
                          <pic:cNvPicPr/>
                        </pic:nvPicPr>
                        <pic:blipFill>
                          <a:blip r:embed="rId33"/>
                          <a:stretch>
                            <a:fillRect/>
                          </a:stretch>
                        </pic:blipFill>
                        <pic:spPr>
                          <a:xfrm>
                            <a:off x="304800" y="0"/>
                            <a:ext cx="30480" cy="6096"/>
                          </a:xfrm>
                          <a:prstGeom prst="rect">
                            <a:avLst/>
                          </a:prstGeom>
                        </pic:spPr>
                      </pic:pic>
                      <pic:pic xmlns:pic="http://schemas.openxmlformats.org/drawingml/2006/picture">
                        <pic:nvPicPr>
                          <pic:cNvPr id="13868" name="Picture 13868"/>
                          <pic:cNvPicPr/>
                        </pic:nvPicPr>
                        <pic:blipFill>
                          <a:blip r:embed="rId33"/>
                          <a:stretch>
                            <a:fillRect/>
                          </a:stretch>
                        </pic:blipFill>
                        <pic:spPr>
                          <a:xfrm>
                            <a:off x="335280" y="0"/>
                            <a:ext cx="30480" cy="6096"/>
                          </a:xfrm>
                          <a:prstGeom prst="rect">
                            <a:avLst/>
                          </a:prstGeom>
                        </pic:spPr>
                      </pic:pic>
                      <pic:pic xmlns:pic="http://schemas.openxmlformats.org/drawingml/2006/picture">
                        <pic:nvPicPr>
                          <pic:cNvPr id="13870" name="Picture 13870"/>
                          <pic:cNvPicPr/>
                        </pic:nvPicPr>
                        <pic:blipFill>
                          <a:blip r:embed="rId33"/>
                          <a:stretch>
                            <a:fillRect/>
                          </a:stretch>
                        </pic:blipFill>
                        <pic:spPr>
                          <a:xfrm>
                            <a:off x="365760" y="0"/>
                            <a:ext cx="30480" cy="6096"/>
                          </a:xfrm>
                          <a:prstGeom prst="rect">
                            <a:avLst/>
                          </a:prstGeom>
                        </pic:spPr>
                      </pic:pic>
                      <pic:pic xmlns:pic="http://schemas.openxmlformats.org/drawingml/2006/picture">
                        <pic:nvPicPr>
                          <pic:cNvPr id="13872" name="Picture 13872"/>
                          <pic:cNvPicPr/>
                        </pic:nvPicPr>
                        <pic:blipFill>
                          <a:blip r:embed="rId33"/>
                          <a:stretch>
                            <a:fillRect/>
                          </a:stretch>
                        </pic:blipFill>
                        <pic:spPr>
                          <a:xfrm>
                            <a:off x="396189" y="0"/>
                            <a:ext cx="30480" cy="6096"/>
                          </a:xfrm>
                          <a:prstGeom prst="rect">
                            <a:avLst/>
                          </a:prstGeom>
                        </pic:spPr>
                      </pic:pic>
                      <pic:pic xmlns:pic="http://schemas.openxmlformats.org/drawingml/2006/picture">
                        <pic:nvPicPr>
                          <pic:cNvPr id="13874" name="Picture 13874"/>
                          <pic:cNvPicPr/>
                        </pic:nvPicPr>
                        <pic:blipFill>
                          <a:blip r:embed="rId33"/>
                          <a:stretch>
                            <a:fillRect/>
                          </a:stretch>
                        </pic:blipFill>
                        <pic:spPr>
                          <a:xfrm>
                            <a:off x="426669" y="0"/>
                            <a:ext cx="30480" cy="6096"/>
                          </a:xfrm>
                          <a:prstGeom prst="rect">
                            <a:avLst/>
                          </a:prstGeom>
                        </pic:spPr>
                      </pic:pic>
                      <pic:pic xmlns:pic="http://schemas.openxmlformats.org/drawingml/2006/picture">
                        <pic:nvPicPr>
                          <pic:cNvPr id="13876" name="Picture 13876"/>
                          <pic:cNvPicPr/>
                        </pic:nvPicPr>
                        <pic:blipFill>
                          <a:blip r:embed="rId33"/>
                          <a:stretch>
                            <a:fillRect/>
                          </a:stretch>
                        </pic:blipFill>
                        <pic:spPr>
                          <a:xfrm>
                            <a:off x="457149" y="0"/>
                            <a:ext cx="30480" cy="6096"/>
                          </a:xfrm>
                          <a:prstGeom prst="rect">
                            <a:avLst/>
                          </a:prstGeom>
                        </pic:spPr>
                      </pic:pic>
                      <pic:pic xmlns:pic="http://schemas.openxmlformats.org/drawingml/2006/picture">
                        <pic:nvPicPr>
                          <pic:cNvPr id="13878" name="Picture 13878"/>
                          <pic:cNvPicPr/>
                        </pic:nvPicPr>
                        <pic:blipFill>
                          <a:blip r:embed="rId33"/>
                          <a:stretch>
                            <a:fillRect/>
                          </a:stretch>
                        </pic:blipFill>
                        <pic:spPr>
                          <a:xfrm>
                            <a:off x="487629" y="0"/>
                            <a:ext cx="30480" cy="6096"/>
                          </a:xfrm>
                          <a:prstGeom prst="rect">
                            <a:avLst/>
                          </a:prstGeom>
                        </pic:spPr>
                      </pic:pic>
                      <pic:pic xmlns:pic="http://schemas.openxmlformats.org/drawingml/2006/picture">
                        <pic:nvPicPr>
                          <pic:cNvPr id="13880" name="Picture 13880"/>
                          <pic:cNvPicPr/>
                        </pic:nvPicPr>
                        <pic:blipFill>
                          <a:blip r:embed="rId33"/>
                          <a:stretch>
                            <a:fillRect/>
                          </a:stretch>
                        </pic:blipFill>
                        <pic:spPr>
                          <a:xfrm>
                            <a:off x="518109" y="0"/>
                            <a:ext cx="30480" cy="6096"/>
                          </a:xfrm>
                          <a:prstGeom prst="rect">
                            <a:avLst/>
                          </a:prstGeom>
                        </pic:spPr>
                      </pic:pic>
                      <pic:pic xmlns:pic="http://schemas.openxmlformats.org/drawingml/2006/picture">
                        <pic:nvPicPr>
                          <pic:cNvPr id="13882" name="Picture 13882"/>
                          <pic:cNvPicPr/>
                        </pic:nvPicPr>
                        <pic:blipFill>
                          <a:blip r:embed="rId33"/>
                          <a:stretch>
                            <a:fillRect/>
                          </a:stretch>
                        </pic:blipFill>
                        <pic:spPr>
                          <a:xfrm>
                            <a:off x="548589" y="0"/>
                            <a:ext cx="30480" cy="6096"/>
                          </a:xfrm>
                          <a:prstGeom prst="rect">
                            <a:avLst/>
                          </a:prstGeom>
                        </pic:spPr>
                      </pic:pic>
                      <pic:pic xmlns:pic="http://schemas.openxmlformats.org/drawingml/2006/picture">
                        <pic:nvPicPr>
                          <pic:cNvPr id="13884" name="Picture 13884"/>
                          <pic:cNvPicPr/>
                        </pic:nvPicPr>
                        <pic:blipFill>
                          <a:blip r:embed="rId33"/>
                          <a:stretch>
                            <a:fillRect/>
                          </a:stretch>
                        </pic:blipFill>
                        <pic:spPr>
                          <a:xfrm>
                            <a:off x="579069" y="0"/>
                            <a:ext cx="30480" cy="6096"/>
                          </a:xfrm>
                          <a:prstGeom prst="rect">
                            <a:avLst/>
                          </a:prstGeom>
                        </pic:spPr>
                      </pic:pic>
                      <pic:pic xmlns:pic="http://schemas.openxmlformats.org/drawingml/2006/picture">
                        <pic:nvPicPr>
                          <pic:cNvPr id="13886" name="Picture 13886"/>
                          <pic:cNvPicPr/>
                        </pic:nvPicPr>
                        <pic:blipFill>
                          <a:blip r:embed="rId33"/>
                          <a:stretch>
                            <a:fillRect/>
                          </a:stretch>
                        </pic:blipFill>
                        <pic:spPr>
                          <a:xfrm>
                            <a:off x="609549" y="0"/>
                            <a:ext cx="30480" cy="6096"/>
                          </a:xfrm>
                          <a:prstGeom prst="rect">
                            <a:avLst/>
                          </a:prstGeom>
                        </pic:spPr>
                      </pic:pic>
                      <pic:pic xmlns:pic="http://schemas.openxmlformats.org/drawingml/2006/picture">
                        <pic:nvPicPr>
                          <pic:cNvPr id="13888" name="Picture 13888"/>
                          <pic:cNvPicPr/>
                        </pic:nvPicPr>
                        <pic:blipFill>
                          <a:blip r:embed="rId33"/>
                          <a:stretch>
                            <a:fillRect/>
                          </a:stretch>
                        </pic:blipFill>
                        <pic:spPr>
                          <a:xfrm>
                            <a:off x="640029" y="0"/>
                            <a:ext cx="30480" cy="6096"/>
                          </a:xfrm>
                          <a:prstGeom prst="rect">
                            <a:avLst/>
                          </a:prstGeom>
                        </pic:spPr>
                      </pic:pic>
                      <pic:pic xmlns:pic="http://schemas.openxmlformats.org/drawingml/2006/picture">
                        <pic:nvPicPr>
                          <pic:cNvPr id="13890" name="Picture 13890"/>
                          <pic:cNvPicPr/>
                        </pic:nvPicPr>
                        <pic:blipFill>
                          <a:blip r:embed="rId33"/>
                          <a:stretch>
                            <a:fillRect/>
                          </a:stretch>
                        </pic:blipFill>
                        <pic:spPr>
                          <a:xfrm>
                            <a:off x="670509" y="0"/>
                            <a:ext cx="30480" cy="6096"/>
                          </a:xfrm>
                          <a:prstGeom prst="rect">
                            <a:avLst/>
                          </a:prstGeom>
                        </pic:spPr>
                      </pic:pic>
                      <pic:pic xmlns:pic="http://schemas.openxmlformats.org/drawingml/2006/picture">
                        <pic:nvPicPr>
                          <pic:cNvPr id="13892" name="Picture 13892"/>
                          <pic:cNvPicPr/>
                        </pic:nvPicPr>
                        <pic:blipFill>
                          <a:blip r:embed="rId33"/>
                          <a:stretch>
                            <a:fillRect/>
                          </a:stretch>
                        </pic:blipFill>
                        <pic:spPr>
                          <a:xfrm>
                            <a:off x="700989" y="0"/>
                            <a:ext cx="30480" cy="6096"/>
                          </a:xfrm>
                          <a:prstGeom prst="rect">
                            <a:avLst/>
                          </a:prstGeom>
                        </pic:spPr>
                      </pic:pic>
                      <pic:pic xmlns:pic="http://schemas.openxmlformats.org/drawingml/2006/picture">
                        <pic:nvPicPr>
                          <pic:cNvPr id="13894" name="Picture 13894"/>
                          <pic:cNvPicPr/>
                        </pic:nvPicPr>
                        <pic:blipFill>
                          <a:blip r:embed="rId33"/>
                          <a:stretch>
                            <a:fillRect/>
                          </a:stretch>
                        </pic:blipFill>
                        <pic:spPr>
                          <a:xfrm>
                            <a:off x="731469" y="0"/>
                            <a:ext cx="30480" cy="6096"/>
                          </a:xfrm>
                          <a:prstGeom prst="rect">
                            <a:avLst/>
                          </a:prstGeom>
                        </pic:spPr>
                      </pic:pic>
                      <pic:pic xmlns:pic="http://schemas.openxmlformats.org/drawingml/2006/picture">
                        <pic:nvPicPr>
                          <pic:cNvPr id="13896" name="Picture 13896"/>
                          <pic:cNvPicPr/>
                        </pic:nvPicPr>
                        <pic:blipFill>
                          <a:blip r:embed="rId33"/>
                          <a:stretch>
                            <a:fillRect/>
                          </a:stretch>
                        </pic:blipFill>
                        <pic:spPr>
                          <a:xfrm>
                            <a:off x="761949" y="0"/>
                            <a:ext cx="30480" cy="6096"/>
                          </a:xfrm>
                          <a:prstGeom prst="rect">
                            <a:avLst/>
                          </a:prstGeom>
                        </pic:spPr>
                      </pic:pic>
                      <pic:pic xmlns:pic="http://schemas.openxmlformats.org/drawingml/2006/picture">
                        <pic:nvPicPr>
                          <pic:cNvPr id="13898" name="Picture 13898"/>
                          <pic:cNvPicPr/>
                        </pic:nvPicPr>
                        <pic:blipFill>
                          <a:blip r:embed="rId33"/>
                          <a:stretch>
                            <a:fillRect/>
                          </a:stretch>
                        </pic:blipFill>
                        <pic:spPr>
                          <a:xfrm>
                            <a:off x="792429" y="0"/>
                            <a:ext cx="30480" cy="6096"/>
                          </a:xfrm>
                          <a:prstGeom prst="rect">
                            <a:avLst/>
                          </a:prstGeom>
                        </pic:spPr>
                      </pic:pic>
                      <pic:pic xmlns:pic="http://schemas.openxmlformats.org/drawingml/2006/picture">
                        <pic:nvPicPr>
                          <pic:cNvPr id="13900" name="Picture 13900"/>
                          <pic:cNvPicPr/>
                        </pic:nvPicPr>
                        <pic:blipFill>
                          <a:blip r:embed="rId33"/>
                          <a:stretch>
                            <a:fillRect/>
                          </a:stretch>
                        </pic:blipFill>
                        <pic:spPr>
                          <a:xfrm>
                            <a:off x="822909" y="0"/>
                            <a:ext cx="30480" cy="6096"/>
                          </a:xfrm>
                          <a:prstGeom prst="rect">
                            <a:avLst/>
                          </a:prstGeom>
                        </pic:spPr>
                      </pic:pic>
                      <pic:pic xmlns:pic="http://schemas.openxmlformats.org/drawingml/2006/picture">
                        <pic:nvPicPr>
                          <pic:cNvPr id="13902" name="Picture 13902"/>
                          <pic:cNvPicPr/>
                        </pic:nvPicPr>
                        <pic:blipFill>
                          <a:blip r:embed="rId33"/>
                          <a:stretch>
                            <a:fillRect/>
                          </a:stretch>
                        </pic:blipFill>
                        <pic:spPr>
                          <a:xfrm>
                            <a:off x="853389" y="0"/>
                            <a:ext cx="30480" cy="6096"/>
                          </a:xfrm>
                          <a:prstGeom prst="rect">
                            <a:avLst/>
                          </a:prstGeom>
                        </pic:spPr>
                      </pic:pic>
                      <pic:pic xmlns:pic="http://schemas.openxmlformats.org/drawingml/2006/picture">
                        <pic:nvPicPr>
                          <pic:cNvPr id="13904" name="Picture 13904"/>
                          <pic:cNvPicPr/>
                        </pic:nvPicPr>
                        <pic:blipFill>
                          <a:blip r:embed="rId33"/>
                          <a:stretch>
                            <a:fillRect/>
                          </a:stretch>
                        </pic:blipFill>
                        <pic:spPr>
                          <a:xfrm>
                            <a:off x="883869" y="0"/>
                            <a:ext cx="30480" cy="6096"/>
                          </a:xfrm>
                          <a:prstGeom prst="rect">
                            <a:avLst/>
                          </a:prstGeom>
                        </pic:spPr>
                      </pic:pic>
                      <pic:pic xmlns:pic="http://schemas.openxmlformats.org/drawingml/2006/picture">
                        <pic:nvPicPr>
                          <pic:cNvPr id="13906" name="Picture 13906"/>
                          <pic:cNvPicPr/>
                        </pic:nvPicPr>
                        <pic:blipFill>
                          <a:blip r:embed="rId33"/>
                          <a:stretch>
                            <a:fillRect/>
                          </a:stretch>
                        </pic:blipFill>
                        <pic:spPr>
                          <a:xfrm>
                            <a:off x="914349" y="0"/>
                            <a:ext cx="30480" cy="6096"/>
                          </a:xfrm>
                          <a:prstGeom prst="rect">
                            <a:avLst/>
                          </a:prstGeom>
                        </pic:spPr>
                      </pic:pic>
                      <pic:pic xmlns:pic="http://schemas.openxmlformats.org/drawingml/2006/picture">
                        <pic:nvPicPr>
                          <pic:cNvPr id="13908" name="Picture 13908"/>
                          <pic:cNvPicPr/>
                        </pic:nvPicPr>
                        <pic:blipFill>
                          <a:blip r:embed="rId33"/>
                          <a:stretch>
                            <a:fillRect/>
                          </a:stretch>
                        </pic:blipFill>
                        <pic:spPr>
                          <a:xfrm>
                            <a:off x="944829" y="0"/>
                            <a:ext cx="30480" cy="6096"/>
                          </a:xfrm>
                          <a:prstGeom prst="rect">
                            <a:avLst/>
                          </a:prstGeom>
                        </pic:spPr>
                      </pic:pic>
                      <pic:pic xmlns:pic="http://schemas.openxmlformats.org/drawingml/2006/picture">
                        <pic:nvPicPr>
                          <pic:cNvPr id="13910" name="Picture 13910"/>
                          <pic:cNvPicPr/>
                        </pic:nvPicPr>
                        <pic:blipFill>
                          <a:blip r:embed="rId33"/>
                          <a:stretch>
                            <a:fillRect/>
                          </a:stretch>
                        </pic:blipFill>
                        <pic:spPr>
                          <a:xfrm>
                            <a:off x="975309" y="0"/>
                            <a:ext cx="30480" cy="6096"/>
                          </a:xfrm>
                          <a:prstGeom prst="rect">
                            <a:avLst/>
                          </a:prstGeom>
                        </pic:spPr>
                      </pic:pic>
                      <pic:pic xmlns:pic="http://schemas.openxmlformats.org/drawingml/2006/picture">
                        <pic:nvPicPr>
                          <pic:cNvPr id="13912" name="Picture 13912"/>
                          <pic:cNvPicPr/>
                        </pic:nvPicPr>
                        <pic:blipFill>
                          <a:blip r:embed="rId33"/>
                          <a:stretch>
                            <a:fillRect/>
                          </a:stretch>
                        </pic:blipFill>
                        <pic:spPr>
                          <a:xfrm>
                            <a:off x="1005789" y="0"/>
                            <a:ext cx="30480" cy="6096"/>
                          </a:xfrm>
                          <a:prstGeom prst="rect">
                            <a:avLst/>
                          </a:prstGeom>
                        </pic:spPr>
                      </pic:pic>
                      <pic:pic xmlns:pic="http://schemas.openxmlformats.org/drawingml/2006/picture">
                        <pic:nvPicPr>
                          <pic:cNvPr id="13914" name="Picture 13914"/>
                          <pic:cNvPicPr/>
                        </pic:nvPicPr>
                        <pic:blipFill>
                          <a:blip r:embed="rId33"/>
                          <a:stretch>
                            <a:fillRect/>
                          </a:stretch>
                        </pic:blipFill>
                        <pic:spPr>
                          <a:xfrm>
                            <a:off x="1036269" y="0"/>
                            <a:ext cx="30480" cy="6096"/>
                          </a:xfrm>
                          <a:prstGeom prst="rect">
                            <a:avLst/>
                          </a:prstGeom>
                        </pic:spPr>
                      </pic:pic>
                      <pic:pic xmlns:pic="http://schemas.openxmlformats.org/drawingml/2006/picture">
                        <pic:nvPicPr>
                          <pic:cNvPr id="13916" name="Picture 13916"/>
                          <pic:cNvPicPr/>
                        </pic:nvPicPr>
                        <pic:blipFill>
                          <a:blip r:embed="rId33"/>
                          <a:stretch>
                            <a:fillRect/>
                          </a:stretch>
                        </pic:blipFill>
                        <pic:spPr>
                          <a:xfrm>
                            <a:off x="1066749" y="0"/>
                            <a:ext cx="30480" cy="6096"/>
                          </a:xfrm>
                          <a:prstGeom prst="rect">
                            <a:avLst/>
                          </a:prstGeom>
                        </pic:spPr>
                      </pic:pic>
                      <pic:pic xmlns:pic="http://schemas.openxmlformats.org/drawingml/2006/picture">
                        <pic:nvPicPr>
                          <pic:cNvPr id="13918" name="Picture 13918"/>
                          <pic:cNvPicPr/>
                        </pic:nvPicPr>
                        <pic:blipFill>
                          <a:blip r:embed="rId33"/>
                          <a:stretch>
                            <a:fillRect/>
                          </a:stretch>
                        </pic:blipFill>
                        <pic:spPr>
                          <a:xfrm>
                            <a:off x="1097229" y="0"/>
                            <a:ext cx="30480" cy="6096"/>
                          </a:xfrm>
                          <a:prstGeom prst="rect">
                            <a:avLst/>
                          </a:prstGeom>
                        </pic:spPr>
                      </pic:pic>
                      <pic:pic xmlns:pic="http://schemas.openxmlformats.org/drawingml/2006/picture">
                        <pic:nvPicPr>
                          <pic:cNvPr id="13920" name="Picture 13920"/>
                          <pic:cNvPicPr/>
                        </pic:nvPicPr>
                        <pic:blipFill>
                          <a:blip r:embed="rId33"/>
                          <a:stretch>
                            <a:fillRect/>
                          </a:stretch>
                        </pic:blipFill>
                        <pic:spPr>
                          <a:xfrm>
                            <a:off x="1127709" y="0"/>
                            <a:ext cx="30480" cy="6096"/>
                          </a:xfrm>
                          <a:prstGeom prst="rect">
                            <a:avLst/>
                          </a:prstGeom>
                        </pic:spPr>
                      </pic:pic>
                      <pic:pic xmlns:pic="http://schemas.openxmlformats.org/drawingml/2006/picture">
                        <pic:nvPicPr>
                          <pic:cNvPr id="13922" name="Picture 13922"/>
                          <pic:cNvPicPr/>
                        </pic:nvPicPr>
                        <pic:blipFill>
                          <a:blip r:embed="rId33"/>
                          <a:stretch>
                            <a:fillRect/>
                          </a:stretch>
                        </pic:blipFill>
                        <pic:spPr>
                          <a:xfrm>
                            <a:off x="1158189" y="0"/>
                            <a:ext cx="30480" cy="6096"/>
                          </a:xfrm>
                          <a:prstGeom prst="rect">
                            <a:avLst/>
                          </a:prstGeom>
                        </pic:spPr>
                      </pic:pic>
                      <pic:pic xmlns:pic="http://schemas.openxmlformats.org/drawingml/2006/picture">
                        <pic:nvPicPr>
                          <pic:cNvPr id="13924" name="Picture 13924"/>
                          <pic:cNvPicPr/>
                        </pic:nvPicPr>
                        <pic:blipFill>
                          <a:blip r:embed="rId33"/>
                          <a:stretch>
                            <a:fillRect/>
                          </a:stretch>
                        </pic:blipFill>
                        <pic:spPr>
                          <a:xfrm>
                            <a:off x="1188669" y="0"/>
                            <a:ext cx="30480" cy="6096"/>
                          </a:xfrm>
                          <a:prstGeom prst="rect">
                            <a:avLst/>
                          </a:prstGeom>
                        </pic:spPr>
                      </pic:pic>
                      <pic:pic xmlns:pic="http://schemas.openxmlformats.org/drawingml/2006/picture">
                        <pic:nvPicPr>
                          <pic:cNvPr id="13926" name="Picture 13926"/>
                          <pic:cNvPicPr/>
                        </pic:nvPicPr>
                        <pic:blipFill>
                          <a:blip r:embed="rId33"/>
                          <a:stretch>
                            <a:fillRect/>
                          </a:stretch>
                        </pic:blipFill>
                        <pic:spPr>
                          <a:xfrm>
                            <a:off x="1219149" y="0"/>
                            <a:ext cx="30480" cy="6096"/>
                          </a:xfrm>
                          <a:prstGeom prst="rect">
                            <a:avLst/>
                          </a:prstGeom>
                        </pic:spPr>
                      </pic:pic>
                      <pic:pic xmlns:pic="http://schemas.openxmlformats.org/drawingml/2006/picture">
                        <pic:nvPicPr>
                          <pic:cNvPr id="13928" name="Picture 13928"/>
                          <pic:cNvPicPr/>
                        </pic:nvPicPr>
                        <pic:blipFill>
                          <a:blip r:embed="rId33"/>
                          <a:stretch>
                            <a:fillRect/>
                          </a:stretch>
                        </pic:blipFill>
                        <pic:spPr>
                          <a:xfrm>
                            <a:off x="1249629" y="0"/>
                            <a:ext cx="30480" cy="6096"/>
                          </a:xfrm>
                          <a:prstGeom prst="rect">
                            <a:avLst/>
                          </a:prstGeom>
                        </pic:spPr>
                      </pic:pic>
                      <pic:pic xmlns:pic="http://schemas.openxmlformats.org/drawingml/2006/picture">
                        <pic:nvPicPr>
                          <pic:cNvPr id="13930" name="Picture 13930"/>
                          <pic:cNvPicPr/>
                        </pic:nvPicPr>
                        <pic:blipFill>
                          <a:blip r:embed="rId33"/>
                          <a:stretch>
                            <a:fillRect/>
                          </a:stretch>
                        </pic:blipFill>
                        <pic:spPr>
                          <a:xfrm>
                            <a:off x="1280109" y="0"/>
                            <a:ext cx="30480" cy="6096"/>
                          </a:xfrm>
                          <a:prstGeom prst="rect">
                            <a:avLst/>
                          </a:prstGeom>
                        </pic:spPr>
                      </pic:pic>
                      <pic:pic xmlns:pic="http://schemas.openxmlformats.org/drawingml/2006/picture">
                        <pic:nvPicPr>
                          <pic:cNvPr id="13932" name="Picture 13932"/>
                          <pic:cNvPicPr/>
                        </pic:nvPicPr>
                        <pic:blipFill>
                          <a:blip r:embed="rId33"/>
                          <a:stretch>
                            <a:fillRect/>
                          </a:stretch>
                        </pic:blipFill>
                        <pic:spPr>
                          <a:xfrm>
                            <a:off x="1310589" y="0"/>
                            <a:ext cx="30480" cy="6096"/>
                          </a:xfrm>
                          <a:prstGeom prst="rect">
                            <a:avLst/>
                          </a:prstGeom>
                        </pic:spPr>
                      </pic:pic>
                      <pic:pic xmlns:pic="http://schemas.openxmlformats.org/drawingml/2006/picture">
                        <pic:nvPicPr>
                          <pic:cNvPr id="13934" name="Picture 13934"/>
                          <pic:cNvPicPr/>
                        </pic:nvPicPr>
                        <pic:blipFill>
                          <a:blip r:embed="rId33"/>
                          <a:stretch>
                            <a:fillRect/>
                          </a:stretch>
                        </pic:blipFill>
                        <pic:spPr>
                          <a:xfrm>
                            <a:off x="1341069" y="0"/>
                            <a:ext cx="30480" cy="6096"/>
                          </a:xfrm>
                          <a:prstGeom prst="rect">
                            <a:avLst/>
                          </a:prstGeom>
                        </pic:spPr>
                      </pic:pic>
                      <pic:pic xmlns:pic="http://schemas.openxmlformats.org/drawingml/2006/picture">
                        <pic:nvPicPr>
                          <pic:cNvPr id="13936" name="Picture 13936"/>
                          <pic:cNvPicPr/>
                        </pic:nvPicPr>
                        <pic:blipFill>
                          <a:blip r:embed="rId33"/>
                          <a:stretch>
                            <a:fillRect/>
                          </a:stretch>
                        </pic:blipFill>
                        <pic:spPr>
                          <a:xfrm>
                            <a:off x="1371549" y="0"/>
                            <a:ext cx="30785" cy="6096"/>
                          </a:xfrm>
                          <a:prstGeom prst="rect">
                            <a:avLst/>
                          </a:prstGeom>
                        </pic:spPr>
                      </pic:pic>
                      <pic:pic xmlns:pic="http://schemas.openxmlformats.org/drawingml/2006/picture">
                        <pic:nvPicPr>
                          <pic:cNvPr id="13938" name="Picture 13938"/>
                          <pic:cNvPicPr/>
                        </pic:nvPicPr>
                        <pic:blipFill>
                          <a:blip r:embed="rId33"/>
                          <a:stretch>
                            <a:fillRect/>
                          </a:stretch>
                        </pic:blipFill>
                        <pic:spPr>
                          <a:xfrm>
                            <a:off x="1402410" y="0"/>
                            <a:ext cx="30480" cy="6096"/>
                          </a:xfrm>
                          <a:prstGeom prst="rect">
                            <a:avLst/>
                          </a:prstGeom>
                        </pic:spPr>
                      </pic:pic>
                      <pic:pic xmlns:pic="http://schemas.openxmlformats.org/drawingml/2006/picture">
                        <pic:nvPicPr>
                          <pic:cNvPr id="13940" name="Picture 13940"/>
                          <pic:cNvPicPr/>
                        </pic:nvPicPr>
                        <pic:blipFill>
                          <a:blip r:embed="rId33"/>
                          <a:stretch>
                            <a:fillRect/>
                          </a:stretch>
                        </pic:blipFill>
                        <pic:spPr>
                          <a:xfrm>
                            <a:off x="1432890" y="0"/>
                            <a:ext cx="30480" cy="6096"/>
                          </a:xfrm>
                          <a:prstGeom prst="rect">
                            <a:avLst/>
                          </a:prstGeom>
                        </pic:spPr>
                      </pic:pic>
                      <pic:pic xmlns:pic="http://schemas.openxmlformats.org/drawingml/2006/picture">
                        <pic:nvPicPr>
                          <pic:cNvPr id="13942" name="Picture 13942"/>
                          <pic:cNvPicPr/>
                        </pic:nvPicPr>
                        <pic:blipFill>
                          <a:blip r:embed="rId33"/>
                          <a:stretch>
                            <a:fillRect/>
                          </a:stretch>
                        </pic:blipFill>
                        <pic:spPr>
                          <a:xfrm>
                            <a:off x="1463370" y="0"/>
                            <a:ext cx="30480" cy="6096"/>
                          </a:xfrm>
                          <a:prstGeom prst="rect">
                            <a:avLst/>
                          </a:prstGeom>
                        </pic:spPr>
                      </pic:pic>
                      <pic:pic xmlns:pic="http://schemas.openxmlformats.org/drawingml/2006/picture">
                        <pic:nvPicPr>
                          <pic:cNvPr id="13944" name="Picture 13944"/>
                          <pic:cNvPicPr/>
                        </pic:nvPicPr>
                        <pic:blipFill>
                          <a:blip r:embed="rId33"/>
                          <a:stretch>
                            <a:fillRect/>
                          </a:stretch>
                        </pic:blipFill>
                        <pic:spPr>
                          <a:xfrm>
                            <a:off x="1493850" y="0"/>
                            <a:ext cx="30480" cy="6096"/>
                          </a:xfrm>
                          <a:prstGeom prst="rect">
                            <a:avLst/>
                          </a:prstGeom>
                        </pic:spPr>
                      </pic:pic>
                      <pic:pic xmlns:pic="http://schemas.openxmlformats.org/drawingml/2006/picture">
                        <pic:nvPicPr>
                          <pic:cNvPr id="13946" name="Picture 13946"/>
                          <pic:cNvPicPr/>
                        </pic:nvPicPr>
                        <pic:blipFill>
                          <a:blip r:embed="rId33"/>
                          <a:stretch>
                            <a:fillRect/>
                          </a:stretch>
                        </pic:blipFill>
                        <pic:spPr>
                          <a:xfrm>
                            <a:off x="1524330" y="0"/>
                            <a:ext cx="30480" cy="6096"/>
                          </a:xfrm>
                          <a:prstGeom prst="rect">
                            <a:avLst/>
                          </a:prstGeom>
                        </pic:spPr>
                      </pic:pic>
                      <pic:pic xmlns:pic="http://schemas.openxmlformats.org/drawingml/2006/picture">
                        <pic:nvPicPr>
                          <pic:cNvPr id="13948" name="Picture 13948"/>
                          <pic:cNvPicPr/>
                        </pic:nvPicPr>
                        <pic:blipFill>
                          <a:blip r:embed="rId33"/>
                          <a:stretch>
                            <a:fillRect/>
                          </a:stretch>
                        </pic:blipFill>
                        <pic:spPr>
                          <a:xfrm>
                            <a:off x="1554810" y="0"/>
                            <a:ext cx="30480" cy="6096"/>
                          </a:xfrm>
                          <a:prstGeom prst="rect">
                            <a:avLst/>
                          </a:prstGeom>
                        </pic:spPr>
                      </pic:pic>
                      <pic:pic xmlns:pic="http://schemas.openxmlformats.org/drawingml/2006/picture">
                        <pic:nvPicPr>
                          <pic:cNvPr id="13950" name="Picture 13950"/>
                          <pic:cNvPicPr/>
                        </pic:nvPicPr>
                        <pic:blipFill>
                          <a:blip r:embed="rId33"/>
                          <a:stretch>
                            <a:fillRect/>
                          </a:stretch>
                        </pic:blipFill>
                        <pic:spPr>
                          <a:xfrm>
                            <a:off x="1585290" y="0"/>
                            <a:ext cx="30480" cy="6096"/>
                          </a:xfrm>
                          <a:prstGeom prst="rect">
                            <a:avLst/>
                          </a:prstGeom>
                        </pic:spPr>
                      </pic:pic>
                      <pic:pic xmlns:pic="http://schemas.openxmlformats.org/drawingml/2006/picture">
                        <pic:nvPicPr>
                          <pic:cNvPr id="13952" name="Picture 13952"/>
                          <pic:cNvPicPr/>
                        </pic:nvPicPr>
                        <pic:blipFill>
                          <a:blip r:embed="rId33"/>
                          <a:stretch>
                            <a:fillRect/>
                          </a:stretch>
                        </pic:blipFill>
                        <pic:spPr>
                          <a:xfrm>
                            <a:off x="1615770" y="0"/>
                            <a:ext cx="30480" cy="6096"/>
                          </a:xfrm>
                          <a:prstGeom prst="rect">
                            <a:avLst/>
                          </a:prstGeom>
                        </pic:spPr>
                      </pic:pic>
                      <pic:pic xmlns:pic="http://schemas.openxmlformats.org/drawingml/2006/picture">
                        <pic:nvPicPr>
                          <pic:cNvPr id="13954" name="Picture 13954"/>
                          <pic:cNvPicPr/>
                        </pic:nvPicPr>
                        <pic:blipFill>
                          <a:blip r:embed="rId33"/>
                          <a:stretch>
                            <a:fillRect/>
                          </a:stretch>
                        </pic:blipFill>
                        <pic:spPr>
                          <a:xfrm>
                            <a:off x="1646250" y="0"/>
                            <a:ext cx="30480" cy="6096"/>
                          </a:xfrm>
                          <a:prstGeom prst="rect">
                            <a:avLst/>
                          </a:prstGeom>
                        </pic:spPr>
                      </pic:pic>
                      <pic:pic xmlns:pic="http://schemas.openxmlformats.org/drawingml/2006/picture">
                        <pic:nvPicPr>
                          <pic:cNvPr id="13956" name="Picture 13956"/>
                          <pic:cNvPicPr/>
                        </pic:nvPicPr>
                        <pic:blipFill>
                          <a:blip r:embed="rId33"/>
                          <a:stretch>
                            <a:fillRect/>
                          </a:stretch>
                        </pic:blipFill>
                        <pic:spPr>
                          <a:xfrm>
                            <a:off x="1676730" y="0"/>
                            <a:ext cx="30480" cy="6096"/>
                          </a:xfrm>
                          <a:prstGeom prst="rect">
                            <a:avLst/>
                          </a:prstGeom>
                        </pic:spPr>
                      </pic:pic>
                      <pic:pic xmlns:pic="http://schemas.openxmlformats.org/drawingml/2006/picture">
                        <pic:nvPicPr>
                          <pic:cNvPr id="13958" name="Picture 13958"/>
                          <pic:cNvPicPr/>
                        </pic:nvPicPr>
                        <pic:blipFill>
                          <a:blip r:embed="rId33"/>
                          <a:stretch>
                            <a:fillRect/>
                          </a:stretch>
                        </pic:blipFill>
                        <pic:spPr>
                          <a:xfrm>
                            <a:off x="1707210" y="0"/>
                            <a:ext cx="30480" cy="6096"/>
                          </a:xfrm>
                          <a:prstGeom prst="rect">
                            <a:avLst/>
                          </a:prstGeom>
                        </pic:spPr>
                      </pic:pic>
                      <pic:pic xmlns:pic="http://schemas.openxmlformats.org/drawingml/2006/picture">
                        <pic:nvPicPr>
                          <pic:cNvPr id="13960" name="Picture 13960"/>
                          <pic:cNvPicPr/>
                        </pic:nvPicPr>
                        <pic:blipFill>
                          <a:blip r:embed="rId33"/>
                          <a:stretch>
                            <a:fillRect/>
                          </a:stretch>
                        </pic:blipFill>
                        <pic:spPr>
                          <a:xfrm>
                            <a:off x="1737690" y="0"/>
                            <a:ext cx="30480" cy="6096"/>
                          </a:xfrm>
                          <a:prstGeom prst="rect">
                            <a:avLst/>
                          </a:prstGeom>
                        </pic:spPr>
                      </pic:pic>
                      <pic:pic xmlns:pic="http://schemas.openxmlformats.org/drawingml/2006/picture">
                        <pic:nvPicPr>
                          <pic:cNvPr id="13962" name="Picture 13962"/>
                          <pic:cNvPicPr/>
                        </pic:nvPicPr>
                        <pic:blipFill>
                          <a:blip r:embed="rId33"/>
                          <a:stretch>
                            <a:fillRect/>
                          </a:stretch>
                        </pic:blipFill>
                        <pic:spPr>
                          <a:xfrm>
                            <a:off x="1768170" y="0"/>
                            <a:ext cx="30480" cy="6096"/>
                          </a:xfrm>
                          <a:prstGeom prst="rect">
                            <a:avLst/>
                          </a:prstGeom>
                        </pic:spPr>
                      </pic:pic>
                      <pic:pic xmlns:pic="http://schemas.openxmlformats.org/drawingml/2006/picture">
                        <pic:nvPicPr>
                          <pic:cNvPr id="13964" name="Picture 13964"/>
                          <pic:cNvPicPr/>
                        </pic:nvPicPr>
                        <pic:blipFill>
                          <a:blip r:embed="rId33"/>
                          <a:stretch>
                            <a:fillRect/>
                          </a:stretch>
                        </pic:blipFill>
                        <pic:spPr>
                          <a:xfrm>
                            <a:off x="1798650" y="0"/>
                            <a:ext cx="30480" cy="6096"/>
                          </a:xfrm>
                          <a:prstGeom prst="rect">
                            <a:avLst/>
                          </a:prstGeom>
                        </pic:spPr>
                      </pic:pic>
                      <pic:pic xmlns:pic="http://schemas.openxmlformats.org/drawingml/2006/picture">
                        <pic:nvPicPr>
                          <pic:cNvPr id="13966" name="Picture 13966"/>
                          <pic:cNvPicPr/>
                        </pic:nvPicPr>
                        <pic:blipFill>
                          <a:blip r:embed="rId33"/>
                          <a:stretch>
                            <a:fillRect/>
                          </a:stretch>
                        </pic:blipFill>
                        <pic:spPr>
                          <a:xfrm>
                            <a:off x="1829130" y="0"/>
                            <a:ext cx="30480" cy="6096"/>
                          </a:xfrm>
                          <a:prstGeom prst="rect">
                            <a:avLst/>
                          </a:prstGeom>
                        </pic:spPr>
                      </pic:pic>
                      <pic:pic xmlns:pic="http://schemas.openxmlformats.org/drawingml/2006/picture">
                        <pic:nvPicPr>
                          <pic:cNvPr id="13968" name="Picture 13968"/>
                          <pic:cNvPicPr/>
                        </pic:nvPicPr>
                        <pic:blipFill>
                          <a:blip r:embed="rId33"/>
                          <a:stretch>
                            <a:fillRect/>
                          </a:stretch>
                        </pic:blipFill>
                        <pic:spPr>
                          <a:xfrm>
                            <a:off x="1859610" y="0"/>
                            <a:ext cx="30480" cy="6096"/>
                          </a:xfrm>
                          <a:prstGeom prst="rect">
                            <a:avLst/>
                          </a:prstGeom>
                        </pic:spPr>
                      </pic:pic>
                      <pic:pic xmlns:pic="http://schemas.openxmlformats.org/drawingml/2006/picture">
                        <pic:nvPicPr>
                          <pic:cNvPr id="13970" name="Picture 13970"/>
                          <pic:cNvPicPr/>
                        </pic:nvPicPr>
                        <pic:blipFill>
                          <a:blip r:embed="rId33"/>
                          <a:stretch>
                            <a:fillRect/>
                          </a:stretch>
                        </pic:blipFill>
                        <pic:spPr>
                          <a:xfrm>
                            <a:off x="1890090" y="0"/>
                            <a:ext cx="30480" cy="6096"/>
                          </a:xfrm>
                          <a:prstGeom prst="rect">
                            <a:avLst/>
                          </a:prstGeom>
                        </pic:spPr>
                      </pic:pic>
                      <pic:pic xmlns:pic="http://schemas.openxmlformats.org/drawingml/2006/picture">
                        <pic:nvPicPr>
                          <pic:cNvPr id="13972" name="Picture 13972"/>
                          <pic:cNvPicPr/>
                        </pic:nvPicPr>
                        <pic:blipFill>
                          <a:blip r:embed="rId33"/>
                          <a:stretch>
                            <a:fillRect/>
                          </a:stretch>
                        </pic:blipFill>
                        <pic:spPr>
                          <a:xfrm>
                            <a:off x="1920570" y="0"/>
                            <a:ext cx="30480" cy="6096"/>
                          </a:xfrm>
                          <a:prstGeom prst="rect">
                            <a:avLst/>
                          </a:prstGeom>
                        </pic:spPr>
                      </pic:pic>
                      <pic:pic xmlns:pic="http://schemas.openxmlformats.org/drawingml/2006/picture">
                        <pic:nvPicPr>
                          <pic:cNvPr id="13974" name="Picture 13974"/>
                          <pic:cNvPicPr/>
                        </pic:nvPicPr>
                        <pic:blipFill>
                          <a:blip r:embed="rId33"/>
                          <a:stretch>
                            <a:fillRect/>
                          </a:stretch>
                        </pic:blipFill>
                        <pic:spPr>
                          <a:xfrm>
                            <a:off x="1951050" y="0"/>
                            <a:ext cx="30480" cy="6096"/>
                          </a:xfrm>
                          <a:prstGeom prst="rect">
                            <a:avLst/>
                          </a:prstGeom>
                        </pic:spPr>
                      </pic:pic>
                      <pic:pic xmlns:pic="http://schemas.openxmlformats.org/drawingml/2006/picture">
                        <pic:nvPicPr>
                          <pic:cNvPr id="13976" name="Picture 13976"/>
                          <pic:cNvPicPr/>
                        </pic:nvPicPr>
                        <pic:blipFill>
                          <a:blip r:embed="rId33"/>
                          <a:stretch>
                            <a:fillRect/>
                          </a:stretch>
                        </pic:blipFill>
                        <pic:spPr>
                          <a:xfrm>
                            <a:off x="1981530" y="0"/>
                            <a:ext cx="30480" cy="6096"/>
                          </a:xfrm>
                          <a:prstGeom prst="rect">
                            <a:avLst/>
                          </a:prstGeom>
                        </pic:spPr>
                      </pic:pic>
                      <pic:pic xmlns:pic="http://schemas.openxmlformats.org/drawingml/2006/picture">
                        <pic:nvPicPr>
                          <pic:cNvPr id="13978" name="Picture 13978"/>
                          <pic:cNvPicPr/>
                        </pic:nvPicPr>
                        <pic:blipFill>
                          <a:blip r:embed="rId33"/>
                          <a:stretch>
                            <a:fillRect/>
                          </a:stretch>
                        </pic:blipFill>
                        <pic:spPr>
                          <a:xfrm>
                            <a:off x="2012010" y="0"/>
                            <a:ext cx="30480" cy="6096"/>
                          </a:xfrm>
                          <a:prstGeom prst="rect">
                            <a:avLst/>
                          </a:prstGeom>
                        </pic:spPr>
                      </pic:pic>
                      <pic:pic xmlns:pic="http://schemas.openxmlformats.org/drawingml/2006/picture">
                        <pic:nvPicPr>
                          <pic:cNvPr id="13980" name="Picture 13980"/>
                          <pic:cNvPicPr/>
                        </pic:nvPicPr>
                        <pic:blipFill>
                          <a:blip r:embed="rId33"/>
                          <a:stretch>
                            <a:fillRect/>
                          </a:stretch>
                        </pic:blipFill>
                        <pic:spPr>
                          <a:xfrm>
                            <a:off x="2042490" y="0"/>
                            <a:ext cx="30480" cy="6096"/>
                          </a:xfrm>
                          <a:prstGeom prst="rect">
                            <a:avLst/>
                          </a:prstGeom>
                        </pic:spPr>
                      </pic:pic>
                      <pic:pic xmlns:pic="http://schemas.openxmlformats.org/drawingml/2006/picture">
                        <pic:nvPicPr>
                          <pic:cNvPr id="13982" name="Picture 13982"/>
                          <pic:cNvPicPr/>
                        </pic:nvPicPr>
                        <pic:blipFill>
                          <a:blip r:embed="rId33"/>
                          <a:stretch>
                            <a:fillRect/>
                          </a:stretch>
                        </pic:blipFill>
                        <pic:spPr>
                          <a:xfrm>
                            <a:off x="2072970" y="0"/>
                            <a:ext cx="30480" cy="6096"/>
                          </a:xfrm>
                          <a:prstGeom prst="rect">
                            <a:avLst/>
                          </a:prstGeom>
                        </pic:spPr>
                      </pic:pic>
                      <pic:pic xmlns:pic="http://schemas.openxmlformats.org/drawingml/2006/picture">
                        <pic:nvPicPr>
                          <pic:cNvPr id="13984" name="Picture 13984"/>
                          <pic:cNvPicPr/>
                        </pic:nvPicPr>
                        <pic:blipFill>
                          <a:blip r:embed="rId33"/>
                          <a:stretch>
                            <a:fillRect/>
                          </a:stretch>
                        </pic:blipFill>
                        <pic:spPr>
                          <a:xfrm>
                            <a:off x="2103450" y="0"/>
                            <a:ext cx="30480" cy="6096"/>
                          </a:xfrm>
                          <a:prstGeom prst="rect">
                            <a:avLst/>
                          </a:prstGeom>
                        </pic:spPr>
                      </pic:pic>
                      <pic:pic xmlns:pic="http://schemas.openxmlformats.org/drawingml/2006/picture">
                        <pic:nvPicPr>
                          <pic:cNvPr id="13986" name="Picture 13986"/>
                          <pic:cNvPicPr/>
                        </pic:nvPicPr>
                        <pic:blipFill>
                          <a:blip r:embed="rId33"/>
                          <a:stretch>
                            <a:fillRect/>
                          </a:stretch>
                        </pic:blipFill>
                        <pic:spPr>
                          <a:xfrm>
                            <a:off x="2133930" y="0"/>
                            <a:ext cx="30480" cy="6096"/>
                          </a:xfrm>
                          <a:prstGeom prst="rect">
                            <a:avLst/>
                          </a:prstGeom>
                        </pic:spPr>
                      </pic:pic>
                      <pic:pic xmlns:pic="http://schemas.openxmlformats.org/drawingml/2006/picture">
                        <pic:nvPicPr>
                          <pic:cNvPr id="13988" name="Picture 13988"/>
                          <pic:cNvPicPr/>
                        </pic:nvPicPr>
                        <pic:blipFill>
                          <a:blip r:embed="rId33"/>
                          <a:stretch>
                            <a:fillRect/>
                          </a:stretch>
                        </pic:blipFill>
                        <pic:spPr>
                          <a:xfrm>
                            <a:off x="2164410" y="0"/>
                            <a:ext cx="30480" cy="6096"/>
                          </a:xfrm>
                          <a:prstGeom prst="rect">
                            <a:avLst/>
                          </a:prstGeom>
                        </pic:spPr>
                      </pic:pic>
                      <pic:pic xmlns:pic="http://schemas.openxmlformats.org/drawingml/2006/picture">
                        <pic:nvPicPr>
                          <pic:cNvPr id="13990" name="Picture 13990"/>
                          <pic:cNvPicPr/>
                        </pic:nvPicPr>
                        <pic:blipFill>
                          <a:blip r:embed="rId33"/>
                          <a:stretch>
                            <a:fillRect/>
                          </a:stretch>
                        </pic:blipFill>
                        <pic:spPr>
                          <a:xfrm>
                            <a:off x="2194890" y="0"/>
                            <a:ext cx="30480" cy="6096"/>
                          </a:xfrm>
                          <a:prstGeom prst="rect">
                            <a:avLst/>
                          </a:prstGeom>
                        </pic:spPr>
                      </pic:pic>
                      <pic:pic xmlns:pic="http://schemas.openxmlformats.org/drawingml/2006/picture">
                        <pic:nvPicPr>
                          <pic:cNvPr id="13992" name="Picture 13992"/>
                          <pic:cNvPicPr/>
                        </pic:nvPicPr>
                        <pic:blipFill>
                          <a:blip r:embed="rId33"/>
                          <a:stretch>
                            <a:fillRect/>
                          </a:stretch>
                        </pic:blipFill>
                        <pic:spPr>
                          <a:xfrm>
                            <a:off x="2225370" y="0"/>
                            <a:ext cx="30480" cy="6096"/>
                          </a:xfrm>
                          <a:prstGeom prst="rect">
                            <a:avLst/>
                          </a:prstGeom>
                        </pic:spPr>
                      </pic:pic>
                      <pic:pic xmlns:pic="http://schemas.openxmlformats.org/drawingml/2006/picture">
                        <pic:nvPicPr>
                          <pic:cNvPr id="13994" name="Picture 13994"/>
                          <pic:cNvPicPr/>
                        </pic:nvPicPr>
                        <pic:blipFill>
                          <a:blip r:embed="rId33"/>
                          <a:stretch>
                            <a:fillRect/>
                          </a:stretch>
                        </pic:blipFill>
                        <pic:spPr>
                          <a:xfrm>
                            <a:off x="2255850" y="0"/>
                            <a:ext cx="30480" cy="6096"/>
                          </a:xfrm>
                          <a:prstGeom prst="rect">
                            <a:avLst/>
                          </a:prstGeom>
                        </pic:spPr>
                      </pic:pic>
                      <pic:pic xmlns:pic="http://schemas.openxmlformats.org/drawingml/2006/picture">
                        <pic:nvPicPr>
                          <pic:cNvPr id="13996" name="Picture 13996"/>
                          <pic:cNvPicPr/>
                        </pic:nvPicPr>
                        <pic:blipFill>
                          <a:blip r:embed="rId33"/>
                          <a:stretch>
                            <a:fillRect/>
                          </a:stretch>
                        </pic:blipFill>
                        <pic:spPr>
                          <a:xfrm>
                            <a:off x="2286330" y="0"/>
                            <a:ext cx="30480" cy="6096"/>
                          </a:xfrm>
                          <a:prstGeom prst="rect">
                            <a:avLst/>
                          </a:prstGeom>
                        </pic:spPr>
                      </pic:pic>
                      <pic:pic xmlns:pic="http://schemas.openxmlformats.org/drawingml/2006/picture">
                        <pic:nvPicPr>
                          <pic:cNvPr id="13998" name="Picture 13998"/>
                          <pic:cNvPicPr/>
                        </pic:nvPicPr>
                        <pic:blipFill>
                          <a:blip r:embed="rId33"/>
                          <a:stretch>
                            <a:fillRect/>
                          </a:stretch>
                        </pic:blipFill>
                        <pic:spPr>
                          <a:xfrm>
                            <a:off x="2316810" y="0"/>
                            <a:ext cx="30480" cy="6096"/>
                          </a:xfrm>
                          <a:prstGeom prst="rect">
                            <a:avLst/>
                          </a:prstGeom>
                        </pic:spPr>
                      </pic:pic>
                      <pic:pic xmlns:pic="http://schemas.openxmlformats.org/drawingml/2006/picture">
                        <pic:nvPicPr>
                          <pic:cNvPr id="14000" name="Picture 14000"/>
                          <pic:cNvPicPr/>
                        </pic:nvPicPr>
                        <pic:blipFill>
                          <a:blip r:embed="rId33"/>
                          <a:stretch>
                            <a:fillRect/>
                          </a:stretch>
                        </pic:blipFill>
                        <pic:spPr>
                          <a:xfrm>
                            <a:off x="2347290" y="0"/>
                            <a:ext cx="30480" cy="6096"/>
                          </a:xfrm>
                          <a:prstGeom prst="rect">
                            <a:avLst/>
                          </a:prstGeom>
                        </pic:spPr>
                      </pic:pic>
                      <pic:pic xmlns:pic="http://schemas.openxmlformats.org/drawingml/2006/picture">
                        <pic:nvPicPr>
                          <pic:cNvPr id="14002" name="Picture 14002"/>
                          <pic:cNvPicPr/>
                        </pic:nvPicPr>
                        <pic:blipFill>
                          <a:blip r:embed="rId33"/>
                          <a:stretch>
                            <a:fillRect/>
                          </a:stretch>
                        </pic:blipFill>
                        <pic:spPr>
                          <a:xfrm>
                            <a:off x="2377770" y="0"/>
                            <a:ext cx="30480" cy="6096"/>
                          </a:xfrm>
                          <a:prstGeom prst="rect">
                            <a:avLst/>
                          </a:prstGeom>
                        </pic:spPr>
                      </pic:pic>
                      <pic:pic xmlns:pic="http://schemas.openxmlformats.org/drawingml/2006/picture">
                        <pic:nvPicPr>
                          <pic:cNvPr id="14004" name="Picture 14004"/>
                          <pic:cNvPicPr/>
                        </pic:nvPicPr>
                        <pic:blipFill>
                          <a:blip r:embed="rId33"/>
                          <a:stretch>
                            <a:fillRect/>
                          </a:stretch>
                        </pic:blipFill>
                        <pic:spPr>
                          <a:xfrm>
                            <a:off x="2408250" y="0"/>
                            <a:ext cx="30480" cy="6096"/>
                          </a:xfrm>
                          <a:prstGeom prst="rect">
                            <a:avLst/>
                          </a:prstGeom>
                        </pic:spPr>
                      </pic:pic>
                      <pic:pic xmlns:pic="http://schemas.openxmlformats.org/drawingml/2006/picture">
                        <pic:nvPicPr>
                          <pic:cNvPr id="14006" name="Picture 14006"/>
                          <pic:cNvPicPr/>
                        </pic:nvPicPr>
                        <pic:blipFill>
                          <a:blip r:embed="rId33"/>
                          <a:stretch>
                            <a:fillRect/>
                          </a:stretch>
                        </pic:blipFill>
                        <pic:spPr>
                          <a:xfrm>
                            <a:off x="2438730" y="0"/>
                            <a:ext cx="30480" cy="6096"/>
                          </a:xfrm>
                          <a:prstGeom prst="rect">
                            <a:avLst/>
                          </a:prstGeom>
                        </pic:spPr>
                      </pic:pic>
                      <pic:pic xmlns:pic="http://schemas.openxmlformats.org/drawingml/2006/picture">
                        <pic:nvPicPr>
                          <pic:cNvPr id="14008" name="Picture 14008"/>
                          <pic:cNvPicPr/>
                        </pic:nvPicPr>
                        <pic:blipFill>
                          <a:blip r:embed="rId33"/>
                          <a:stretch>
                            <a:fillRect/>
                          </a:stretch>
                        </pic:blipFill>
                        <pic:spPr>
                          <a:xfrm>
                            <a:off x="2469210" y="0"/>
                            <a:ext cx="30480" cy="6096"/>
                          </a:xfrm>
                          <a:prstGeom prst="rect">
                            <a:avLst/>
                          </a:prstGeom>
                        </pic:spPr>
                      </pic:pic>
                      <pic:pic xmlns:pic="http://schemas.openxmlformats.org/drawingml/2006/picture">
                        <pic:nvPicPr>
                          <pic:cNvPr id="14010" name="Picture 14010"/>
                          <pic:cNvPicPr/>
                        </pic:nvPicPr>
                        <pic:blipFill>
                          <a:blip r:embed="rId33"/>
                          <a:stretch>
                            <a:fillRect/>
                          </a:stretch>
                        </pic:blipFill>
                        <pic:spPr>
                          <a:xfrm>
                            <a:off x="2499690" y="0"/>
                            <a:ext cx="30480" cy="6096"/>
                          </a:xfrm>
                          <a:prstGeom prst="rect">
                            <a:avLst/>
                          </a:prstGeom>
                        </pic:spPr>
                      </pic:pic>
                      <pic:pic xmlns:pic="http://schemas.openxmlformats.org/drawingml/2006/picture">
                        <pic:nvPicPr>
                          <pic:cNvPr id="14012" name="Picture 14012"/>
                          <pic:cNvPicPr/>
                        </pic:nvPicPr>
                        <pic:blipFill>
                          <a:blip r:embed="rId33"/>
                          <a:stretch>
                            <a:fillRect/>
                          </a:stretch>
                        </pic:blipFill>
                        <pic:spPr>
                          <a:xfrm>
                            <a:off x="2530170" y="0"/>
                            <a:ext cx="30480" cy="6096"/>
                          </a:xfrm>
                          <a:prstGeom prst="rect">
                            <a:avLst/>
                          </a:prstGeom>
                        </pic:spPr>
                      </pic:pic>
                      <pic:pic xmlns:pic="http://schemas.openxmlformats.org/drawingml/2006/picture">
                        <pic:nvPicPr>
                          <pic:cNvPr id="14014" name="Picture 14014"/>
                          <pic:cNvPicPr/>
                        </pic:nvPicPr>
                        <pic:blipFill>
                          <a:blip r:embed="rId33"/>
                          <a:stretch>
                            <a:fillRect/>
                          </a:stretch>
                        </pic:blipFill>
                        <pic:spPr>
                          <a:xfrm>
                            <a:off x="2560650" y="0"/>
                            <a:ext cx="30480" cy="6096"/>
                          </a:xfrm>
                          <a:prstGeom prst="rect">
                            <a:avLst/>
                          </a:prstGeom>
                        </pic:spPr>
                      </pic:pic>
                      <pic:pic xmlns:pic="http://schemas.openxmlformats.org/drawingml/2006/picture">
                        <pic:nvPicPr>
                          <pic:cNvPr id="14016" name="Picture 14016"/>
                          <pic:cNvPicPr/>
                        </pic:nvPicPr>
                        <pic:blipFill>
                          <a:blip r:embed="rId33"/>
                          <a:stretch>
                            <a:fillRect/>
                          </a:stretch>
                        </pic:blipFill>
                        <pic:spPr>
                          <a:xfrm>
                            <a:off x="2591130" y="0"/>
                            <a:ext cx="30480" cy="6096"/>
                          </a:xfrm>
                          <a:prstGeom prst="rect">
                            <a:avLst/>
                          </a:prstGeom>
                        </pic:spPr>
                      </pic:pic>
                      <pic:pic xmlns:pic="http://schemas.openxmlformats.org/drawingml/2006/picture">
                        <pic:nvPicPr>
                          <pic:cNvPr id="14018" name="Picture 14018"/>
                          <pic:cNvPicPr/>
                        </pic:nvPicPr>
                        <pic:blipFill>
                          <a:blip r:embed="rId33"/>
                          <a:stretch>
                            <a:fillRect/>
                          </a:stretch>
                        </pic:blipFill>
                        <pic:spPr>
                          <a:xfrm>
                            <a:off x="2621610" y="0"/>
                            <a:ext cx="30480" cy="6096"/>
                          </a:xfrm>
                          <a:prstGeom prst="rect">
                            <a:avLst/>
                          </a:prstGeom>
                        </pic:spPr>
                      </pic:pic>
                      <pic:pic xmlns:pic="http://schemas.openxmlformats.org/drawingml/2006/picture">
                        <pic:nvPicPr>
                          <pic:cNvPr id="14020" name="Picture 14020"/>
                          <pic:cNvPicPr/>
                        </pic:nvPicPr>
                        <pic:blipFill>
                          <a:blip r:embed="rId33"/>
                          <a:stretch>
                            <a:fillRect/>
                          </a:stretch>
                        </pic:blipFill>
                        <pic:spPr>
                          <a:xfrm>
                            <a:off x="2652090" y="0"/>
                            <a:ext cx="30480" cy="6096"/>
                          </a:xfrm>
                          <a:prstGeom prst="rect">
                            <a:avLst/>
                          </a:prstGeom>
                        </pic:spPr>
                      </pic:pic>
                      <pic:pic xmlns:pic="http://schemas.openxmlformats.org/drawingml/2006/picture">
                        <pic:nvPicPr>
                          <pic:cNvPr id="14022" name="Picture 14022"/>
                          <pic:cNvPicPr/>
                        </pic:nvPicPr>
                        <pic:blipFill>
                          <a:blip r:embed="rId33"/>
                          <a:stretch>
                            <a:fillRect/>
                          </a:stretch>
                        </pic:blipFill>
                        <pic:spPr>
                          <a:xfrm>
                            <a:off x="2682570" y="0"/>
                            <a:ext cx="30480" cy="6096"/>
                          </a:xfrm>
                          <a:prstGeom prst="rect">
                            <a:avLst/>
                          </a:prstGeom>
                        </pic:spPr>
                      </pic:pic>
                      <pic:pic xmlns:pic="http://schemas.openxmlformats.org/drawingml/2006/picture">
                        <pic:nvPicPr>
                          <pic:cNvPr id="14024" name="Picture 14024"/>
                          <pic:cNvPicPr/>
                        </pic:nvPicPr>
                        <pic:blipFill>
                          <a:blip r:embed="rId33"/>
                          <a:stretch>
                            <a:fillRect/>
                          </a:stretch>
                        </pic:blipFill>
                        <pic:spPr>
                          <a:xfrm>
                            <a:off x="2713050" y="0"/>
                            <a:ext cx="30480" cy="6096"/>
                          </a:xfrm>
                          <a:prstGeom prst="rect">
                            <a:avLst/>
                          </a:prstGeom>
                        </pic:spPr>
                      </pic:pic>
                      <pic:pic xmlns:pic="http://schemas.openxmlformats.org/drawingml/2006/picture">
                        <pic:nvPicPr>
                          <pic:cNvPr id="14026" name="Picture 14026"/>
                          <pic:cNvPicPr/>
                        </pic:nvPicPr>
                        <pic:blipFill>
                          <a:blip r:embed="rId33"/>
                          <a:stretch>
                            <a:fillRect/>
                          </a:stretch>
                        </pic:blipFill>
                        <pic:spPr>
                          <a:xfrm>
                            <a:off x="2743530" y="0"/>
                            <a:ext cx="30480" cy="6096"/>
                          </a:xfrm>
                          <a:prstGeom prst="rect">
                            <a:avLst/>
                          </a:prstGeom>
                        </pic:spPr>
                      </pic:pic>
                      <pic:pic xmlns:pic="http://schemas.openxmlformats.org/drawingml/2006/picture">
                        <pic:nvPicPr>
                          <pic:cNvPr id="14028" name="Picture 14028"/>
                          <pic:cNvPicPr/>
                        </pic:nvPicPr>
                        <pic:blipFill>
                          <a:blip r:embed="rId33"/>
                          <a:stretch>
                            <a:fillRect/>
                          </a:stretch>
                        </pic:blipFill>
                        <pic:spPr>
                          <a:xfrm>
                            <a:off x="2774010" y="0"/>
                            <a:ext cx="30480" cy="6096"/>
                          </a:xfrm>
                          <a:prstGeom prst="rect">
                            <a:avLst/>
                          </a:prstGeom>
                        </pic:spPr>
                      </pic:pic>
                      <pic:pic xmlns:pic="http://schemas.openxmlformats.org/drawingml/2006/picture">
                        <pic:nvPicPr>
                          <pic:cNvPr id="14030" name="Picture 14030"/>
                          <pic:cNvPicPr/>
                        </pic:nvPicPr>
                        <pic:blipFill>
                          <a:blip r:embed="rId33"/>
                          <a:stretch>
                            <a:fillRect/>
                          </a:stretch>
                        </pic:blipFill>
                        <pic:spPr>
                          <a:xfrm>
                            <a:off x="2804490" y="0"/>
                            <a:ext cx="30480" cy="6096"/>
                          </a:xfrm>
                          <a:prstGeom prst="rect">
                            <a:avLst/>
                          </a:prstGeom>
                        </pic:spPr>
                      </pic:pic>
                      <pic:pic xmlns:pic="http://schemas.openxmlformats.org/drawingml/2006/picture">
                        <pic:nvPicPr>
                          <pic:cNvPr id="14032" name="Picture 14032"/>
                          <pic:cNvPicPr/>
                        </pic:nvPicPr>
                        <pic:blipFill>
                          <a:blip r:embed="rId33"/>
                          <a:stretch>
                            <a:fillRect/>
                          </a:stretch>
                        </pic:blipFill>
                        <pic:spPr>
                          <a:xfrm>
                            <a:off x="2834970" y="0"/>
                            <a:ext cx="30480" cy="6096"/>
                          </a:xfrm>
                          <a:prstGeom prst="rect">
                            <a:avLst/>
                          </a:prstGeom>
                        </pic:spPr>
                      </pic:pic>
                      <pic:pic xmlns:pic="http://schemas.openxmlformats.org/drawingml/2006/picture">
                        <pic:nvPicPr>
                          <pic:cNvPr id="14034" name="Picture 14034"/>
                          <pic:cNvPicPr/>
                        </pic:nvPicPr>
                        <pic:blipFill>
                          <a:blip r:embed="rId33"/>
                          <a:stretch>
                            <a:fillRect/>
                          </a:stretch>
                        </pic:blipFill>
                        <pic:spPr>
                          <a:xfrm>
                            <a:off x="2865450" y="0"/>
                            <a:ext cx="30480" cy="6096"/>
                          </a:xfrm>
                          <a:prstGeom prst="rect">
                            <a:avLst/>
                          </a:prstGeom>
                        </pic:spPr>
                      </pic:pic>
                      <pic:pic xmlns:pic="http://schemas.openxmlformats.org/drawingml/2006/picture">
                        <pic:nvPicPr>
                          <pic:cNvPr id="14036" name="Picture 14036"/>
                          <pic:cNvPicPr/>
                        </pic:nvPicPr>
                        <pic:blipFill>
                          <a:blip r:embed="rId33"/>
                          <a:stretch>
                            <a:fillRect/>
                          </a:stretch>
                        </pic:blipFill>
                        <pic:spPr>
                          <a:xfrm>
                            <a:off x="2895930" y="0"/>
                            <a:ext cx="30785" cy="6096"/>
                          </a:xfrm>
                          <a:prstGeom prst="rect">
                            <a:avLst/>
                          </a:prstGeom>
                        </pic:spPr>
                      </pic:pic>
                      <pic:pic xmlns:pic="http://schemas.openxmlformats.org/drawingml/2006/picture">
                        <pic:nvPicPr>
                          <pic:cNvPr id="14038" name="Picture 14038"/>
                          <pic:cNvPicPr/>
                        </pic:nvPicPr>
                        <pic:blipFill>
                          <a:blip r:embed="rId33"/>
                          <a:stretch>
                            <a:fillRect/>
                          </a:stretch>
                        </pic:blipFill>
                        <pic:spPr>
                          <a:xfrm>
                            <a:off x="2926665" y="0"/>
                            <a:ext cx="30480" cy="6096"/>
                          </a:xfrm>
                          <a:prstGeom prst="rect">
                            <a:avLst/>
                          </a:prstGeom>
                        </pic:spPr>
                      </pic:pic>
                      <pic:pic xmlns:pic="http://schemas.openxmlformats.org/drawingml/2006/picture">
                        <pic:nvPicPr>
                          <pic:cNvPr id="14040" name="Picture 14040"/>
                          <pic:cNvPicPr/>
                        </pic:nvPicPr>
                        <pic:blipFill>
                          <a:blip r:embed="rId33"/>
                          <a:stretch>
                            <a:fillRect/>
                          </a:stretch>
                        </pic:blipFill>
                        <pic:spPr>
                          <a:xfrm>
                            <a:off x="2957144" y="0"/>
                            <a:ext cx="30480" cy="6096"/>
                          </a:xfrm>
                          <a:prstGeom prst="rect">
                            <a:avLst/>
                          </a:prstGeom>
                        </pic:spPr>
                      </pic:pic>
                      <pic:pic xmlns:pic="http://schemas.openxmlformats.org/drawingml/2006/picture">
                        <pic:nvPicPr>
                          <pic:cNvPr id="14042" name="Picture 14042"/>
                          <pic:cNvPicPr/>
                        </pic:nvPicPr>
                        <pic:blipFill>
                          <a:blip r:embed="rId33"/>
                          <a:stretch>
                            <a:fillRect/>
                          </a:stretch>
                        </pic:blipFill>
                        <pic:spPr>
                          <a:xfrm>
                            <a:off x="2987624" y="0"/>
                            <a:ext cx="30480" cy="6096"/>
                          </a:xfrm>
                          <a:prstGeom prst="rect">
                            <a:avLst/>
                          </a:prstGeom>
                        </pic:spPr>
                      </pic:pic>
                      <pic:pic xmlns:pic="http://schemas.openxmlformats.org/drawingml/2006/picture">
                        <pic:nvPicPr>
                          <pic:cNvPr id="14044" name="Picture 14044"/>
                          <pic:cNvPicPr/>
                        </pic:nvPicPr>
                        <pic:blipFill>
                          <a:blip r:embed="rId33"/>
                          <a:stretch>
                            <a:fillRect/>
                          </a:stretch>
                        </pic:blipFill>
                        <pic:spPr>
                          <a:xfrm>
                            <a:off x="3018104" y="0"/>
                            <a:ext cx="30480" cy="6096"/>
                          </a:xfrm>
                          <a:prstGeom prst="rect">
                            <a:avLst/>
                          </a:prstGeom>
                        </pic:spPr>
                      </pic:pic>
                      <pic:pic xmlns:pic="http://schemas.openxmlformats.org/drawingml/2006/picture">
                        <pic:nvPicPr>
                          <pic:cNvPr id="14046" name="Picture 14046"/>
                          <pic:cNvPicPr/>
                        </pic:nvPicPr>
                        <pic:blipFill>
                          <a:blip r:embed="rId33"/>
                          <a:stretch>
                            <a:fillRect/>
                          </a:stretch>
                        </pic:blipFill>
                        <pic:spPr>
                          <a:xfrm>
                            <a:off x="3048584" y="0"/>
                            <a:ext cx="30481" cy="6096"/>
                          </a:xfrm>
                          <a:prstGeom prst="rect">
                            <a:avLst/>
                          </a:prstGeom>
                        </pic:spPr>
                      </pic:pic>
                      <pic:pic xmlns:pic="http://schemas.openxmlformats.org/drawingml/2006/picture">
                        <pic:nvPicPr>
                          <pic:cNvPr id="14048" name="Picture 14048"/>
                          <pic:cNvPicPr/>
                        </pic:nvPicPr>
                        <pic:blipFill>
                          <a:blip r:embed="rId33"/>
                          <a:stretch>
                            <a:fillRect/>
                          </a:stretch>
                        </pic:blipFill>
                        <pic:spPr>
                          <a:xfrm>
                            <a:off x="3079065" y="0"/>
                            <a:ext cx="30480" cy="6096"/>
                          </a:xfrm>
                          <a:prstGeom prst="rect">
                            <a:avLst/>
                          </a:prstGeom>
                        </pic:spPr>
                      </pic:pic>
                      <pic:pic xmlns:pic="http://schemas.openxmlformats.org/drawingml/2006/picture">
                        <pic:nvPicPr>
                          <pic:cNvPr id="14050" name="Picture 14050"/>
                          <pic:cNvPicPr/>
                        </pic:nvPicPr>
                        <pic:blipFill>
                          <a:blip r:embed="rId33"/>
                          <a:stretch>
                            <a:fillRect/>
                          </a:stretch>
                        </pic:blipFill>
                        <pic:spPr>
                          <a:xfrm>
                            <a:off x="3109544" y="0"/>
                            <a:ext cx="30480" cy="6096"/>
                          </a:xfrm>
                          <a:prstGeom prst="rect">
                            <a:avLst/>
                          </a:prstGeom>
                        </pic:spPr>
                      </pic:pic>
                      <pic:pic xmlns:pic="http://schemas.openxmlformats.org/drawingml/2006/picture">
                        <pic:nvPicPr>
                          <pic:cNvPr id="14052" name="Picture 14052"/>
                          <pic:cNvPicPr/>
                        </pic:nvPicPr>
                        <pic:blipFill>
                          <a:blip r:embed="rId33"/>
                          <a:stretch>
                            <a:fillRect/>
                          </a:stretch>
                        </pic:blipFill>
                        <pic:spPr>
                          <a:xfrm>
                            <a:off x="3140024" y="0"/>
                            <a:ext cx="30480" cy="6096"/>
                          </a:xfrm>
                          <a:prstGeom prst="rect">
                            <a:avLst/>
                          </a:prstGeom>
                        </pic:spPr>
                      </pic:pic>
                      <pic:pic xmlns:pic="http://schemas.openxmlformats.org/drawingml/2006/picture">
                        <pic:nvPicPr>
                          <pic:cNvPr id="14054" name="Picture 14054"/>
                          <pic:cNvPicPr/>
                        </pic:nvPicPr>
                        <pic:blipFill>
                          <a:blip r:embed="rId33"/>
                          <a:stretch>
                            <a:fillRect/>
                          </a:stretch>
                        </pic:blipFill>
                        <pic:spPr>
                          <a:xfrm>
                            <a:off x="3170504" y="0"/>
                            <a:ext cx="30480" cy="6096"/>
                          </a:xfrm>
                          <a:prstGeom prst="rect">
                            <a:avLst/>
                          </a:prstGeom>
                        </pic:spPr>
                      </pic:pic>
                      <pic:pic xmlns:pic="http://schemas.openxmlformats.org/drawingml/2006/picture">
                        <pic:nvPicPr>
                          <pic:cNvPr id="14056" name="Picture 14056"/>
                          <pic:cNvPicPr/>
                        </pic:nvPicPr>
                        <pic:blipFill>
                          <a:blip r:embed="rId33"/>
                          <a:stretch>
                            <a:fillRect/>
                          </a:stretch>
                        </pic:blipFill>
                        <pic:spPr>
                          <a:xfrm>
                            <a:off x="3200984" y="0"/>
                            <a:ext cx="30480" cy="6096"/>
                          </a:xfrm>
                          <a:prstGeom prst="rect">
                            <a:avLst/>
                          </a:prstGeom>
                        </pic:spPr>
                      </pic:pic>
                      <pic:pic xmlns:pic="http://schemas.openxmlformats.org/drawingml/2006/picture">
                        <pic:nvPicPr>
                          <pic:cNvPr id="14058" name="Picture 14058"/>
                          <pic:cNvPicPr/>
                        </pic:nvPicPr>
                        <pic:blipFill>
                          <a:blip r:embed="rId33"/>
                          <a:stretch>
                            <a:fillRect/>
                          </a:stretch>
                        </pic:blipFill>
                        <pic:spPr>
                          <a:xfrm>
                            <a:off x="3231465" y="0"/>
                            <a:ext cx="30480" cy="6096"/>
                          </a:xfrm>
                          <a:prstGeom prst="rect">
                            <a:avLst/>
                          </a:prstGeom>
                        </pic:spPr>
                      </pic:pic>
                      <pic:pic xmlns:pic="http://schemas.openxmlformats.org/drawingml/2006/picture">
                        <pic:nvPicPr>
                          <pic:cNvPr id="14060" name="Picture 14060"/>
                          <pic:cNvPicPr/>
                        </pic:nvPicPr>
                        <pic:blipFill>
                          <a:blip r:embed="rId33"/>
                          <a:stretch>
                            <a:fillRect/>
                          </a:stretch>
                        </pic:blipFill>
                        <pic:spPr>
                          <a:xfrm>
                            <a:off x="3261944" y="0"/>
                            <a:ext cx="30480" cy="6096"/>
                          </a:xfrm>
                          <a:prstGeom prst="rect">
                            <a:avLst/>
                          </a:prstGeom>
                        </pic:spPr>
                      </pic:pic>
                      <pic:pic xmlns:pic="http://schemas.openxmlformats.org/drawingml/2006/picture">
                        <pic:nvPicPr>
                          <pic:cNvPr id="14062" name="Picture 14062"/>
                          <pic:cNvPicPr/>
                        </pic:nvPicPr>
                        <pic:blipFill>
                          <a:blip r:embed="rId33"/>
                          <a:stretch>
                            <a:fillRect/>
                          </a:stretch>
                        </pic:blipFill>
                        <pic:spPr>
                          <a:xfrm>
                            <a:off x="3292424" y="0"/>
                            <a:ext cx="30480" cy="6096"/>
                          </a:xfrm>
                          <a:prstGeom prst="rect">
                            <a:avLst/>
                          </a:prstGeom>
                        </pic:spPr>
                      </pic:pic>
                      <pic:pic xmlns:pic="http://schemas.openxmlformats.org/drawingml/2006/picture">
                        <pic:nvPicPr>
                          <pic:cNvPr id="14064" name="Picture 14064"/>
                          <pic:cNvPicPr/>
                        </pic:nvPicPr>
                        <pic:blipFill>
                          <a:blip r:embed="rId33"/>
                          <a:stretch>
                            <a:fillRect/>
                          </a:stretch>
                        </pic:blipFill>
                        <pic:spPr>
                          <a:xfrm>
                            <a:off x="3322904" y="0"/>
                            <a:ext cx="30480" cy="6096"/>
                          </a:xfrm>
                          <a:prstGeom prst="rect">
                            <a:avLst/>
                          </a:prstGeom>
                        </pic:spPr>
                      </pic:pic>
                      <pic:pic xmlns:pic="http://schemas.openxmlformats.org/drawingml/2006/picture">
                        <pic:nvPicPr>
                          <pic:cNvPr id="14066" name="Picture 14066"/>
                          <pic:cNvPicPr/>
                        </pic:nvPicPr>
                        <pic:blipFill>
                          <a:blip r:embed="rId33"/>
                          <a:stretch>
                            <a:fillRect/>
                          </a:stretch>
                        </pic:blipFill>
                        <pic:spPr>
                          <a:xfrm>
                            <a:off x="3353384" y="0"/>
                            <a:ext cx="30480" cy="6096"/>
                          </a:xfrm>
                          <a:prstGeom prst="rect">
                            <a:avLst/>
                          </a:prstGeom>
                        </pic:spPr>
                      </pic:pic>
                      <pic:pic xmlns:pic="http://schemas.openxmlformats.org/drawingml/2006/picture">
                        <pic:nvPicPr>
                          <pic:cNvPr id="14068" name="Picture 14068"/>
                          <pic:cNvPicPr/>
                        </pic:nvPicPr>
                        <pic:blipFill>
                          <a:blip r:embed="rId33"/>
                          <a:stretch>
                            <a:fillRect/>
                          </a:stretch>
                        </pic:blipFill>
                        <pic:spPr>
                          <a:xfrm>
                            <a:off x="3383865" y="0"/>
                            <a:ext cx="30480" cy="6096"/>
                          </a:xfrm>
                          <a:prstGeom prst="rect">
                            <a:avLst/>
                          </a:prstGeom>
                        </pic:spPr>
                      </pic:pic>
                      <pic:pic xmlns:pic="http://schemas.openxmlformats.org/drawingml/2006/picture">
                        <pic:nvPicPr>
                          <pic:cNvPr id="14070" name="Picture 14070"/>
                          <pic:cNvPicPr/>
                        </pic:nvPicPr>
                        <pic:blipFill>
                          <a:blip r:embed="rId33"/>
                          <a:stretch>
                            <a:fillRect/>
                          </a:stretch>
                        </pic:blipFill>
                        <pic:spPr>
                          <a:xfrm>
                            <a:off x="3414344" y="0"/>
                            <a:ext cx="30480" cy="6096"/>
                          </a:xfrm>
                          <a:prstGeom prst="rect">
                            <a:avLst/>
                          </a:prstGeom>
                        </pic:spPr>
                      </pic:pic>
                      <pic:pic xmlns:pic="http://schemas.openxmlformats.org/drawingml/2006/picture">
                        <pic:nvPicPr>
                          <pic:cNvPr id="14072" name="Picture 14072"/>
                          <pic:cNvPicPr/>
                        </pic:nvPicPr>
                        <pic:blipFill>
                          <a:blip r:embed="rId33"/>
                          <a:stretch>
                            <a:fillRect/>
                          </a:stretch>
                        </pic:blipFill>
                        <pic:spPr>
                          <a:xfrm>
                            <a:off x="3444824" y="0"/>
                            <a:ext cx="30480" cy="6096"/>
                          </a:xfrm>
                          <a:prstGeom prst="rect">
                            <a:avLst/>
                          </a:prstGeom>
                        </pic:spPr>
                      </pic:pic>
                      <pic:pic xmlns:pic="http://schemas.openxmlformats.org/drawingml/2006/picture">
                        <pic:nvPicPr>
                          <pic:cNvPr id="14074" name="Picture 14074"/>
                          <pic:cNvPicPr/>
                        </pic:nvPicPr>
                        <pic:blipFill>
                          <a:blip r:embed="rId33"/>
                          <a:stretch>
                            <a:fillRect/>
                          </a:stretch>
                        </pic:blipFill>
                        <pic:spPr>
                          <a:xfrm>
                            <a:off x="3475304" y="0"/>
                            <a:ext cx="30480" cy="6096"/>
                          </a:xfrm>
                          <a:prstGeom prst="rect">
                            <a:avLst/>
                          </a:prstGeom>
                        </pic:spPr>
                      </pic:pic>
                      <pic:pic xmlns:pic="http://schemas.openxmlformats.org/drawingml/2006/picture">
                        <pic:nvPicPr>
                          <pic:cNvPr id="14076" name="Picture 14076"/>
                          <pic:cNvPicPr/>
                        </pic:nvPicPr>
                        <pic:blipFill>
                          <a:blip r:embed="rId33"/>
                          <a:stretch>
                            <a:fillRect/>
                          </a:stretch>
                        </pic:blipFill>
                        <pic:spPr>
                          <a:xfrm>
                            <a:off x="3505784" y="0"/>
                            <a:ext cx="30481" cy="6096"/>
                          </a:xfrm>
                          <a:prstGeom prst="rect">
                            <a:avLst/>
                          </a:prstGeom>
                        </pic:spPr>
                      </pic:pic>
                      <pic:pic xmlns:pic="http://schemas.openxmlformats.org/drawingml/2006/picture">
                        <pic:nvPicPr>
                          <pic:cNvPr id="14078" name="Picture 14078"/>
                          <pic:cNvPicPr/>
                        </pic:nvPicPr>
                        <pic:blipFill>
                          <a:blip r:embed="rId33"/>
                          <a:stretch>
                            <a:fillRect/>
                          </a:stretch>
                        </pic:blipFill>
                        <pic:spPr>
                          <a:xfrm>
                            <a:off x="3536265" y="0"/>
                            <a:ext cx="30480" cy="6096"/>
                          </a:xfrm>
                          <a:prstGeom prst="rect">
                            <a:avLst/>
                          </a:prstGeom>
                        </pic:spPr>
                      </pic:pic>
                      <pic:pic xmlns:pic="http://schemas.openxmlformats.org/drawingml/2006/picture">
                        <pic:nvPicPr>
                          <pic:cNvPr id="14080" name="Picture 14080"/>
                          <pic:cNvPicPr/>
                        </pic:nvPicPr>
                        <pic:blipFill>
                          <a:blip r:embed="rId33"/>
                          <a:stretch>
                            <a:fillRect/>
                          </a:stretch>
                        </pic:blipFill>
                        <pic:spPr>
                          <a:xfrm>
                            <a:off x="3566744" y="0"/>
                            <a:ext cx="30480" cy="6096"/>
                          </a:xfrm>
                          <a:prstGeom prst="rect">
                            <a:avLst/>
                          </a:prstGeom>
                        </pic:spPr>
                      </pic:pic>
                      <pic:pic xmlns:pic="http://schemas.openxmlformats.org/drawingml/2006/picture">
                        <pic:nvPicPr>
                          <pic:cNvPr id="14082" name="Picture 14082"/>
                          <pic:cNvPicPr/>
                        </pic:nvPicPr>
                        <pic:blipFill>
                          <a:blip r:embed="rId33"/>
                          <a:stretch>
                            <a:fillRect/>
                          </a:stretch>
                        </pic:blipFill>
                        <pic:spPr>
                          <a:xfrm>
                            <a:off x="3597224" y="0"/>
                            <a:ext cx="30480" cy="6096"/>
                          </a:xfrm>
                          <a:prstGeom prst="rect">
                            <a:avLst/>
                          </a:prstGeom>
                        </pic:spPr>
                      </pic:pic>
                      <pic:pic xmlns:pic="http://schemas.openxmlformats.org/drawingml/2006/picture">
                        <pic:nvPicPr>
                          <pic:cNvPr id="14084" name="Picture 14084"/>
                          <pic:cNvPicPr/>
                        </pic:nvPicPr>
                        <pic:blipFill>
                          <a:blip r:embed="rId33"/>
                          <a:stretch>
                            <a:fillRect/>
                          </a:stretch>
                        </pic:blipFill>
                        <pic:spPr>
                          <a:xfrm>
                            <a:off x="3627704" y="0"/>
                            <a:ext cx="30480" cy="6096"/>
                          </a:xfrm>
                          <a:prstGeom prst="rect">
                            <a:avLst/>
                          </a:prstGeom>
                        </pic:spPr>
                      </pic:pic>
                      <pic:pic xmlns:pic="http://schemas.openxmlformats.org/drawingml/2006/picture">
                        <pic:nvPicPr>
                          <pic:cNvPr id="14086" name="Picture 14086"/>
                          <pic:cNvPicPr/>
                        </pic:nvPicPr>
                        <pic:blipFill>
                          <a:blip r:embed="rId33"/>
                          <a:stretch>
                            <a:fillRect/>
                          </a:stretch>
                        </pic:blipFill>
                        <pic:spPr>
                          <a:xfrm>
                            <a:off x="3658184" y="0"/>
                            <a:ext cx="30480" cy="6096"/>
                          </a:xfrm>
                          <a:prstGeom prst="rect">
                            <a:avLst/>
                          </a:prstGeom>
                        </pic:spPr>
                      </pic:pic>
                      <pic:pic xmlns:pic="http://schemas.openxmlformats.org/drawingml/2006/picture">
                        <pic:nvPicPr>
                          <pic:cNvPr id="14088" name="Picture 14088"/>
                          <pic:cNvPicPr/>
                        </pic:nvPicPr>
                        <pic:blipFill>
                          <a:blip r:embed="rId33"/>
                          <a:stretch>
                            <a:fillRect/>
                          </a:stretch>
                        </pic:blipFill>
                        <pic:spPr>
                          <a:xfrm>
                            <a:off x="3688665" y="0"/>
                            <a:ext cx="30480" cy="6096"/>
                          </a:xfrm>
                          <a:prstGeom prst="rect">
                            <a:avLst/>
                          </a:prstGeom>
                        </pic:spPr>
                      </pic:pic>
                      <pic:pic xmlns:pic="http://schemas.openxmlformats.org/drawingml/2006/picture">
                        <pic:nvPicPr>
                          <pic:cNvPr id="14090" name="Picture 14090"/>
                          <pic:cNvPicPr/>
                        </pic:nvPicPr>
                        <pic:blipFill>
                          <a:blip r:embed="rId33"/>
                          <a:stretch>
                            <a:fillRect/>
                          </a:stretch>
                        </pic:blipFill>
                        <pic:spPr>
                          <a:xfrm>
                            <a:off x="3719144" y="0"/>
                            <a:ext cx="30480" cy="6096"/>
                          </a:xfrm>
                          <a:prstGeom prst="rect">
                            <a:avLst/>
                          </a:prstGeom>
                        </pic:spPr>
                      </pic:pic>
                      <pic:pic xmlns:pic="http://schemas.openxmlformats.org/drawingml/2006/picture">
                        <pic:nvPicPr>
                          <pic:cNvPr id="14092" name="Picture 14092"/>
                          <pic:cNvPicPr/>
                        </pic:nvPicPr>
                        <pic:blipFill>
                          <a:blip r:embed="rId33"/>
                          <a:stretch>
                            <a:fillRect/>
                          </a:stretch>
                        </pic:blipFill>
                        <pic:spPr>
                          <a:xfrm>
                            <a:off x="3749624" y="0"/>
                            <a:ext cx="30480" cy="6096"/>
                          </a:xfrm>
                          <a:prstGeom prst="rect">
                            <a:avLst/>
                          </a:prstGeom>
                        </pic:spPr>
                      </pic:pic>
                      <pic:pic xmlns:pic="http://schemas.openxmlformats.org/drawingml/2006/picture">
                        <pic:nvPicPr>
                          <pic:cNvPr id="14094" name="Picture 14094"/>
                          <pic:cNvPicPr/>
                        </pic:nvPicPr>
                        <pic:blipFill>
                          <a:blip r:embed="rId33"/>
                          <a:stretch>
                            <a:fillRect/>
                          </a:stretch>
                        </pic:blipFill>
                        <pic:spPr>
                          <a:xfrm>
                            <a:off x="3780104" y="0"/>
                            <a:ext cx="30480" cy="6096"/>
                          </a:xfrm>
                          <a:prstGeom prst="rect">
                            <a:avLst/>
                          </a:prstGeom>
                        </pic:spPr>
                      </pic:pic>
                      <pic:pic xmlns:pic="http://schemas.openxmlformats.org/drawingml/2006/picture">
                        <pic:nvPicPr>
                          <pic:cNvPr id="14096" name="Picture 14096"/>
                          <pic:cNvPicPr/>
                        </pic:nvPicPr>
                        <pic:blipFill>
                          <a:blip r:embed="rId33"/>
                          <a:stretch>
                            <a:fillRect/>
                          </a:stretch>
                        </pic:blipFill>
                        <pic:spPr>
                          <a:xfrm>
                            <a:off x="3810584" y="0"/>
                            <a:ext cx="30480" cy="6096"/>
                          </a:xfrm>
                          <a:prstGeom prst="rect">
                            <a:avLst/>
                          </a:prstGeom>
                        </pic:spPr>
                      </pic:pic>
                      <pic:pic xmlns:pic="http://schemas.openxmlformats.org/drawingml/2006/picture">
                        <pic:nvPicPr>
                          <pic:cNvPr id="14098" name="Picture 14098"/>
                          <pic:cNvPicPr/>
                        </pic:nvPicPr>
                        <pic:blipFill>
                          <a:blip r:embed="rId33"/>
                          <a:stretch>
                            <a:fillRect/>
                          </a:stretch>
                        </pic:blipFill>
                        <pic:spPr>
                          <a:xfrm>
                            <a:off x="3841065" y="0"/>
                            <a:ext cx="30480" cy="6096"/>
                          </a:xfrm>
                          <a:prstGeom prst="rect">
                            <a:avLst/>
                          </a:prstGeom>
                        </pic:spPr>
                      </pic:pic>
                      <pic:pic xmlns:pic="http://schemas.openxmlformats.org/drawingml/2006/picture">
                        <pic:nvPicPr>
                          <pic:cNvPr id="14100" name="Picture 14100"/>
                          <pic:cNvPicPr/>
                        </pic:nvPicPr>
                        <pic:blipFill>
                          <a:blip r:embed="rId33"/>
                          <a:stretch>
                            <a:fillRect/>
                          </a:stretch>
                        </pic:blipFill>
                        <pic:spPr>
                          <a:xfrm>
                            <a:off x="3871544" y="0"/>
                            <a:ext cx="30480" cy="6096"/>
                          </a:xfrm>
                          <a:prstGeom prst="rect">
                            <a:avLst/>
                          </a:prstGeom>
                        </pic:spPr>
                      </pic:pic>
                      <pic:pic xmlns:pic="http://schemas.openxmlformats.org/drawingml/2006/picture">
                        <pic:nvPicPr>
                          <pic:cNvPr id="14102" name="Picture 14102"/>
                          <pic:cNvPicPr/>
                        </pic:nvPicPr>
                        <pic:blipFill>
                          <a:blip r:embed="rId33"/>
                          <a:stretch>
                            <a:fillRect/>
                          </a:stretch>
                        </pic:blipFill>
                        <pic:spPr>
                          <a:xfrm>
                            <a:off x="3902024" y="0"/>
                            <a:ext cx="30480" cy="6096"/>
                          </a:xfrm>
                          <a:prstGeom prst="rect">
                            <a:avLst/>
                          </a:prstGeom>
                        </pic:spPr>
                      </pic:pic>
                      <pic:pic xmlns:pic="http://schemas.openxmlformats.org/drawingml/2006/picture">
                        <pic:nvPicPr>
                          <pic:cNvPr id="14104" name="Picture 14104"/>
                          <pic:cNvPicPr/>
                        </pic:nvPicPr>
                        <pic:blipFill>
                          <a:blip r:embed="rId33"/>
                          <a:stretch>
                            <a:fillRect/>
                          </a:stretch>
                        </pic:blipFill>
                        <pic:spPr>
                          <a:xfrm>
                            <a:off x="3932504" y="0"/>
                            <a:ext cx="30480" cy="6096"/>
                          </a:xfrm>
                          <a:prstGeom prst="rect">
                            <a:avLst/>
                          </a:prstGeom>
                        </pic:spPr>
                      </pic:pic>
                      <pic:pic xmlns:pic="http://schemas.openxmlformats.org/drawingml/2006/picture">
                        <pic:nvPicPr>
                          <pic:cNvPr id="14106" name="Picture 14106"/>
                          <pic:cNvPicPr/>
                        </pic:nvPicPr>
                        <pic:blipFill>
                          <a:blip r:embed="rId33"/>
                          <a:stretch>
                            <a:fillRect/>
                          </a:stretch>
                        </pic:blipFill>
                        <pic:spPr>
                          <a:xfrm>
                            <a:off x="3962984" y="0"/>
                            <a:ext cx="30481" cy="6096"/>
                          </a:xfrm>
                          <a:prstGeom prst="rect">
                            <a:avLst/>
                          </a:prstGeom>
                        </pic:spPr>
                      </pic:pic>
                      <pic:pic xmlns:pic="http://schemas.openxmlformats.org/drawingml/2006/picture">
                        <pic:nvPicPr>
                          <pic:cNvPr id="14108" name="Picture 14108"/>
                          <pic:cNvPicPr/>
                        </pic:nvPicPr>
                        <pic:blipFill>
                          <a:blip r:embed="rId33"/>
                          <a:stretch>
                            <a:fillRect/>
                          </a:stretch>
                        </pic:blipFill>
                        <pic:spPr>
                          <a:xfrm>
                            <a:off x="3993465" y="0"/>
                            <a:ext cx="30480" cy="6096"/>
                          </a:xfrm>
                          <a:prstGeom prst="rect">
                            <a:avLst/>
                          </a:prstGeom>
                        </pic:spPr>
                      </pic:pic>
                      <pic:pic xmlns:pic="http://schemas.openxmlformats.org/drawingml/2006/picture">
                        <pic:nvPicPr>
                          <pic:cNvPr id="14110" name="Picture 14110"/>
                          <pic:cNvPicPr/>
                        </pic:nvPicPr>
                        <pic:blipFill>
                          <a:blip r:embed="rId33"/>
                          <a:stretch>
                            <a:fillRect/>
                          </a:stretch>
                        </pic:blipFill>
                        <pic:spPr>
                          <a:xfrm>
                            <a:off x="4023944" y="0"/>
                            <a:ext cx="30480" cy="6096"/>
                          </a:xfrm>
                          <a:prstGeom prst="rect">
                            <a:avLst/>
                          </a:prstGeom>
                        </pic:spPr>
                      </pic:pic>
                      <pic:pic xmlns:pic="http://schemas.openxmlformats.org/drawingml/2006/picture">
                        <pic:nvPicPr>
                          <pic:cNvPr id="14112" name="Picture 14112"/>
                          <pic:cNvPicPr/>
                        </pic:nvPicPr>
                        <pic:blipFill>
                          <a:blip r:embed="rId33"/>
                          <a:stretch>
                            <a:fillRect/>
                          </a:stretch>
                        </pic:blipFill>
                        <pic:spPr>
                          <a:xfrm>
                            <a:off x="4054424" y="0"/>
                            <a:ext cx="30480" cy="6096"/>
                          </a:xfrm>
                          <a:prstGeom prst="rect">
                            <a:avLst/>
                          </a:prstGeom>
                        </pic:spPr>
                      </pic:pic>
                      <pic:pic xmlns:pic="http://schemas.openxmlformats.org/drawingml/2006/picture">
                        <pic:nvPicPr>
                          <pic:cNvPr id="14114" name="Picture 14114"/>
                          <pic:cNvPicPr/>
                        </pic:nvPicPr>
                        <pic:blipFill>
                          <a:blip r:embed="rId33"/>
                          <a:stretch>
                            <a:fillRect/>
                          </a:stretch>
                        </pic:blipFill>
                        <pic:spPr>
                          <a:xfrm>
                            <a:off x="4084904" y="0"/>
                            <a:ext cx="30480" cy="6096"/>
                          </a:xfrm>
                          <a:prstGeom prst="rect">
                            <a:avLst/>
                          </a:prstGeom>
                        </pic:spPr>
                      </pic:pic>
                      <pic:pic xmlns:pic="http://schemas.openxmlformats.org/drawingml/2006/picture">
                        <pic:nvPicPr>
                          <pic:cNvPr id="14116" name="Picture 14116"/>
                          <pic:cNvPicPr/>
                        </pic:nvPicPr>
                        <pic:blipFill>
                          <a:blip r:embed="rId33"/>
                          <a:stretch>
                            <a:fillRect/>
                          </a:stretch>
                        </pic:blipFill>
                        <pic:spPr>
                          <a:xfrm>
                            <a:off x="4115384" y="0"/>
                            <a:ext cx="30480" cy="6096"/>
                          </a:xfrm>
                          <a:prstGeom prst="rect">
                            <a:avLst/>
                          </a:prstGeom>
                        </pic:spPr>
                      </pic:pic>
                      <pic:pic xmlns:pic="http://schemas.openxmlformats.org/drawingml/2006/picture">
                        <pic:nvPicPr>
                          <pic:cNvPr id="14118" name="Picture 14118"/>
                          <pic:cNvPicPr/>
                        </pic:nvPicPr>
                        <pic:blipFill>
                          <a:blip r:embed="rId33"/>
                          <a:stretch>
                            <a:fillRect/>
                          </a:stretch>
                        </pic:blipFill>
                        <pic:spPr>
                          <a:xfrm>
                            <a:off x="4145865" y="0"/>
                            <a:ext cx="30480" cy="6096"/>
                          </a:xfrm>
                          <a:prstGeom prst="rect">
                            <a:avLst/>
                          </a:prstGeom>
                        </pic:spPr>
                      </pic:pic>
                      <pic:pic xmlns:pic="http://schemas.openxmlformats.org/drawingml/2006/picture">
                        <pic:nvPicPr>
                          <pic:cNvPr id="14120" name="Picture 14120"/>
                          <pic:cNvPicPr/>
                        </pic:nvPicPr>
                        <pic:blipFill>
                          <a:blip r:embed="rId33"/>
                          <a:stretch>
                            <a:fillRect/>
                          </a:stretch>
                        </pic:blipFill>
                        <pic:spPr>
                          <a:xfrm>
                            <a:off x="4176344" y="0"/>
                            <a:ext cx="30480" cy="6096"/>
                          </a:xfrm>
                          <a:prstGeom prst="rect">
                            <a:avLst/>
                          </a:prstGeom>
                        </pic:spPr>
                      </pic:pic>
                      <pic:pic xmlns:pic="http://schemas.openxmlformats.org/drawingml/2006/picture">
                        <pic:nvPicPr>
                          <pic:cNvPr id="14122" name="Picture 14122"/>
                          <pic:cNvPicPr/>
                        </pic:nvPicPr>
                        <pic:blipFill>
                          <a:blip r:embed="rId33"/>
                          <a:stretch>
                            <a:fillRect/>
                          </a:stretch>
                        </pic:blipFill>
                        <pic:spPr>
                          <a:xfrm>
                            <a:off x="4206824" y="0"/>
                            <a:ext cx="30480" cy="6096"/>
                          </a:xfrm>
                          <a:prstGeom prst="rect">
                            <a:avLst/>
                          </a:prstGeom>
                        </pic:spPr>
                      </pic:pic>
                      <pic:pic xmlns:pic="http://schemas.openxmlformats.org/drawingml/2006/picture">
                        <pic:nvPicPr>
                          <pic:cNvPr id="14124" name="Picture 14124"/>
                          <pic:cNvPicPr/>
                        </pic:nvPicPr>
                        <pic:blipFill>
                          <a:blip r:embed="rId33"/>
                          <a:stretch>
                            <a:fillRect/>
                          </a:stretch>
                        </pic:blipFill>
                        <pic:spPr>
                          <a:xfrm>
                            <a:off x="4237304" y="0"/>
                            <a:ext cx="30480" cy="6096"/>
                          </a:xfrm>
                          <a:prstGeom prst="rect">
                            <a:avLst/>
                          </a:prstGeom>
                        </pic:spPr>
                      </pic:pic>
                      <pic:pic xmlns:pic="http://schemas.openxmlformats.org/drawingml/2006/picture">
                        <pic:nvPicPr>
                          <pic:cNvPr id="14126" name="Picture 14126"/>
                          <pic:cNvPicPr/>
                        </pic:nvPicPr>
                        <pic:blipFill>
                          <a:blip r:embed="rId33"/>
                          <a:stretch>
                            <a:fillRect/>
                          </a:stretch>
                        </pic:blipFill>
                        <pic:spPr>
                          <a:xfrm>
                            <a:off x="4267784" y="0"/>
                            <a:ext cx="30480" cy="6096"/>
                          </a:xfrm>
                          <a:prstGeom prst="rect">
                            <a:avLst/>
                          </a:prstGeom>
                        </pic:spPr>
                      </pic:pic>
                      <pic:pic xmlns:pic="http://schemas.openxmlformats.org/drawingml/2006/picture">
                        <pic:nvPicPr>
                          <pic:cNvPr id="14128" name="Picture 14128"/>
                          <pic:cNvPicPr/>
                        </pic:nvPicPr>
                        <pic:blipFill>
                          <a:blip r:embed="rId33"/>
                          <a:stretch>
                            <a:fillRect/>
                          </a:stretch>
                        </pic:blipFill>
                        <pic:spPr>
                          <a:xfrm>
                            <a:off x="4298265" y="0"/>
                            <a:ext cx="30480" cy="6096"/>
                          </a:xfrm>
                          <a:prstGeom prst="rect">
                            <a:avLst/>
                          </a:prstGeom>
                        </pic:spPr>
                      </pic:pic>
                      <pic:pic xmlns:pic="http://schemas.openxmlformats.org/drawingml/2006/picture">
                        <pic:nvPicPr>
                          <pic:cNvPr id="14130" name="Picture 14130"/>
                          <pic:cNvPicPr/>
                        </pic:nvPicPr>
                        <pic:blipFill>
                          <a:blip r:embed="rId33"/>
                          <a:stretch>
                            <a:fillRect/>
                          </a:stretch>
                        </pic:blipFill>
                        <pic:spPr>
                          <a:xfrm>
                            <a:off x="4328745" y="0"/>
                            <a:ext cx="30480" cy="6096"/>
                          </a:xfrm>
                          <a:prstGeom prst="rect">
                            <a:avLst/>
                          </a:prstGeom>
                        </pic:spPr>
                      </pic:pic>
                      <pic:pic xmlns:pic="http://schemas.openxmlformats.org/drawingml/2006/picture">
                        <pic:nvPicPr>
                          <pic:cNvPr id="14132" name="Picture 14132"/>
                          <pic:cNvPicPr/>
                        </pic:nvPicPr>
                        <pic:blipFill>
                          <a:blip r:embed="rId33"/>
                          <a:stretch>
                            <a:fillRect/>
                          </a:stretch>
                        </pic:blipFill>
                        <pic:spPr>
                          <a:xfrm>
                            <a:off x="4359224" y="0"/>
                            <a:ext cx="30480" cy="6096"/>
                          </a:xfrm>
                          <a:prstGeom prst="rect">
                            <a:avLst/>
                          </a:prstGeom>
                        </pic:spPr>
                      </pic:pic>
                      <pic:pic xmlns:pic="http://schemas.openxmlformats.org/drawingml/2006/picture">
                        <pic:nvPicPr>
                          <pic:cNvPr id="14134" name="Picture 14134"/>
                          <pic:cNvPicPr/>
                        </pic:nvPicPr>
                        <pic:blipFill>
                          <a:blip r:embed="rId33"/>
                          <a:stretch>
                            <a:fillRect/>
                          </a:stretch>
                        </pic:blipFill>
                        <pic:spPr>
                          <a:xfrm>
                            <a:off x="4389704" y="0"/>
                            <a:ext cx="30785" cy="6096"/>
                          </a:xfrm>
                          <a:prstGeom prst="rect">
                            <a:avLst/>
                          </a:prstGeom>
                        </pic:spPr>
                      </pic:pic>
                      <pic:pic xmlns:pic="http://schemas.openxmlformats.org/drawingml/2006/picture">
                        <pic:nvPicPr>
                          <pic:cNvPr id="14136" name="Picture 14136"/>
                          <pic:cNvPicPr/>
                        </pic:nvPicPr>
                        <pic:blipFill>
                          <a:blip r:embed="rId33"/>
                          <a:stretch>
                            <a:fillRect/>
                          </a:stretch>
                        </pic:blipFill>
                        <pic:spPr>
                          <a:xfrm>
                            <a:off x="4420565" y="0"/>
                            <a:ext cx="30480" cy="6096"/>
                          </a:xfrm>
                          <a:prstGeom prst="rect">
                            <a:avLst/>
                          </a:prstGeom>
                        </pic:spPr>
                      </pic:pic>
                      <pic:pic xmlns:pic="http://schemas.openxmlformats.org/drawingml/2006/picture">
                        <pic:nvPicPr>
                          <pic:cNvPr id="14138" name="Picture 14138"/>
                          <pic:cNvPicPr/>
                        </pic:nvPicPr>
                        <pic:blipFill>
                          <a:blip r:embed="rId33"/>
                          <a:stretch>
                            <a:fillRect/>
                          </a:stretch>
                        </pic:blipFill>
                        <pic:spPr>
                          <a:xfrm>
                            <a:off x="4451046" y="0"/>
                            <a:ext cx="30480" cy="6096"/>
                          </a:xfrm>
                          <a:prstGeom prst="rect">
                            <a:avLst/>
                          </a:prstGeom>
                        </pic:spPr>
                      </pic:pic>
                      <pic:pic xmlns:pic="http://schemas.openxmlformats.org/drawingml/2006/picture">
                        <pic:nvPicPr>
                          <pic:cNvPr id="14140" name="Picture 14140"/>
                          <pic:cNvPicPr/>
                        </pic:nvPicPr>
                        <pic:blipFill>
                          <a:blip r:embed="rId33"/>
                          <a:stretch>
                            <a:fillRect/>
                          </a:stretch>
                        </pic:blipFill>
                        <pic:spPr>
                          <a:xfrm>
                            <a:off x="4481526" y="0"/>
                            <a:ext cx="30480" cy="6096"/>
                          </a:xfrm>
                          <a:prstGeom prst="rect">
                            <a:avLst/>
                          </a:prstGeom>
                        </pic:spPr>
                      </pic:pic>
                      <pic:pic xmlns:pic="http://schemas.openxmlformats.org/drawingml/2006/picture">
                        <pic:nvPicPr>
                          <pic:cNvPr id="14142" name="Picture 14142"/>
                          <pic:cNvPicPr/>
                        </pic:nvPicPr>
                        <pic:blipFill>
                          <a:blip r:embed="rId33"/>
                          <a:stretch>
                            <a:fillRect/>
                          </a:stretch>
                        </pic:blipFill>
                        <pic:spPr>
                          <a:xfrm>
                            <a:off x="4512005" y="0"/>
                            <a:ext cx="30480" cy="6096"/>
                          </a:xfrm>
                          <a:prstGeom prst="rect">
                            <a:avLst/>
                          </a:prstGeom>
                        </pic:spPr>
                      </pic:pic>
                      <pic:pic xmlns:pic="http://schemas.openxmlformats.org/drawingml/2006/picture">
                        <pic:nvPicPr>
                          <pic:cNvPr id="14144" name="Picture 14144"/>
                          <pic:cNvPicPr/>
                        </pic:nvPicPr>
                        <pic:blipFill>
                          <a:blip r:embed="rId33"/>
                          <a:stretch>
                            <a:fillRect/>
                          </a:stretch>
                        </pic:blipFill>
                        <pic:spPr>
                          <a:xfrm>
                            <a:off x="4542485" y="0"/>
                            <a:ext cx="30480" cy="6096"/>
                          </a:xfrm>
                          <a:prstGeom prst="rect">
                            <a:avLst/>
                          </a:prstGeom>
                        </pic:spPr>
                      </pic:pic>
                      <pic:pic xmlns:pic="http://schemas.openxmlformats.org/drawingml/2006/picture">
                        <pic:nvPicPr>
                          <pic:cNvPr id="14146" name="Picture 14146"/>
                          <pic:cNvPicPr/>
                        </pic:nvPicPr>
                        <pic:blipFill>
                          <a:blip r:embed="rId33"/>
                          <a:stretch>
                            <a:fillRect/>
                          </a:stretch>
                        </pic:blipFill>
                        <pic:spPr>
                          <a:xfrm>
                            <a:off x="4572965" y="0"/>
                            <a:ext cx="30480" cy="6096"/>
                          </a:xfrm>
                          <a:prstGeom prst="rect">
                            <a:avLst/>
                          </a:prstGeom>
                        </pic:spPr>
                      </pic:pic>
                      <pic:pic xmlns:pic="http://schemas.openxmlformats.org/drawingml/2006/picture">
                        <pic:nvPicPr>
                          <pic:cNvPr id="14148" name="Picture 14148"/>
                          <pic:cNvPicPr/>
                        </pic:nvPicPr>
                        <pic:blipFill>
                          <a:blip r:embed="rId33"/>
                          <a:stretch>
                            <a:fillRect/>
                          </a:stretch>
                        </pic:blipFill>
                        <pic:spPr>
                          <a:xfrm>
                            <a:off x="4603446" y="0"/>
                            <a:ext cx="30480" cy="6096"/>
                          </a:xfrm>
                          <a:prstGeom prst="rect">
                            <a:avLst/>
                          </a:prstGeom>
                        </pic:spPr>
                      </pic:pic>
                      <pic:pic xmlns:pic="http://schemas.openxmlformats.org/drawingml/2006/picture">
                        <pic:nvPicPr>
                          <pic:cNvPr id="14150" name="Picture 14150"/>
                          <pic:cNvPicPr/>
                        </pic:nvPicPr>
                        <pic:blipFill>
                          <a:blip r:embed="rId33"/>
                          <a:stretch>
                            <a:fillRect/>
                          </a:stretch>
                        </pic:blipFill>
                        <pic:spPr>
                          <a:xfrm>
                            <a:off x="4633926" y="0"/>
                            <a:ext cx="30480" cy="6096"/>
                          </a:xfrm>
                          <a:prstGeom prst="rect">
                            <a:avLst/>
                          </a:prstGeom>
                        </pic:spPr>
                      </pic:pic>
                      <pic:pic xmlns:pic="http://schemas.openxmlformats.org/drawingml/2006/picture">
                        <pic:nvPicPr>
                          <pic:cNvPr id="14152" name="Picture 14152"/>
                          <pic:cNvPicPr/>
                        </pic:nvPicPr>
                        <pic:blipFill>
                          <a:blip r:embed="rId33"/>
                          <a:stretch>
                            <a:fillRect/>
                          </a:stretch>
                        </pic:blipFill>
                        <pic:spPr>
                          <a:xfrm>
                            <a:off x="4664405" y="0"/>
                            <a:ext cx="30480" cy="6096"/>
                          </a:xfrm>
                          <a:prstGeom prst="rect">
                            <a:avLst/>
                          </a:prstGeom>
                        </pic:spPr>
                      </pic:pic>
                      <pic:pic xmlns:pic="http://schemas.openxmlformats.org/drawingml/2006/picture">
                        <pic:nvPicPr>
                          <pic:cNvPr id="14154" name="Picture 14154"/>
                          <pic:cNvPicPr/>
                        </pic:nvPicPr>
                        <pic:blipFill>
                          <a:blip r:embed="rId33"/>
                          <a:stretch>
                            <a:fillRect/>
                          </a:stretch>
                        </pic:blipFill>
                        <pic:spPr>
                          <a:xfrm>
                            <a:off x="4694885" y="0"/>
                            <a:ext cx="30480" cy="6096"/>
                          </a:xfrm>
                          <a:prstGeom prst="rect">
                            <a:avLst/>
                          </a:prstGeom>
                        </pic:spPr>
                      </pic:pic>
                      <pic:pic xmlns:pic="http://schemas.openxmlformats.org/drawingml/2006/picture">
                        <pic:nvPicPr>
                          <pic:cNvPr id="14156" name="Picture 14156"/>
                          <pic:cNvPicPr/>
                        </pic:nvPicPr>
                        <pic:blipFill>
                          <a:blip r:embed="rId33"/>
                          <a:stretch>
                            <a:fillRect/>
                          </a:stretch>
                        </pic:blipFill>
                        <pic:spPr>
                          <a:xfrm>
                            <a:off x="4725365" y="0"/>
                            <a:ext cx="30480" cy="6096"/>
                          </a:xfrm>
                          <a:prstGeom prst="rect">
                            <a:avLst/>
                          </a:prstGeom>
                        </pic:spPr>
                      </pic:pic>
                      <pic:pic xmlns:pic="http://schemas.openxmlformats.org/drawingml/2006/picture">
                        <pic:nvPicPr>
                          <pic:cNvPr id="14158" name="Picture 14158"/>
                          <pic:cNvPicPr/>
                        </pic:nvPicPr>
                        <pic:blipFill>
                          <a:blip r:embed="rId33"/>
                          <a:stretch>
                            <a:fillRect/>
                          </a:stretch>
                        </pic:blipFill>
                        <pic:spPr>
                          <a:xfrm>
                            <a:off x="4755846" y="0"/>
                            <a:ext cx="30480" cy="6096"/>
                          </a:xfrm>
                          <a:prstGeom prst="rect">
                            <a:avLst/>
                          </a:prstGeom>
                        </pic:spPr>
                      </pic:pic>
                      <pic:pic xmlns:pic="http://schemas.openxmlformats.org/drawingml/2006/picture">
                        <pic:nvPicPr>
                          <pic:cNvPr id="14160" name="Picture 14160"/>
                          <pic:cNvPicPr/>
                        </pic:nvPicPr>
                        <pic:blipFill>
                          <a:blip r:embed="rId33"/>
                          <a:stretch>
                            <a:fillRect/>
                          </a:stretch>
                        </pic:blipFill>
                        <pic:spPr>
                          <a:xfrm>
                            <a:off x="4786326" y="0"/>
                            <a:ext cx="30480" cy="6096"/>
                          </a:xfrm>
                          <a:prstGeom prst="rect">
                            <a:avLst/>
                          </a:prstGeom>
                        </pic:spPr>
                      </pic:pic>
                      <pic:pic xmlns:pic="http://schemas.openxmlformats.org/drawingml/2006/picture">
                        <pic:nvPicPr>
                          <pic:cNvPr id="14162" name="Picture 14162"/>
                          <pic:cNvPicPr/>
                        </pic:nvPicPr>
                        <pic:blipFill>
                          <a:blip r:embed="rId33"/>
                          <a:stretch>
                            <a:fillRect/>
                          </a:stretch>
                        </pic:blipFill>
                        <pic:spPr>
                          <a:xfrm>
                            <a:off x="4816805" y="0"/>
                            <a:ext cx="30480" cy="6096"/>
                          </a:xfrm>
                          <a:prstGeom prst="rect">
                            <a:avLst/>
                          </a:prstGeom>
                        </pic:spPr>
                      </pic:pic>
                      <pic:pic xmlns:pic="http://schemas.openxmlformats.org/drawingml/2006/picture">
                        <pic:nvPicPr>
                          <pic:cNvPr id="14164" name="Picture 14164"/>
                          <pic:cNvPicPr/>
                        </pic:nvPicPr>
                        <pic:blipFill>
                          <a:blip r:embed="rId33"/>
                          <a:stretch>
                            <a:fillRect/>
                          </a:stretch>
                        </pic:blipFill>
                        <pic:spPr>
                          <a:xfrm>
                            <a:off x="4847285" y="0"/>
                            <a:ext cx="30480" cy="6096"/>
                          </a:xfrm>
                          <a:prstGeom prst="rect">
                            <a:avLst/>
                          </a:prstGeom>
                        </pic:spPr>
                      </pic:pic>
                      <pic:pic xmlns:pic="http://schemas.openxmlformats.org/drawingml/2006/picture">
                        <pic:nvPicPr>
                          <pic:cNvPr id="14166" name="Picture 14166"/>
                          <pic:cNvPicPr/>
                        </pic:nvPicPr>
                        <pic:blipFill>
                          <a:blip r:embed="rId33"/>
                          <a:stretch>
                            <a:fillRect/>
                          </a:stretch>
                        </pic:blipFill>
                        <pic:spPr>
                          <a:xfrm>
                            <a:off x="4877765" y="0"/>
                            <a:ext cx="30480" cy="6096"/>
                          </a:xfrm>
                          <a:prstGeom prst="rect">
                            <a:avLst/>
                          </a:prstGeom>
                        </pic:spPr>
                      </pic:pic>
                      <pic:pic xmlns:pic="http://schemas.openxmlformats.org/drawingml/2006/picture">
                        <pic:nvPicPr>
                          <pic:cNvPr id="14168" name="Picture 14168"/>
                          <pic:cNvPicPr/>
                        </pic:nvPicPr>
                        <pic:blipFill>
                          <a:blip r:embed="rId33"/>
                          <a:stretch>
                            <a:fillRect/>
                          </a:stretch>
                        </pic:blipFill>
                        <pic:spPr>
                          <a:xfrm>
                            <a:off x="4908246" y="0"/>
                            <a:ext cx="30480" cy="6096"/>
                          </a:xfrm>
                          <a:prstGeom prst="rect">
                            <a:avLst/>
                          </a:prstGeom>
                        </pic:spPr>
                      </pic:pic>
                      <pic:pic xmlns:pic="http://schemas.openxmlformats.org/drawingml/2006/picture">
                        <pic:nvPicPr>
                          <pic:cNvPr id="14170" name="Picture 14170"/>
                          <pic:cNvPicPr/>
                        </pic:nvPicPr>
                        <pic:blipFill>
                          <a:blip r:embed="rId33"/>
                          <a:stretch>
                            <a:fillRect/>
                          </a:stretch>
                        </pic:blipFill>
                        <pic:spPr>
                          <a:xfrm>
                            <a:off x="4938726" y="0"/>
                            <a:ext cx="30480" cy="6096"/>
                          </a:xfrm>
                          <a:prstGeom prst="rect">
                            <a:avLst/>
                          </a:prstGeom>
                        </pic:spPr>
                      </pic:pic>
                      <pic:pic xmlns:pic="http://schemas.openxmlformats.org/drawingml/2006/picture">
                        <pic:nvPicPr>
                          <pic:cNvPr id="14172" name="Picture 14172"/>
                          <pic:cNvPicPr/>
                        </pic:nvPicPr>
                        <pic:blipFill>
                          <a:blip r:embed="rId33"/>
                          <a:stretch>
                            <a:fillRect/>
                          </a:stretch>
                        </pic:blipFill>
                        <pic:spPr>
                          <a:xfrm>
                            <a:off x="4969205" y="0"/>
                            <a:ext cx="30480" cy="6096"/>
                          </a:xfrm>
                          <a:prstGeom prst="rect">
                            <a:avLst/>
                          </a:prstGeom>
                        </pic:spPr>
                      </pic:pic>
                      <pic:pic xmlns:pic="http://schemas.openxmlformats.org/drawingml/2006/picture">
                        <pic:nvPicPr>
                          <pic:cNvPr id="14174" name="Picture 14174"/>
                          <pic:cNvPicPr/>
                        </pic:nvPicPr>
                        <pic:blipFill>
                          <a:blip r:embed="rId33"/>
                          <a:stretch>
                            <a:fillRect/>
                          </a:stretch>
                        </pic:blipFill>
                        <pic:spPr>
                          <a:xfrm>
                            <a:off x="4999685" y="0"/>
                            <a:ext cx="30480" cy="6096"/>
                          </a:xfrm>
                          <a:prstGeom prst="rect">
                            <a:avLst/>
                          </a:prstGeom>
                        </pic:spPr>
                      </pic:pic>
                      <pic:pic xmlns:pic="http://schemas.openxmlformats.org/drawingml/2006/picture">
                        <pic:nvPicPr>
                          <pic:cNvPr id="14176" name="Picture 14176"/>
                          <pic:cNvPicPr/>
                        </pic:nvPicPr>
                        <pic:blipFill>
                          <a:blip r:embed="rId33"/>
                          <a:stretch>
                            <a:fillRect/>
                          </a:stretch>
                        </pic:blipFill>
                        <pic:spPr>
                          <a:xfrm>
                            <a:off x="5030165" y="0"/>
                            <a:ext cx="30480" cy="6096"/>
                          </a:xfrm>
                          <a:prstGeom prst="rect">
                            <a:avLst/>
                          </a:prstGeom>
                        </pic:spPr>
                      </pic:pic>
                      <pic:pic xmlns:pic="http://schemas.openxmlformats.org/drawingml/2006/picture">
                        <pic:nvPicPr>
                          <pic:cNvPr id="14178" name="Picture 14178"/>
                          <pic:cNvPicPr/>
                        </pic:nvPicPr>
                        <pic:blipFill>
                          <a:blip r:embed="rId33"/>
                          <a:stretch>
                            <a:fillRect/>
                          </a:stretch>
                        </pic:blipFill>
                        <pic:spPr>
                          <a:xfrm>
                            <a:off x="5060646" y="0"/>
                            <a:ext cx="30480" cy="6096"/>
                          </a:xfrm>
                          <a:prstGeom prst="rect">
                            <a:avLst/>
                          </a:prstGeom>
                        </pic:spPr>
                      </pic:pic>
                      <pic:pic xmlns:pic="http://schemas.openxmlformats.org/drawingml/2006/picture">
                        <pic:nvPicPr>
                          <pic:cNvPr id="14180" name="Picture 14180"/>
                          <pic:cNvPicPr/>
                        </pic:nvPicPr>
                        <pic:blipFill>
                          <a:blip r:embed="rId33"/>
                          <a:stretch>
                            <a:fillRect/>
                          </a:stretch>
                        </pic:blipFill>
                        <pic:spPr>
                          <a:xfrm>
                            <a:off x="5091126" y="0"/>
                            <a:ext cx="30480" cy="6096"/>
                          </a:xfrm>
                          <a:prstGeom prst="rect">
                            <a:avLst/>
                          </a:prstGeom>
                        </pic:spPr>
                      </pic:pic>
                      <pic:pic xmlns:pic="http://schemas.openxmlformats.org/drawingml/2006/picture">
                        <pic:nvPicPr>
                          <pic:cNvPr id="14182" name="Picture 14182"/>
                          <pic:cNvPicPr/>
                        </pic:nvPicPr>
                        <pic:blipFill>
                          <a:blip r:embed="rId33"/>
                          <a:stretch>
                            <a:fillRect/>
                          </a:stretch>
                        </pic:blipFill>
                        <pic:spPr>
                          <a:xfrm>
                            <a:off x="5121605" y="0"/>
                            <a:ext cx="30480" cy="6096"/>
                          </a:xfrm>
                          <a:prstGeom prst="rect">
                            <a:avLst/>
                          </a:prstGeom>
                        </pic:spPr>
                      </pic:pic>
                      <pic:pic xmlns:pic="http://schemas.openxmlformats.org/drawingml/2006/picture">
                        <pic:nvPicPr>
                          <pic:cNvPr id="14184" name="Picture 14184"/>
                          <pic:cNvPicPr/>
                        </pic:nvPicPr>
                        <pic:blipFill>
                          <a:blip r:embed="rId33"/>
                          <a:stretch>
                            <a:fillRect/>
                          </a:stretch>
                        </pic:blipFill>
                        <pic:spPr>
                          <a:xfrm>
                            <a:off x="5152085" y="0"/>
                            <a:ext cx="30480" cy="6096"/>
                          </a:xfrm>
                          <a:prstGeom prst="rect">
                            <a:avLst/>
                          </a:prstGeom>
                        </pic:spPr>
                      </pic:pic>
                      <pic:pic xmlns:pic="http://schemas.openxmlformats.org/drawingml/2006/picture">
                        <pic:nvPicPr>
                          <pic:cNvPr id="14186" name="Picture 14186"/>
                          <pic:cNvPicPr/>
                        </pic:nvPicPr>
                        <pic:blipFill>
                          <a:blip r:embed="rId33"/>
                          <a:stretch>
                            <a:fillRect/>
                          </a:stretch>
                        </pic:blipFill>
                        <pic:spPr>
                          <a:xfrm>
                            <a:off x="5182565" y="0"/>
                            <a:ext cx="30480" cy="6096"/>
                          </a:xfrm>
                          <a:prstGeom prst="rect">
                            <a:avLst/>
                          </a:prstGeom>
                        </pic:spPr>
                      </pic:pic>
                      <pic:pic xmlns:pic="http://schemas.openxmlformats.org/drawingml/2006/picture">
                        <pic:nvPicPr>
                          <pic:cNvPr id="14188" name="Picture 14188"/>
                          <pic:cNvPicPr/>
                        </pic:nvPicPr>
                        <pic:blipFill>
                          <a:blip r:embed="rId33"/>
                          <a:stretch>
                            <a:fillRect/>
                          </a:stretch>
                        </pic:blipFill>
                        <pic:spPr>
                          <a:xfrm>
                            <a:off x="5213046" y="0"/>
                            <a:ext cx="30480" cy="6096"/>
                          </a:xfrm>
                          <a:prstGeom prst="rect">
                            <a:avLst/>
                          </a:prstGeom>
                        </pic:spPr>
                      </pic:pic>
                      <pic:pic xmlns:pic="http://schemas.openxmlformats.org/drawingml/2006/picture">
                        <pic:nvPicPr>
                          <pic:cNvPr id="14190" name="Picture 14190"/>
                          <pic:cNvPicPr/>
                        </pic:nvPicPr>
                        <pic:blipFill>
                          <a:blip r:embed="rId33"/>
                          <a:stretch>
                            <a:fillRect/>
                          </a:stretch>
                        </pic:blipFill>
                        <pic:spPr>
                          <a:xfrm>
                            <a:off x="5243526" y="0"/>
                            <a:ext cx="30480" cy="6096"/>
                          </a:xfrm>
                          <a:prstGeom prst="rect">
                            <a:avLst/>
                          </a:prstGeom>
                        </pic:spPr>
                      </pic:pic>
                      <pic:pic xmlns:pic="http://schemas.openxmlformats.org/drawingml/2006/picture">
                        <pic:nvPicPr>
                          <pic:cNvPr id="14192" name="Picture 14192"/>
                          <pic:cNvPicPr/>
                        </pic:nvPicPr>
                        <pic:blipFill>
                          <a:blip r:embed="rId33"/>
                          <a:stretch>
                            <a:fillRect/>
                          </a:stretch>
                        </pic:blipFill>
                        <pic:spPr>
                          <a:xfrm>
                            <a:off x="5274005" y="0"/>
                            <a:ext cx="30480" cy="6096"/>
                          </a:xfrm>
                          <a:prstGeom prst="rect">
                            <a:avLst/>
                          </a:prstGeom>
                        </pic:spPr>
                      </pic:pic>
                      <pic:pic xmlns:pic="http://schemas.openxmlformats.org/drawingml/2006/picture">
                        <pic:nvPicPr>
                          <pic:cNvPr id="14194" name="Picture 14194"/>
                          <pic:cNvPicPr/>
                        </pic:nvPicPr>
                        <pic:blipFill>
                          <a:blip r:embed="rId33"/>
                          <a:stretch>
                            <a:fillRect/>
                          </a:stretch>
                        </pic:blipFill>
                        <pic:spPr>
                          <a:xfrm>
                            <a:off x="5304485" y="0"/>
                            <a:ext cx="30480" cy="6096"/>
                          </a:xfrm>
                          <a:prstGeom prst="rect">
                            <a:avLst/>
                          </a:prstGeom>
                        </pic:spPr>
                      </pic:pic>
                      <pic:pic xmlns:pic="http://schemas.openxmlformats.org/drawingml/2006/picture">
                        <pic:nvPicPr>
                          <pic:cNvPr id="14196" name="Picture 14196"/>
                          <pic:cNvPicPr/>
                        </pic:nvPicPr>
                        <pic:blipFill>
                          <a:blip r:embed="rId33"/>
                          <a:stretch>
                            <a:fillRect/>
                          </a:stretch>
                        </pic:blipFill>
                        <pic:spPr>
                          <a:xfrm>
                            <a:off x="5334965" y="0"/>
                            <a:ext cx="30480" cy="6096"/>
                          </a:xfrm>
                          <a:prstGeom prst="rect">
                            <a:avLst/>
                          </a:prstGeom>
                        </pic:spPr>
                      </pic:pic>
                      <pic:pic xmlns:pic="http://schemas.openxmlformats.org/drawingml/2006/picture">
                        <pic:nvPicPr>
                          <pic:cNvPr id="14198" name="Picture 14198"/>
                          <pic:cNvPicPr/>
                        </pic:nvPicPr>
                        <pic:blipFill>
                          <a:blip r:embed="rId33"/>
                          <a:stretch>
                            <a:fillRect/>
                          </a:stretch>
                        </pic:blipFill>
                        <pic:spPr>
                          <a:xfrm>
                            <a:off x="5365446" y="0"/>
                            <a:ext cx="30480" cy="6096"/>
                          </a:xfrm>
                          <a:prstGeom prst="rect">
                            <a:avLst/>
                          </a:prstGeom>
                        </pic:spPr>
                      </pic:pic>
                      <pic:pic xmlns:pic="http://schemas.openxmlformats.org/drawingml/2006/picture">
                        <pic:nvPicPr>
                          <pic:cNvPr id="14200" name="Picture 14200"/>
                          <pic:cNvPicPr/>
                        </pic:nvPicPr>
                        <pic:blipFill>
                          <a:blip r:embed="rId33"/>
                          <a:stretch>
                            <a:fillRect/>
                          </a:stretch>
                        </pic:blipFill>
                        <pic:spPr>
                          <a:xfrm>
                            <a:off x="5395926" y="0"/>
                            <a:ext cx="30480" cy="6096"/>
                          </a:xfrm>
                          <a:prstGeom prst="rect">
                            <a:avLst/>
                          </a:prstGeom>
                        </pic:spPr>
                      </pic:pic>
                      <pic:pic xmlns:pic="http://schemas.openxmlformats.org/drawingml/2006/picture">
                        <pic:nvPicPr>
                          <pic:cNvPr id="14202" name="Picture 14202"/>
                          <pic:cNvPicPr/>
                        </pic:nvPicPr>
                        <pic:blipFill>
                          <a:blip r:embed="rId33"/>
                          <a:stretch>
                            <a:fillRect/>
                          </a:stretch>
                        </pic:blipFill>
                        <pic:spPr>
                          <a:xfrm>
                            <a:off x="5426405" y="0"/>
                            <a:ext cx="30480" cy="6096"/>
                          </a:xfrm>
                          <a:prstGeom prst="rect">
                            <a:avLst/>
                          </a:prstGeom>
                        </pic:spPr>
                      </pic:pic>
                      <pic:pic xmlns:pic="http://schemas.openxmlformats.org/drawingml/2006/picture">
                        <pic:nvPicPr>
                          <pic:cNvPr id="14204" name="Picture 14204"/>
                          <pic:cNvPicPr/>
                        </pic:nvPicPr>
                        <pic:blipFill>
                          <a:blip r:embed="rId33"/>
                          <a:stretch>
                            <a:fillRect/>
                          </a:stretch>
                        </pic:blipFill>
                        <pic:spPr>
                          <a:xfrm>
                            <a:off x="5456885" y="0"/>
                            <a:ext cx="30480" cy="6096"/>
                          </a:xfrm>
                          <a:prstGeom prst="rect">
                            <a:avLst/>
                          </a:prstGeom>
                        </pic:spPr>
                      </pic:pic>
                      <pic:pic xmlns:pic="http://schemas.openxmlformats.org/drawingml/2006/picture">
                        <pic:nvPicPr>
                          <pic:cNvPr id="14206" name="Picture 14206"/>
                          <pic:cNvPicPr/>
                        </pic:nvPicPr>
                        <pic:blipFill>
                          <a:blip r:embed="rId33"/>
                          <a:stretch>
                            <a:fillRect/>
                          </a:stretch>
                        </pic:blipFill>
                        <pic:spPr>
                          <a:xfrm>
                            <a:off x="5487365" y="0"/>
                            <a:ext cx="30480" cy="6096"/>
                          </a:xfrm>
                          <a:prstGeom prst="rect">
                            <a:avLst/>
                          </a:prstGeom>
                        </pic:spPr>
                      </pic:pic>
                      <pic:pic xmlns:pic="http://schemas.openxmlformats.org/drawingml/2006/picture">
                        <pic:nvPicPr>
                          <pic:cNvPr id="14208" name="Picture 14208"/>
                          <pic:cNvPicPr/>
                        </pic:nvPicPr>
                        <pic:blipFill>
                          <a:blip r:embed="rId33"/>
                          <a:stretch>
                            <a:fillRect/>
                          </a:stretch>
                        </pic:blipFill>
                        <pic:spPr>
                          <a:xfrm>
                            <a:off x="5517846" y="0"/>
                            <a:ext cx="30480" cy="6096"/>
                          </a:xfrm>
                          <a:prstGeom prst="rect">
                            <a:avLst/>
                          </a:prstGeom>
                        </pic:spPr>
                      </pic:pic>
                      <pic:pic xmlns:pic="http://schemas.openxmlformats.org/drawingml/2006/picture">
                        <pic:nvPicPr>
                          <pic:cNvPr id="14210" name="Picture 14210"/>
                          <pic:cNvPicPr/>
                        </pic:nvPicPr>
                        <pic:blipFill>
                          <a:blip r:embed="rId33"/>
                          <a:stretch>
                            <a:fillRect/>
                          </a:stretch>
                        </pic:blipFill>
                        <pic:spPr>
                          <a:xfrm>
                            <a:off x="5548326" y="0"/>
                            <a:ext cx="30480" cy="6096"/>
                          </a:xfrm>
                          <a:prstGeom prst="rect">
                            <a:avLst/>
                          </a:prstGeom>
                        </pic:spPr>
                      </pic:pic>
                      <pic:pic xmlns:pic="http://schemas.openxmlformats.org/drawingml/2006/picture">
                        <pic:nvPicPr>
                          <pic:cNvPr id="14212" name="Picture 14212"/>
                          <pic:cNvPicPr/>
                        </pic:nvPicPr>
                        <pic:blipFill>
                          <a:blip r:embed="rId33"/>
                          <a:stretch>
                            <a:fillRect/>
                          </a:stretch>
                        </pic:blipFill>
                        <pic:spPr>
                          <a:xfrm>
                            <a:off x="5578805" y="0"/>
                            <a:ext cx="30480" cy="6096"/>
                          </a:xfrm>
                          <a:prstGeom prst="rect">
                            <a:avLst/>
                          </a:prstGeom>
                        </pic:spPr>
                      </pic:pic>
                      <pic:pic xmlns:pic="http://schemas.openxmlformats.org/drawingml/2006/picture">
                        <pic:nvPicPr>
                          <pic:cNvPr id="14214" name="Picture 14214"/>
                          <pic:cNvPicPr/>
                        </pic:nvPicPr>
                        <pic:blipFill>
                          <a:blip r:embed="rId33"/>
                          <a:stretch>
                            <a:fillRect/>
                          </a:stretch>
                        </pic:blipFill>
                        <pic:spPr>
                          <a:xfrm>
                            <a:off x="5609285" y="0"/>
                            <a:ext cx="30480" cy="6096"/>
                          </a:xfrm>
                          <a:prstGeom prst="rect">
                            <a:avLst/>
                          </a:prstGeom>
                        </pic:spPr>
                      </pic:pic>
                      <pic:pic xmlns:pic="http://schemas.openxmlformats.org/drawingml/2006/picture">
                        <pic:nvPicPr>
                          <pic:cNvPr id="14216" name="Picture 14216"/>
                          <pic:cNvPicPr/>
                        </pic:nvPicPr>
                        <pic:blipFill>
                          <a:blip r:embed="rId33"/>
                          <a:stretch>
                            <a:fillRect/>
                          </a:stretch>
                        </pic:blipFill>
                        <pic:spPr>
                          <a:xfrm>
                            <a:off x="5639766" y="0"/>
                            <a:ext cx="30480" cy="6096"/>
                          </a:xfrm>
                          <a:prstGeom prst="rect">
                            <a:avLst/>
                          </a:prstGeom>
                        </pic:spPr>
                      </pic:pic>
                      <pic:pic xmlns:pic="http://schemas.openxmlformats.org/drawingml/2006/picture">
                        <pic:nvPicPr>
                          <pic:cNvPr id="14218" name="Picture 14218"/>
                          <pic:cNvPicPr/>
                        </pic:nvPicPr>
                        <pic:blipFill>
                          <a:blip r:embed="rId33"/>
                          <a:stretch>
                            <a:fillRect/>
                          </a:stretch>
                        </pic:blipFill>
                        <pic:spPr>
                          <a:xfrm>
                            <a:off x="5670245" y="0"/>
                            <a:ext cx="30480" cy="6096"/>
                          </a:xfrm>
                          <a:prstGeom prst="rect">
                            <a:avLst/>
                          </a:prstGeom>
                        </pic:spPr>
                      </pic:pic>
                      <pic:pic xmlns:pic="http://schemas.openxmlformats.org/drawingml/2006/picture">
                        <pic:nvPicPr>
                          <pic:cNvPr id="14220" name="Picture 14220"/>
                          <pic:cNvPicPr/>
                        </pic:nvPicPr>
                        <pic:blipFill>
                          <a:blip r:embed="rId33"/>
                          <a:stretch>
                            <a:fillRect/>
                          </a:stretch>
                        </pic:blipFill>
                        <pic:spPr>
                          <a:xfrm>
                            <a:off x="5700726" y="0"/>
                            <a:ext cx="30480" cy="6096"/>
                          </a:xfrm>
                          <a:prstGeom prst="rect">
                            <a:avLst/>
                          </a:prstGeom>
                        </pic:spPr>
                      </pic:pic>
                      <pic:pic xmlns:pic="http://schemas.openxmlformats.org/drawingml/2006/picture">
                        <pic:nvPicPr>
                          <pic:cNvPr id="14222" name="Picture 14222"/>
                          <pic:cNvPicPr/>
                        </pic:nvPicPr>
                        <pic:blipFill>
                          <a:blip r:embed="rId33"/>
                          <a:stretch>
                            <a:fillRect/>
                          </a:stretch>
                        </pic:blipFill>
                        <pic:spPr>
                          <a:xfrm>
                            <a:off x="5731206" y="0"/>
                            <a:ext cx="30480" cy="6096"/>
                          </a:xfrm>
                          <a:prstGeom prst="rect">
                            <a:avLst/>
                          </a:prstGeom>
                        </pic:spPr>
                      </pic:pic>
                      <pic:pic xmlns:pic="http://schemas.openxmlformats.org/drawingml/2006/picture">
                        <pic:nvPicPr>
                          <pic:cNvPr id="14224" name="Picture 14224"/>
                          <pic:cNvPicPr/>
                        </pic:nvPicPr>
                        <pic:blipFill>
                          <a:blip r:embed="rId33"/>
                          <a:stretch>
                            <a:fillRect/>
                          </a:stretch>
                        </pic:blipFill>
                        <pic:spPr>
                          <a:xfrm>
                            <a:off x="5761685" y="0"/>
                            <a:ext cx="30480" cy="6096"/>
                          </a:xfrm>
                          <a:prstGeom prst="rect">
                            <a:avLst/>
                          </a:prstGeom>
                        </pic:spPr>
                      </pic:pic>
                      <pic:pic xmlns:pic="http://schemas.openxmlformats.org/drawingml/2006/picture">
                        <pic:nvPicPr>
                          <pic:cNvPr id="14226" name="Picture 14226"/>
                          <pic:cNvPicPr/>
                        </pic:nvPicPr>
                        <pic:blipFill>
                          <a:blip r:embed="rId34"/>
                          <a:stretch>
                            <a:fillRect/>
                          </a:stretch>
                        </pic:blipFill>
                        <pic:spPr>
                          <a:xfrm>
                            <a:off x="5792166" y="0"/>
                            <a:ext cx="4572" cy="6096"/>
                          </a:xfrm>
                          <a:prstGeom prst="rect">
                            <a:avLst/>
                          </a:prstGeom>
                        </pic:spPr>
                      </pic:pic>
                    </wpg:wgp>
                  </a:graphicData>
                </a:graphic>
              </wp:inline>
            </w:drawing>
          </mc:Choice>
          <mc:Fallback>
            <w:pict>
              <v:group w14:anchorId="55CD8C23" id="Group 77506" o:spid="_x0000_s1026" style="width:456.45pt;height:.5pt;mso-position-horizontal-relative:char;mso-position-vertical-relative:line" coordsize="579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">
                <v:shape id="Picture 13846" o:spid="_x0000_s1027" type="#_x0000_t75" style="position:absolute;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">
                  <v:imagedata r:id="rId35" o:title=""/>
                </v:shape>
                <v:shape id="Picture 13848" o:spid="_x0000_s1028" type="#_x0000_t75" style="position:absolute;left:30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">
                  <v:imagedata r:id="rId35" o:title=""/>
                </v:shape>
                <v:shape id="Picture 13850" o:spid="_x0000_s1029" type="#_x0000_t75" style="position:absolute;left:6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">
                  <v:imagedata r:id="rId35" o:title=""/>
                </v:shape>
                <v:shape id="Picture 13852" o:spid="_x0000_s1030" type="#_x0000_t75" style="position:absolute;left:9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">
                  <v:imagedata r:id="rId35" o:title=""/>
                </v:shape>
                <v:shape id="Picture 13854" o:spid="_x0000_s1031" type="#_x0000_t75" style="position:absolute;left:12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">
                  <v:imagedata r:id="rId35" o:title=""/>
                </v:shape>
                <v:shape id="Picture 13856" o:spid="_x0000_s1032" type="#_x0000_t75" style="position:absolute;left:15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">
                  <v:imagedata r:id="rId35" o:title=""/>
                </v:shape>
                <v:shape id="Picture 13858" o:spid="_x0000_s1033" type="#_x0000_t75" style="position:absolute;left:18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">
                  <v:imagedata r:id="rId35" o:title=""/>
                </v:shape>
                <v:shape id="Picture 13860" o:spid="_x0000_s1034" type="#_x0000_t75" style="position:absolute;left:21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">
                  <v:imagedata r:id="rId35" o:title=""/>
                </v:shape>
                <v:shape id="Picture 13862" o:spid="_x0000_s1035" type="#_x0000_t75" style="position:absolute;left:24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">
                  <v:imagedata r:id="rId35" o:title=""/>
                </v:shape>
                <v:shape id="Picture 13864" o:spid="_x0000_s1036" type="#_x0000_t75" style="position:absolute;left:27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">
                  <v:imagedata r:id="rId35" o:title=""/>
                </v:shape>
                <v:shape id="Picture 13866" o:spid="_x0000_s1037" type="#_x0000_t75" style="position:absolute;left:30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">
                  <v:imagedata r:id="rId35" o:title=""/>
                </v:shape>
                <v:shape id="Picture 13868" o:spid="_x0000_s1038" type="#_x0000_t75" style="position:absolute;left:33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">
                  <v:imagedata r:id="rId35" o:title=""/>
                </v:shape>
                <v:shape id="Picture 13870" o:spid="_x0000_s1039" type="#_x0000_t75" style="position:absolute;left:36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">
                  <v:imagedata r:id="rId35" o:title=""/>
                </v:shape>
                <v:shape id="Picture 13872" o:spid="_x0000_s1040" type="#_x0000_t75" style="position:absolute;left:396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">
                  <v:imagedata r:id="rId35" o:title=""/>
                </v:shape>
                <v:shape id="Picture 13874" o:spid="_x0000_s1041" type="#_x0000_t75" style="position:absolute;left:4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">
                  <v:imagedata r:id="rId35" o:title=""/>
                </v:shape>
                <v:shape id="Picture 13876" o:spid="_x0000_s1042" type="#_x0000_t75" style="position:absolute;left:4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">
                  <v:imagedata r:id="rId35" o:title=""/>
                </v:shape>
                <v:shape id="Picture 13878" o:spid="_x0000_s1043" type="#_x0000_t75" style="position:absolute;left:4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">
                  <v:imagedata r:id="rId35" o:title=""/>
                </v:shape>
                <v:shape id="Picture 13880" o:spid="_x0000_s1044" type="#_x0000_t75" style="position:absolute;left:5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">
                  <v:imagedata r:id="rId35" o:title=""/>
                </v:shape>
                <v:shape id="Picture 13882" o:spid="_x0000_s1045" type="#_x0000_t75" style="position:absolute;left:5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">
                  <v:imagedata r:id="rId35" o:title=""/>
                </v:shape>
                <v:shape id="Picture 13884" o:spid="_x0000_s1046" type="#_x0000_t75" style="position:absolute;left:5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">
                  <v:imagedata r:id="rId35" o:title=""/>
                </v:shape>
                <v:shape id="Picture 13886" o:spid="_x0000_s1047" type="#_x0000_t75" style="position:absolute;left:6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">
                  <v:imagedata r:id="rId35" o:title=""/>
                </v:shape>
                <v:shape id="Picture 13888" o:spid="_x0000_s1048" type="#_x0000_t75" style="position:absolute;left:6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">
                  <v:imagedata r:id="rId35" o:title=""/>
                </v:shape>
                <v:shape id="Picture 13890" o:spid="_x0000_s1049" type="#_x0000_t75" style="position:absolute;left:6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">
                  <v:imagedata r:id="rId35" o:title=""/>
                </v:shape>
                <v:shape id="Picture 13892" o:spid="_x0000_s1050" type="#_x0000_t75" style="position:absolute;left:7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">
                  <v:imagedata r:id="rId35" o:title=""/>
                </v:shape>
                <v:shape id="Picture 13894" o:spid="_x0000_s1051" type="#_x0000_t75" style="position:absolute;left:7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">
                  <v:imagedata r:id="rId35" o:title=""/>
                </v:shape>
                <v:shape id="Picture 13896" o:spid="_x0000_s1052" type="#_x0000_t75" style="position:absolute;left:7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">
                  <v:imagedata r:id="rId35" o:title=""/>
                </v:shape>
                <v:shape id="Picture 13898" o:spid="_x0000_s1053" type="#_x0000_t75" style="position:absolute;left:7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">
                  <v:imagedata r:id="rId35" o:title=""/>
                </v:shape>
                <v:shape id="Picture 13900" o:spid="_x0000_s1054" type="#_x0000_t75" style="position:absolute;left:8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">
                  <v:imagedata r:id="rId35" o:title=""/>
                </v:shape>
                <v:shape id="Picture 13902" o:spid="_x0000_s1055" type="#_x0000_t75" style="position:absolute;left:8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">
                  <v:imagedata r:id="rId35" o:title=""/>
                </v:shape>
                <v:shape id="Picture 13904" o:spid="_x0000_s1056" type="#_x0000_t75" style="position:absolute;left:8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">
                  <v:imagedata r:id="rId35" o:title=""/>
                </v:shape>
                <v:shape id="Picture 13906" o:spid="_x0000_s1057" type="#_x0000_t75" style="position:absolute;left:9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">
                  <v:imagedata r:id="rId35" o:title=""/>
                </v:shape>
                <v:shape id="Picture 13908" o:spid="_x0000_s1058" type="#_x0000_t75" style="position:absolute;left:9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">
                  <v:imagedata r:id="rId35" o:title=""/>
                </v:shape>
                <v:shape id="Picture 13910" o:spid="_x0000_s1059" type="#_x0000_t75" style="position:absolute;left:9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">
                  <v:imagedata r:id="rId35" o:title=""/>
                </v:shape>
                <v:shape id="Picture 13912" o:spid="_x0000_s1060" type="#_x0000_t75" style="position:absolute;left:10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">
                  <v:imagedata r:id="rId35" o:title=""/>
                </v:shape>
                <v:shape id="Picture 13914" o:spid="_x0000_s1061" type="#_x0000_t75" style="position:absolute;left:10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">
                  <v:imagedata r:id="rId35" o:title=""/>
                </v:shape>
                <v:shape id="Picture 13916" o:spid="_x0000_s1062" type="#_x0000_t75" style="position:absolute;left:10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">
                  <v:imagedata r:id="rId35" o:title=""/>
                </v:shape>
                <v:shape id="Picture 13918" o:spid="_x0000_s1063" type="#_x0000_t75" style="position:absolute;left:10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">
                  <v:imagedata r:id="rId35" o:title=""/>
                </v:shape>
                <v:shape id="Picture 13920" o:spid="_x0000_s1064" type="#_x0000_t75" style="position:absolute;left:11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">
                  <v:imagedata r:id="rId35" o:title=""/>
                </v:shape>
                <v:shape id="Picture 13922" o:spid="_x0000_s1065" type="#_x0000_t75" style="position:absolute;left:11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">
                  <v:imagedata r:id="rId35" o:title=""/>
                </v:shape>
                <v:shape id="Picture 13924" o:spid="_x0000_s1066" type="#_x0000_t75" style="position:absolute;left:11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">
                  <v:imagedata r:id="rId35" o:title=""/>
                </v:shape>
                <v:shape id="Picture 13926" o:spid="_x0000_s1067" type="#_x0000_t75" style="position:absolute;left:12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">
                  <v:imagedata r:id="rId35" o:title=""/>
                </v:shape>
                <v:shape id="Picture 13928" o:spid="_x0000_s1068" type="#_x0000_t75" style="position:absolute;left:12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">
                  <v:imagedata r:id="rId35" o:title=""/>
                </v:shape>
                <v:shape id="Picture 13930" o:spid="_x0000_s1069" type="#_x0000_t75" style="position:absolute;left:12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">
                  <v:imagedata r:id="rId35" o:title=""/>
                </v:shape>
                <v:shape id="Picture 13932" o:spid="_x0000_s1070" type="#_x0000_t75" style="position:absolute;left:13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">
                  <v:imagedata r:id="rId35" o:title=""/>
                </v:shape>
                <v:shape id="Picture 13934" o:spid="_x0000_s1071" type="#_x0000_t75" style="position:absolute;left:13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">
                  <v:imagedata r:id="rId35" o:title=""/>
                </v:shape>
                <v:shape id="Picture 13936" o:spid="_x0000_s1072" type="#_x0000_t75" style="position:absolute;left:13715;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">
                  <v:imagedata r:id="rId35" o:title=""/>
                </v:shape>
                <v:shape id="Picture 13938" o:spid="_x0000_s1073" type="#_x0000_t75" style="position:absolute;left:1402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">
                  <v:imagedata r:id="rId35" o:title=""/>
                </v:shape>
                <v:shape id="Picture 13940" o:spid="_x0000_s1074" type="#_x0000_t75" style="position:absolute;left:1432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">
                  <v:imagedata r:id="rId35" o:title=""/>
                </v:shape>
                <v:shape id="Picture 13942" o:spid="_x0000_s1075" type="#_x0000_t75" style="position:absolute;left:146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">
                  <v:imagedata r:id="rId35" o:title=""/>
                </v:shape>
                <v:shape id="Picture 13944" o:spid="_x0000_s1076" type="#_x0000_t75" style="position:absolute;left:149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">
                  <v:imagedata r:id="rId35" o:title=""/>
                </v:shape>
                <v:shape id="Picture 13946" o:spid="_x0000_s1077" type="#_x0000_t75" style="position:absolute;left:152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">
                  <v:imagedata r:id="rId35" o:title=""/>
                </v:shape>
                <v:shape id="Picture 13948" o:spid="_x0000_s1078" type="#_x0000_t75" style="position:absolute;left:1554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">
                  <v:imagedata r:id="rId35" o:title=""/>
                </v:shape>
                <v:shape id="Picture 13950" o:spid="_x0000_s1079" type="#_x0000_t75" style="position:absolute;left:1585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">
                  <v:imagedata r:id="rId35" o:title=""/>
                </v:shape>
                <v:shape id="Picture 13952" o:spid="_x0000_s1080" type="#_x0000_t75" style="position:absolute;left:161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">
                  <v:imagedata r:id="rId35" o:title=""/>
                </v:shape>
                <v:shape id="Picture 13954" o:spid="_x0000_s1081" type="#_x0000_t75" style="position:absolute;left:164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">
                  <v:imagedata r:id="rId35" o:title=""/>
                </v:shape>
                <v:shape id="Picture 13956" o:spid="_x0000_s1082" type="#_x0000_t75" style="position:absolute;left:167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">
                  <v:imagedata r:id="rId35" o:title=""/>
                </v:shape>
                <v:shape id="Picture 13958" o:spid="_x0000_s1083" type="#_x0000_t75" style="position:absolute;left:1707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">
                  <v:imagedata r:id="rId35" o:title=""/>
                </v:shape>
                <v:shape id="Picture 13960" o:spid="_x0000_s1084" type="#_x0000_t75" style="position:absolute;left:173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">
                  <v:imagedata r:id="rId35" o:title=""/>
                </v:shape>
                <v:shape id="Picture 13962" o:spid="_x0000_s1085" type="#_x0000_t75" style="position:absolute;left:176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">
                  <v:imagedata r:id="rId35" o:title=""/>
                </v:shape>
                <v:shape id="Picture 13964" o:spid="_x0000_s1086" type="#_x0000_t75" style="position:absolute;left:179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">
                  <v:imagedata r:id="rId35" o:title=""/>
                </v:shape>
                <v:shape id="Picture 13966" o:spid="_x0000_s1087" type="#_x0000_t75" style="position:absolute;left:182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">
                  <v:imagedata r:id="rId35" o:title=""/>
                </v:shape>
                <v:shape id="Picture 13968" o:spid="_x0000_s1088" type="#_x0000_t75" style="position:absolute;left:1859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">
                  <v:imagedata r:id="rId35" o:title=""/>
                </v:shape>
                <v:shape id="Picture 13970" o:spid="_x0000_s1089" type="#_x0000_t75" style="position:absolute;left:189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">
                  <v:imagedata r:id="rId35" o:title=""/>
                </v:shape>
                <v:shape id="Picture 13972" o:spid="_x0000_s1090" type="#_x0000_t75" style="position:absolute;left:19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">
                  <v:imagedata r:id="rId35" o:title=""/>
                </v:shape>
                <v:shape id="Picture 13974" o:spid="_x0000_s1091" type="#_x0000_t75" style="position:absolute;left:19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">
                  <v:imagedata r:id="rId35" o:title=""/>
                </v:shape>
                <v:shape id="Picture 13976" o:spid="_x0000_s1092" type="#_x0000_t75" style="position:absolute;left:19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">
                  <v:imagedata r:id="rId35" o:title=""/>
                </v:shape>
                <v:shape id="Picture 13978" o:spid="_x0000_s1093" type="#_x0000_t75" style="position:absolute;left:20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">
                  <v:imagedata r:id="rId35" o:title=""/>
                </v:shape>
                <v:shape id="Picture 13980" o:spid="_x0000_s1094" type="#_x0000_t75" style="position:absolute;left:20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">
                  <v:imagedata r:id="rId35" o:title=""/>
                </v:shape>
                <v:shape id="Picture 13982" o:spid="_x0000_s1095" type="#_x0000_t75" style="position:absolute;left:20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">
                  <v:imagedata r:id="rId35" o:title=""/>
                </v:shape>
                <v:shape id="Picture 13984" o:spid="_x0000_s1096" type="#_x0000_t75" style="position:absolute;left:21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">
                  <v:imagedata r:id="rId35" o:title=""/>
                </v:shape>
                <v:shape id="Picture 13986" o:spid="_x0000_s1097" type="#_x0000_t75" style="position:absolute;left:21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">
                  <v:imagedata r:id="rId35" o:title=""/>
                </v:shape>
                <v:shape id="Picture 13988" o:spid="_x0000_s1098" type="#_x0000_t75" style="position:absolute;left:21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">
                  <v:imagedata r:id="rId35" o:title=""/>
                </v:shape>
                <v:shape id="Picture 13990" o:spid="_x0000_s1099" type="#_x0000_t75" style="position:absolute;left:21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">
                  <v:imagedata r:id="rId35" o:title=""/>
                </v:shape>
                <v:shape id="Picture 13992" o:spid="_x0000_s1100" type="#_x0000_t75" style="position:absolute;left:22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">
                  <v:imagedata r:id="rId35" o:title=""/>
                </v:shape>
                <v:shape id="Picture 13994" o:spid="_x0000_s1101" type="#_x0000_t75" style="position:absolute;left:22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">
                  <v:imagedata r:id="rId35" o:title=""/>
                </v:shape>
                <v:shape id="Picture 13996" o:spid="_x0000_s1102" type="#_x0000_t75" style="position:absolute;left:22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">
                  <v:imagedata r:id="rId35" o:title=""/>
                </v:shape>
                <v:shape id="Picture 13998" o:spid="_x0000_s1103" type="#_x0000_t75" style="position:absolute;left:23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">
                  <v:imagedata r:id="rId35" o:title=""/>
                </v:shape>
                <v:shape id="Picture 14000" o:spid="_x0000_s1104" type="#_x0000_t75" style="position:absolute;left:23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">
                  <v:imagedata r:id="rId35" o:title=""/>
                </v:shape>
                <v:shape id="Picture 14002" o:spid="_x0000_s1105" type="#_x0000_t75" style="position:absolute;left:23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">
                  <v:imagedata r:id="rId35" o:title=""/>
                </v:shape>
                <v:shape id="Picture 14004" o:spid="_x0000_s1106" type="#_x0000_t75" style="position:absolute;left:24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">
                  <v:imagedata r:id="rId35" o:title=""/>
                </v:shape>
                <v:shape id="Picture 14006" o:spid="_x0000_s1107" type="#_x0000_t75" style="position:absolute;left:24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">
                  <v:imagedata r:id="rId35" o:title=""/>
                </v:shape>
                <v:shape id="Picture 14008" o:spid="_x0000_s1108" type="#_x0000_t75" style="position:absolute;left:24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">
                  <v:imagedata r:id="rId35" o:title=""/>
                </v:shape>
                <v:shape id="Picture 14010" o:spid="_x0000_s1109" type="#_x0000_t75" style="position:absolute;left:24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">
                  <v:imagedata r:id="rId35" o:title=""/>
                </v:shape>
                <v:shape id="Picture 14012" o:spid="_x0000_s1110" type="#_x0000_t75" style="position:absolute;left:25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">
                  <v:imagedata r:id="rId35" o:title=""/>
                </v:shape>
                <v:shape id="Picture 14014" o:spid="_x0000_s1111" type="#_x0000_t75" style="position:absolute;left:25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">
                  <v:imagedata r:id="rId35" o:title=""/>
                </v:shape>
                <v:shape id="Picture 14016" o:spid="_x0000_s1112" type="#_x0000_t75" style="position:absolute;left:25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">
                  <v:imagedata r:id="rId35" o:title=""/>
                </v:shape>
                <v:shape id="Picture 14018" o:spid="_x0000_s1113" type="#_x0000_t75" style="position:absolute;left:26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">
                  <v:imagedata r:id="rId35" o:title=""/>
                </v:shape>
                <v:shape id="Picture 14020" o:spid="_x0000_s1114" type="#_x0000_t75" style="position:absolute;left:26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">
                  <v:imagedata r:id="rId35" o:title=""/>
                </v:shape>
                <v:shape id="Picture 14022" o:spid="_x0000_s1115" type="#_x0000_t75" style="position:absolute;left:26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">
                  <v:imagedata r:id="rId35" o:title=""/>
                </v:shape>
                <v:shape id="Picture 14024" o:spid="_x0000_s1116" type="#_x0000_t75" style="position:absolute;left:27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">
                  <v:imagedata r:id="rId35" o:title=""/>
                </v:shape>
                <v:shape id="Picture 14026" o:spid="_x0000_s1117" type="#_x0000_t75" style="position:absolute;left:27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">
                  <v:imagedata r:id="rId35" o:title=""/>
                </v:shape>
                <v:shape id="Picture 14028" o:spid="_x0000_s1118" type="#_x0000_t75" style="position:absolute;left:27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">
                  <v:imagedata r:id="rId35" o:title=""/>
                </v:shape>
                <v:shape id="Picture 14030" o:spid="_x0000_s1119" type="#_x0000_t75" style="position:absolute;left:28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">
                  <v:imagedata r:id="rId35" o:title=""/>
                </v:shape>
                <v:shape id="Picture 14032" o:spid="_x0000_s1120" type="#_x0000_t75" style="position:absolute;left:28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">
                  <v:imagedata r:id="rId35" o:title=""/>
                </v:shape>
                <v:shape id="Picture 14034" o:spid="_x0000_s1121" type="#_x0000_t75" style="position:absolute;left:28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">
                  <v:imagedata r:id="rId35" o:title=""/>
                </v:shape>
                <v:shape id="Picture 14036" o:spid="_x0000_s1122" type="#_x0000_t75" style="position:absolute;left:28959;width:30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">
                  <v:imagedata r:id="rId35" o:title=""/>
                </v:shape>
                <v:shape id="Picture 14038" o:spid="_x0000_s1123" type="#_x0000_t75" style="position:absolute;left:2926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">
                  <v:imagedata r:id="rId35" o:title=""/>
                </v:shape>
                <v:shape id="Picture 14040" o:spid="_x0000_s1124" type="#_x0000_t75" style="position:absolute;left:2957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">
                  <v:imagedata r:id="rId35" o:title=""/>
                </v:shape>
                <v:shape id="Picture 14042" o:spid="_x0000_s1125" type="#_x0000_t75" style="position:absolute;left:2987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">
                  <v:imagedata r:id="rId35" o:title=""/>
                </v:shape>
                <v:shape id="Picture 14044" o:spid="_x0000_s1126" type="#_x0000_t75" style="position:absolute;left:3018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">
                  <v:imagedata r:id="rId35" o:title=""/>
                </v:shape>
                <v:shape id="Picture 14046" o:spid="_x0000_s1127" type="#_x0000_t75" style="position:absolute;left:3048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">
                  <v:imagedata r:id="rId35" o:title=""/>
                </v:shape>
                <v:shape id="Picture 14048" o:spid="_x0000_s1128" type="#_x0000_t75" style="position:absolute;left:3079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">
                  <v:imagedata r:id="rId35" o:title=""/>
                </v:shape>
                <v:shape id="Picture 14050" o:spid="_x0000_s1129" type="#_x0000_t75" style="position:absolute;left:3109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">
                  <v:imagedata r:id="rId35" o:title=""/>
                </v:shape>
                <v:shape id="Picture 14052" o:spid="_x0000_s1130" type="#_x0000_t75" style="position:absolute;left:3140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">
                  <v:imagedata r:id="rId35" o:title=""/>
                </v:shape>
                <v:shape id="Picture 14054" o:spid="_x0000_s1131" type="#_x0000_t75" style="position:absolute;left:3170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">
                  <v:imagedata r:id="rId35" o:title=""/>
                </v:shape>
                <v:shape id="Picture 14056" o:spid="_x0000_s1132" type="#_x0000_t75" style="position:absolute;left:3200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">
                  <v:imagedata r:id="rId35" o:title=""/>
                </v:shape>
                <v:shape id="Picture 14058" o:spid="_x0000_s1133" type="#_x0000_t75" style="position:absolute;left:3231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">
                  <v:imagedata r:id="rId35" o:title=""/>
                </v:shape>
                <v:shape id="Picture 14060" o:spid="_x0000_s1134" type="#_x0000_t75" style="position:absolute;left:3261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">
                  <v:imagedata r:id="rId35" o:title=""/>
                </v:shape>
                <v:shape id="Picture 14062" o:spid="_x0000_s1135" type="#_x0000_t75" style="position:absolute;left:329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">
                  <v:imagedata r:id="rId35" o:title=""/>
                </v:shape>
                <v:shape id="Picture 14064" o:spid="_x0000_s1136" type="#_x0000_t75" style="position:absolute;left:3322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">
                  <v:imagedata r:id="rId35" o:title=""/>
                </v:shape>
                <v:shape id="Picture 14066" o:spid="_x0000_s1137" type="#_x0000_t75" style="position:absolute;left:3353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">
                  <v:imagedata r:id="rId35" o:title=""/>
                </v:shape>
                <v:shape id="Picture 14068" o:spid="_x0000_s1138" type="#_x0000_t75" style="position:absolute;left:3383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">
                  <v:imagedata r:id="rId35" o:title=""/>
                </v:shape>
                <v:shape id="Picture 14070" o:spid="_x0000_s1139" type="#_x0000_t75" style="position:absolute;left:3414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">
                  <v:imagedata r:id="rId35" o:title=""/>
                </v:shape>
                <v:shape id="Picture 14072" o:spid="_x0000_s1140" type="#_x0000_t75" style="position:absolute;left:344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">
                  <v:imagedata r:id="rId35" o:title=""/>
                </v:shape>
                <v:shape id="Picture 14074" o:spid="_x0000_s1141" type="#_x0000_t75" style="position:absolute;left:3475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">
                  <v:imagedata r:id="rId35" o:title=""/>
                </v:shape>
                <v:shape id="Picture 14076" o:spid="_x0000_s1142" type="#_x0000_t75" style="position:absolute;left:3505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">
                  <v:imagedata r:id="rId35" o:title=""/>
                </v:shape>
                <v:shape id="Picture 14078" o:spid="_x0000_s1143" type="#_x0000_t75" style="position:absolute;left:3536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">
                  <v:imagedata r:id="rId35" o:title=""/>
                </v:shape>
                <v:shape id="Picture 14080" o:spid="_x0000_s1144" type="#_x0000_t75" style="position:absolute;left:3566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">
                  <v:imagedata r:id="rId35" o:title=""/>
                </v:shape>
                <v:shape id="Picture 14082" o:spid="_x0000_s1145" type="#_x0000_t75" style="position:absolute;left:359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">
                  <v:imagedata r:id="rId35" o:title=""/>
                </v:shape>
                <v:shape id="Picture 14084" o:spid="_x0000_s1146" type="#_x0000_t75" style="position:absolute;left:36277;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">
                  <v:imagedata r:id="rId35" o:title=""/>
                </v:shape>
                <v:shape id="Picture 14086" o:spid="_x0000_s1147" type="#_x0000_t75" style="position:absolute;left:3658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">
                  <v:imagedata r:id="rId35" o:title=""/>
                </v:shape>
                <v:shape id="Picture 14088" o:spid="_x0000_s1148" type="#_x0000_t75" style="position:absolute;left:3688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">
                  <v:imagedata r:id="rId35" o:title=""/>
                </v:shape>
                <v:shape id="Picture 14090" o:spid="_x0000_s1149" type="#_x0000_t75" style="position:absolute;left:3719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">
                  <v:imagedata r:id="rId35" o:title=""/>
                </v:shape>
                <v:shape id="Picture 14092" o:spid="_x0000_s1150" type="#_x0000_t75" style="position:absolute;left:374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">
                  <v:imagedata r:id="rId35" o:title=""/>
                </v:shape>
                <v:shape id="Picture 14094" o:spid="_x0000_s1151" type="#_x0000_t75" style="position:absolute;left:37801;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">
                  <v:imagedata r:id="rId35" o:title=""/>
                </v:shape>
                <v:shape id="Picture 14096" o:spid="_x0000_s1152" type="#_x0000_t75" style="position:absolute;left:381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">
                  <v:imagedata r:id="rId35" o:title=""/>
                </v:shape>
                <v:shape id="Picture 14098" o:spid="_x0000_s1153" type="#_x0000_t75" style="position:absolute;left:384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">
                  <v:imagedata r:id="rId35" o:title=""/>
                </v:shape>
                <v:shape id="Picture 14100" o:spid="_x0000_s1154" type="#_x0000_t75" style="position:absolute;left:387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">
                  <v:imagedata r:id="rId35" o:title=""/>
                </v:shape>
                <v:shape id="Picture 14102" o:spid="_x0000_s1155" type="#_x0000_t75" style="position:absolute;left:390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">
                  <v:imagedata r:id="rId35" o:title=""/>
                </v:shape>
                <v:shape id="Picture 14104" o:spid="_x0000_s1156" type="#_x0000_t75" style="position:absolute;left:39325;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">
                  <v:imagedata r:id="rId35" o:title=""/>
                </v:shape>
                <v:shape id="Picture 14106" o:spid="_x0000_s1157" type="#_x0000_t75" style="position:absolute;left:396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">
                  <v:imagedata r:id="rId35" o:title=""/>
                </v:shape>
                <v:shape id="Picture 14108" o:spid="_x0000_s1158" type="#_x0000_t75" style="position:absolute;left:399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">
                  <v:imagedata r:id="rId35" o:title=""/>
                </v:shape>
                <v:shape id="Picture 14110" o:spid="_x0000_s1159" type="#_x0000_t75" style="position:absolute;left:402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">
                  <v:imagedata r:id="rId35" o:title=""/>
                </v:shape>
                <v:shape id="Picture 14112" o:spid="_x0000_s1160" type="#_x0000_t75" style="position:absolute;left:405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">
                  <v:imagedata r:id="rId35" o:title=""/>
                </v:shape>
                <v:shape id="Picture 14114" o:spid="_x0000_s1161" type="#_x0000_t75" style="position:absolute;left:40849;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">
                  <v:imagedata r:id="rId35" o:title=""/>
                </v:shape>
                <v:shape id="Picture 14116" o:spid="_x0000_s1162" type="#_x0000_t75" style="position:absolute;left:411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">
                  <v:imagedata r:id="rId35" o:title=""/>
                </v:shape>
                <v:shape id="Picture 14118" o:spid="_x0000_s1163" type="#_x0000_t75" style="position:absolute;left:414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">
                  <v:imagedata r:id="rId35" o:title=""/>
                </v:shape>
                <v:shape id="Picture 14120" o:spid="_x0000_s1164" type="#_x0000_t75" style="position:absolute;left:417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">
                  <v:imagedata r:id="rId35" o:title=""/>
                </v:shape>
                <v:shape id="Picture 14122" o:spid="_x0000_s1165" type="#_x0000_t75" style="position:absolute;left:420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">
                  <v:imagedata r:id="rId35" o:title=""/>
                </v:shape>
                <v:shape id="Picture 14124" o:spid="_x0000_s1166" type="#_x0000_t75" style="position:absolute;left:42373;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">
                  <v:imagedata r:id="rId35" o:title=""/>
                </v:shape>
                <v:shape id="Picture 14126" o:spid="_x0000_s1167" type="#_x0000_t75" style="position:absolute;left:426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">
                  <v:imagedata r:id="rId35" o:title=""/>
                </v:shape>
                <v:shape id="Picture 14128" o:spid="_x0000_s1168" type="#_x0000_t75" style="position:absolute;left:429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">
                  <v:imagedata r:id="rId35" o:title=""/>
                </v:shape>
                <v:shape id="Picture 14130" o:spid="_x0000_s1169" type="#_x0000_t75" style="position:absolute;left:432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">
                  <v:imagedata r:id="rId35" o:title=""/>
                </v:shape>
                <v:shape id="Picture 14132" o:spid="_x0000_s1170" type="#_x0000_t75" style="position:absolute;left:435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">
                  <v:imagedata r:id="rId35" o:title=""/>
                </v:shape>
                <v:shape id="Picture 14134" o:spid="_x0000_s1171" type="#_x0000_t75" style="position:absolute;left:43897;width:307;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">
                  <v:imagedata r:id="rId35" o:title=""/>
                </v:shape>
                <v:shape id="Picture 14136" o:spid="_x0000_s1172" type="#_x0000_t75" style="position:absolute;left:4420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">
                  <v:imagedata r:id="rId35" o:title=""/>
                </v:shape>
                <v:shape id="Picture 14138" o:spid="_x0000_s1173" type="#_x0000_t75" style="position:absolute;left:4451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">
                  <v:imagedata r:id="rId35" o:title=""/>
                </v:shape>
                <v:shape id="Picture 14140" o:spid="_x0000_s1174" type="#_x0000_t75" style="position:absolute;left:4481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">
                  <v:imagedata r:id="rId35" o:title=""/>
                </v:shape>
                <v:shape id="Picture 14142" o:spid="_x0000_s1175" type="#_x0000_t75" style="position:absolute;left:4512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">
                  <v:imagedata r:id="rId35" o:title=""/>
                </v:shape>
                <v:shape id="Picture 14144" o:spid="_x0000_s1176" type="#_x0000_t75" style="position:absolute;left:4542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">
                  <v:imagedata r:id="rId35" o:title=""/>
                </v:shape>
                <v:shape id="Picture 14146" o:spid="_x0000_s1177" type="#_x0000_t75" style="position:absolute;left:4572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">
                  <v:imagedata r:id="rId35" o:title=""/>
                </v:shape>
                <v:shape id="Picture 14148" o:spid="_x0000_s1178" type="#_x0000_t75" style="position:absolute;left:4603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">
                  <v:imagedata r:id="rId35" o:title=""/>
                </v:shape>
                <v:shape id="Picture 14150" o:spid="_x0000_s1179" type="#_x0000_t75" style="position:absolute;left:4633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">
                  <v:imagedata r:id="rId35" o:title=""/>
                </v:shape>
                <v:shape id="Picture 14152" o:spid="_x0000_s1180" type="#_x0000_t75" style="position:absolute;left:4664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">
                  <v:imagedata r:id="rId35" o:title=""/>
                </v:shape>
                <v:shape id="Picture 14154" o:spid="_x0000_s1181" type="#_x0000_t75" style="position:absolute;left:4694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">
                  <v:imagedata r:id="rId35" o:title=""/>
                </v:shape>
                <v:shape id="Picture 14156" o:spid="_x0000_s1182" type="#_x0000_t75" style="position:absolute;left:4725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">
                  <v:imagedata r:id="rId35" o:title=""/>
                </v:shape>
                <v:shape id="Picture 14158" o:spid="_x0000_s1183" type="#_x0000_t75" style="position:absolute;left:4755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">
                  <v:imagedata r:id="rId35" o:title=""/>
                </v:shape>
                <v:shape id="Picture 14160" o:spid="_x0000_s1184" type="#_x0000_t75" style="position:absolute;left:4786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">
                  <v:imagedata r:id="rId35" o:title=""/>
                </v:shape>
                <v:shape id="Picture 14162" o:spid="_x0000_s1185" type="#_x0000_t75" style="position:absolute;left:4816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">
                  <v:imagedata r:id="rId35" o:title=""/>
                </v:shape>
                <v:shape id="Picture 14164" o:spid="_x0000_s1186" type="#_x0000_t75" style="position:absolute;left:4847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">
                  <v:imagedata r:id="rId35" o:title=""/>
                </v:shape>
                <v:shape id="Picture 14166" o:spid="_x0000_s1187" type="#_x0000_t75" style="position:absolute;left:4877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">
                  <v:imagedata r:id="rId35" o:title=""/>
                </v:shape>
                <v:shape id="Picture 14168" o:spid="_x0000_s1188" type="#_x0000_t75" style="position:absolute;left:4908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">
                  <v:imagedata r:id="rId35" o:title=""/>
                </v:shape>
                <v:shape id="Picture 14170" o:spid="_x0000_s1189" type="#_x0000_t75" style="position:absolute;left:4938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">
                  <v:imagedata r:id="rId35" o:title=""/>
                </v:shape>
                <v:shape id="Picture 14172" o:spid="_x0000_s1190" type="#_x0000_t75" style="position:absolute;left:4969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">
                  <v:imagedata r:id="rId35" o:title=""/>
                </v:shape>
                <v:shape id="Picture 14174" o:spid="_x0000_s1191" type="#_x0000_t75" style="position:absolute;left:4999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">
                  <v:imagedata r:id="rId35" o:title=""/>
                </v:shape>
                <v:shape id="Picture 14176" o:spid="_x0000_s1192" type="#_x0000_t75" style="position:absolute;left:5030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">
                  <v:imagedata r:id="rId35" o:title=""/>
                </v:shape>
                <v:shape id="Picture 14178" o:spid="_x0000_s1193" type="#_x0000_t75" style="position:absolute;left:5060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">
                  <v:imagedata r:id="rId35" o:title=""/>
                </v:shape>
                <v:shape id="Picture 14180" o:spid="_x0000_s1194" type="#_x0000_t75" style="position:absolute;left:50911;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">
                  <v:imagedata r:id="rId35" o:title=""/>
                </v:shape>
                <v:shape id="Picture 14182" o:spid="_x0000_s1195" type="#_x0000_t75" style="position:absolute;left:51216;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">
                  <v:imagedata r:id="rId35" o:title=""/>
                </v:shape>
                <v:shape id="Picture 14184" o:spid="_x0000_s1196" type="#_x0000_t75" style="position:absolute;left:5152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">
                  <v:imagedata r:id="rId35" o:title=""/>
                </v:shape>
                <v:shape id="Picture 14186" o:spid="_x0000_s1197" type="#_x0000_t75" style="position:absolute;left:5182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">
                  <v:imagedata r:id="rId35" o:title=""/>
                </v:shape>
                <v:shape id="Picture 14188" o:spid="_x0000_s1198" type="#_x0000_t75" style="position:absolute;left:52130;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">
                  <v:imagedata r:id="rId35" o:title=""/>
                </v:shape>
                <v:shape id="Picture 14190" o:spid="_x0000_s1199" type="#_x0000_t75" style="position:absolute;left:52435;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">
                  <v:imagedata r:id="rId35" o:title=""/>
                </v:shape>
                <v:shape id="Picture 14192" o:spid="_x0000_s1200" type="#_x0000_t75" style="position:absolute;left:52740;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">
                  <v:imagedata r:id="rId35" o:title=""/>
                </v:shape>
                <v:shape id="Picture 14194" o:spid="_x0000_s1201" type="#_x0000_t75" style="position:absolute;left:5304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">
                  <v:imagedata r:id="rId35" o:title=""/>
                </v:shape>
                <v:shape id="Picture 14196" o:spid="_x0000_s1202" type="#_x0000_t75" style="position:absolute;left:5334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">
                  <v:imagedata r:id="rId35" o:title=""/>
                </v:shape>
                <v:shape id="Picture 14198" o:spid="_x0000_s1203" type="#_x0000_t75" style="position:absolute;left:53654;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">
                  <v:imagedata r:id="rId35" o:title=""/>
                </v:shape>
                <v:shape id="Picture 14200" o:spid="_x0000_s1204" type="#_x0000_t75" style="position:absolute;left:53959;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">
                  <v:imagedata r:id="rId35" o:title=""/>
                </v:shape>
                <v:shape id="Picture 14202" o:spid="_x0000_s1205" type="#_x0000_t75" style="position:absolute;left:54264;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">
                  <v:imagedata r:id="rId35" o:title=""/>
                </v:shape>
                <v:shape id="Picture 14204" o:spid="_x0000_s1206" type="#_x0000_t75" style="position:absolute;left:5456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">
                  <v:imagedata r:id="rId35" o:title=""/>
                </v:shape>
                <v:shape id="Picture 14206" o:spid="_x0000_s1207" type="#_x0000_t75" style="position:absolute;left:5487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">
                  <v:imagedata r:id="rId35" o:title=""/>
                </v:shape>
                <v:shape id="Picture 14208" o:spid="_x0000_s1208" type="#_x0000_t75" style="position:absolute;left:55178;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">
                  <v:imagedata r:id="rId35" o:title=""/>
                </v:shape>
                <v:shape id="Picture 14210" o:spid="_x0000_s1209" type="#_x0000_t75" style="position:absolute;left:55483;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">
                  <v:imagedata r:id="rId35" o:title=""/>
                </v:shape>
                <v:shape id="Picture 14212" o:spid="_x0000_s1210" type="#_x0000_t75" style="position:absolute;left:55788;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">
                  <v:imagedata r:id="rId35" o:title=""/>
                </v:shape>
                <v:shape id="Picture 14214" o:spid="_x0000_s1211" type="#_x0000_t75" style="position:absolute;left:5609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">
                  <v:imagedata r:id="rId35" o:title=""/>
                </v:shape>
                <v:shape id="Picture 14216" o:spid="_x0000_s1212" type="#_x0000_t75" style="position:absolute;left:5639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">
                  <v:imagedata r:id="rId35" o:title=""/>
                </v:shape>
                <v:shape id="Picture 14218" o:spid="_x0000_s1213" type="#_x0000_t75" style="position:absolute;left:56702;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">
                  <v:imagedata r:id="rId35" o:title=""/>
                </v:shape>
                <v:shape id="Picture 14220" o:spid="_x0000_s1214" type="#_x0000_t75" style="position:absolute;left:57007;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">
                  <v:imagedata r:id="rId35" o:title=""/>
                </v:shape>
                <v:shape id="Picture 14222" o:spid="_x0000_s1215" type="#_x0000_t75" style="position:absolute;left:57312;width:30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">
                  <v:imagedata r:id="rId35" o:title=""/>
                </v:shape>
                <v:shape id="Picture 14224" o:spid="_x0000_s1216" type="#_x0000_t75" style="position:absolute;left:57616;width:30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">
                  <v:imagedata r:id="rId35" o:title=""/>
                </v:shape>
                <v:shape id="Picture 14226" o:spid="_x0000_s1217" type="#_x0000_t75" style="position:absolute;left:57921;width:4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">
                  <v:imagedata r:id="rId36" o:title=""/>
                </v:shape>
                <w10:anchorlock/>
              </v:group>
            </w:pict>
          </mc:Fallback>
        </mc:AlternateContent>
      </w:r>
    </w:p>
    <w:p w14:paraId="276ED353" w14:textId="77777777" w:rsidR="0090432E" w:rsidRDefault="004A30B3">
      <w:pPr>
        <w:spacing w:after="152"/>
        <w:ind w:left="-5" w:right="0"/>
      </w:pPr>
      <w:r>
        <w:t xml:space="preserve">Ein Ausschnitt aus der erstellten Benutzerdokumentation befindet sich im Anhang A13. </w:t>
      </w:r>
    </w:p>
    <w:p w14:paraId="61ADDB8F" w14:textId="77777777" w:rsidR="0090432E" w:rsidRDefault="004A30B3">
      <w:pPr>
        <w:ind w:left="-5" w:right="0"/>
      </w:pPr>
      <w:r>
        <w:t xml:space="preserve">Die Entwicklerdokumentation wurde mittels </w:t>
      </w:r>
      <w:r>
        <w:rPr>
          <w:i/>
        </w:rPr>
        <w:t>PHPDoc</w:t>
      </w:r>
      <w:r>
        <w:t xml:space="preserve"> automatisch generiert. Ein beispielhafter Auszug aus der Dokumentation einer Klasse findet sich im Anhang A9. </w:t>
      </w:r>
    </w:p>
    <w:p w14:paraId="65CCF6EE" w14:textId="77777777" w:rsidR="00922E86" w:rsidRDefault="00922E86">
      <w:pPr>
        <w:tabs>
          <w:tab w:val="left" w:pos="708"/>
        </w:tabs>
        <w:spacing w:after="0" w:line="259" w:lineRule="auto"/>
        <w:ind w:left="-29" w:right="0" w:firstLine="0"/>
        <w:jc w:val="left"/>
      </w:pPr>
      <w:r>
        <w:rPr>
          <w:b/>
          <w:color w:val="FFFFFF"/>
          <w:sz w:val="30"/>
        </w:rPr>
        <w:t xml:space="preserve">9 </w:t>
      </w:r>
      <w:r>
        <w:tab/>
      </w:r>
    </w:p>
    <w:p w14:paraId="0329FD94" w14:textId="77777777" w:rsidR="00821FE3" w:rsidRDefault="00821FE3">
      <w:pPr>
        <w:tabs>
          <w:tab w:val="left" w:pos="708"/>
        </w:tabs>
        <w:spacing w:after="0" w:line="259" w:lineRule="auto"/>
        <w:ind w:left="-29" w:right="0" w:firstLine="0"/>
        <w:jc w:val="left"/>
      </w:pPr>
    </w:p>
    <w:p w14:paraId="7CF1C691" w14:textId="77777777" w:rsidR="00821FE3" w:rsidRDefault="00821FE3">
      <w:pPr>
        <w:tabs>
          <w:tab w:val="left" w:pos="708"/>
        </w:tabs>
        <w:spacing w:after="0" w:line="259" w:lineRule="auto"/>
        <w:ind w:left="-29" w:right="0" w:firstLine="0"/>
        <w:jc w:val="left"/>
      </w:pPr>
    </w:p>
    <w:p w14:paraId="625BA488" w14:textId="77777777" w:rsidR="00821FE3" w:rsidRDefault="00821FE3">
      <w:pPr>
        <w:tabs>
          <w:tab w:val="left" w:pos="708"/>
        </w:tabs>
        <w:spacing w:after="0" w:line="259" w:lineRule="auto"/>
        <w:ind w:left="-29" w:right="0" w:firstLine="0"/>
        <w:jc w:val="left"/>
      </w:pPr>
    </w:p>
    <w:tbl>
      <w:tblPr>
        <w:tblStyle w:val="TableGrid"/>
        <w:tblW w:w="8960" w:type="dxa"/>
        <w:tblInd w:w="-29" w:type="dxa"/>
        <w:tblCellMar>
          <w:top w:w="7" w:type="dxa"/>
          <w:right w:w="115" w:type="dxa"/>
        </w:tblCellMar>
        <w:tblLook w:val="04A0" w:firstRow="1" w:lastRow="0" w:firstColumn="1" w:lastColumn="0" w:noHBand="0" w:noVBand="1"/>
      </w:tblPr>
      <w:tblGrid>
        <w:gridCol w:w="8960"/>
      </w:tblGrid>
      <w:tr w:rsidR="00747C4D" w14:paraId="27D7BD2D" w14:textId="77777777" w:rsidTr="00297378">
        <w:trPr>
          <w:trHeight w:val="655"/>
        </w:trPr>
        <w:tc>
          <w:tcPr>
            <w:tcW w:w="8960" w:type="dxa"/>
            <w:tcBorders>
              <w:top w:val="nil"/>
              <w:left w:val="nil"/>
              <w:bottom w:val="nil"/>
              <w:right w:val="nil"/>
            </w:tcBorders>
            <w:shd w:val="clear" w:color="auto" w:fill="1F4E79"/>
          </w:tcPr>
          <w:p w14:paraId="70C3EFE9" w14:textId="77777777" w:rsidR="00747C4D" w:rsidRPr="00821FE3" w:rsidRDefault="00747C4D" w:rsidP="00747C4D">
            <w:pPr>
              <w:pStyle w:val="Heading1"/>
              <w:jc w:val="left"/>
              <w:rPr>
                <w:sz w:val="30"/>
                <w:szCs w:val="30"/>
              </w:rPr>
            </w:pPr>
            <w:bookmarkStart w:id="146" w:name="_Toc129263592"/>
            <w:bookmarkStart w:id="147" w:name="_Toc129267906"/>
            <w:r>
              <w:rPr>
                <w:color w:val="FFFFFF" w:themeColor="background1"/>
                <w:sz w:val="30"/>
                <w:szCs w:val="30"/>
              </w:rPr>
              <w:t xml:space="preserve">9 </w:t>
            </w:r>
            <w:r w:rsidRPr="00821FE3">
              <w:rPr>
                <w:color w:val="FFFFFF" w:themeColor="background1"/>
                <w:sz w:val="30"/>
                <w:szCs w:val="30"/>
              </w:rPr>
              <w:t xml:space="preserve">     </w:t>
            </w:r>
            <w:r>
              <w:rPr>
                <w:color w:val="FFFFFF" w:themeColor="background1"/>
                <w:sz w:val="30"/>
                <w:szCs w:val="30"/>
              </w:rPr>
              <w:t>Fazit</w:t>
            </w:r>
            <w:bookmarkEnd w:id="146"/>
            <w:bookmarkEnd w:id="147"/>
            <w:r w:rsidRPr="00821FE3">
              <w:rPr>
                <w:color w:val="FFFFFF" w:themeColor="background1"/>
                <w:sz w:val="30"/>
                <w:szCs w:val="30"/>
              </w:rPr>
              <w:t xml:space="preserve"> </w:t>
            </w:r>
          </w:p>
        </w:tc>
      </w:tr>
    </w:tbl>
    <w:p w14:paraId="1A8120D2" w14:textId="77777777" w:rsidR="00821FE3" w:rsidRDefault="00821FE3">
      <w:pPr>
        <w:tabs>
          <w:tab w:val="left" w:pos="708"/>
        </w:tabs>
        <w:spacing w:after="0" w:line="259" w:lineRule="auto"/>
        <w:ind w:left="-29" w:right="0" w:firstLine="0"/>
        <w:jc w:val="left"/>
      </w:pPr>
    </w:p>
    <w:p w14:paraId="66D4D7FA" w14:textId="77777777" w:rsidR="00922E86" w:rsidRDefault="00922E86">
      <w:pPr>
        <w:tabs>
          <w:tab w:val="left" w:pos="708"/>
        </w:tabs>
        <w:spacing w:after="0" w:line="259" w:lineRule="auto"/>
        <w:ind w:left="-29" w:right="0" w:firstLine="0"/>
        <w:jc w:val="left"/>
      </w:pPr>
    </w:p>
    <w:p w14:paraId="0E6E7ACC" w14:textId="77777777" w:rsidR="00922E86" w:rsidRDefault="00922E86" w:rsidP="00E11C04">
      <w:pPr>
        <w:pStyle w:val="Heading2"/>
        <w:ind w:left="0" w:firstLine="0"/>
      </w:pPr>
      <w:bookmarkStart w:id="148" w:name="_Toc129267907"/>
      <w:r>
        <w:t xml:space="preserve">9.1 </w:t>
      </w:r>
      <w:r>
        <w:tab/>
        <w:t>Soll-/Ist-Vergleich</w:t>
      </w:r>
      <w:bookmarkEnd w:id="148"/>
      <w:r>
        <w:t xml:space="preserve"> </w:t>
      </w:r>
    </w:p>
    <w:p w14:paraId="3F69A9F1" w14:textId="77777777" w:rsidR="00922E86" w:rsidRDefault="00922E86">
      <w:pPr>
        <w:tabs>
          <w:tab w:val="left" w:pos="708"/>
        </w:tabs>
        <w:spacing w:after="0" w:line="259" w:lineRule="auto"/>
        <w:ind w:left="-29" w:right="0" w:firstLine="0"/>
        <w:jc w:val="left"/>
      </w:pPr>
      <w:r>
        <w:rPr>
          <w:rFonts w:ascii="Segoe UI Symbol" w:eastAsia="Segoe UI Symbol" w:hAnsi="Segoe UI Symbol" w:cs="Segoe UI Symbol"/>
        </w:rPr>
        <w:t></w:t>
      </w:r>
      <w:r>
        <w:t xml:space="preserve"> </w:t>
      </w:r>
      <w:r>
        <w:tab/>
        <w:t xml:space="preserve">Wurde das Projektziel erreicht und wenn nein, warum nicht? </w:t>
      </w:r>
    </w:p>
    <w:p w14:paraId="53A9677A" w14:textId="77777777" w:rsidR="00922E86" w:rsidRDefault="00922E86">
      <w:pPr>
        <w:tabs>
          <w:tab w:val="left" w:pos="708"/>
        </w:tabs>
        <w:spacing w:after="0" w:line="259" w:lineRule="auto"/>
        <w:ind w:left="-29" w:right="0" w:firstLine="0"/>
        <w:jc w:val="left"/>
      </w:pPr>
      <w:r>
        <w:rPr>
          <w:rFonts w:ascii="Segoe UI Symbol" w:eastAsia="Segoe UI Symbol" w:hAnsi="Segoe UI Symbol" w:cs="Segoe UI Symbol"/>
        </w:rPr>
        <w:t></w:t>
      </w:r>
      <w:r>
        <w:t xml:space="preserve"> </w:t>
      </w:r>
      <w:r>
        <w:tab/>
        <w:t xml:space="preserve">Ist der Auftraggeber mit dem Projektergebnis zufrieden und wenn nein, warum nicht? </w:t>
      </w:r>
    </w:p>
    <w:p w14:paraId="24F3A6DD" w14:textId="77777777" w:rsidR="00922E86" w:rsidRDefault="00922E86">
      <w:pPr>
        <w:tabs>
          <w:tab w:val="left" w:pos="708"/>
        </w:tabs>
        <w:spacing w:after="0" w:line="259" w:lineRule="auto"/>
        <w:ind w:left="-29" w:right="0" w:firstLine="0"/>
        <w:jc w:val="left"/>
      </w:pPr>
      <w:r>
        <w:rPr>
          <w:rFonts w:ascii="Segoe UI Symbol" w:eastAsia="Segoe UI Symbol" w:hAnsi="Segoe UI Symbol" w:cs="Segoe UI Symbol"/>
        </w:rPr>
        <w:t></w:t>
      </w:r>
      <w:r>
        <w:t xml:space="preserve"> </w:t>
      </w:r>
      <w:r>
        <w:tab/>
        <w:t xml:space="preserve">Wurde die Projektplanung (Zeit, Kosten, Personal, Sachmittel) eingehalten oder haben sich Abweichungen ergeben und wenn ja, warum? </w:t>
      </w:r>
    </w:p>
    <w:p w14:paraId="32552335" w14:textId="77777777" w:rsidR="00922E86" w:rsidRDefault="00922E86">
      <w:pPr>
        <w:tabs>
          <w:tab w:val="left" w:pos="708"/>
        </w:tabs>
        <w:spacing w:after="0" w:line="259" w:lineRule="auto"/>
        <w:ind w:left="-29" w:right="27" w:firstLine="0"/>
        <w:jc w:val="left"/>
      </w:pPr>
      <w:r>
        <w:rPr>
          <w:rFonts w:ascii="Segoe UI Symbol" w:eastAsia="Segoe UI Symbol" w:hAnsi="Segoe UI Symbol" w:cs="Segoe UI Symbol"/>
        </w:rPr>
        <w:t></w:t>
      </w:r>
      <w:r>
        <w:t xml:space="preserve"> </w:t>
      </w:r>
      <w:r>
        <w:tab/>
        <w:t xml:space="preserve">Hinweis: Die Projektplanung muss nicht strikt eingehalten werden. Vielmehr sind Abweichungen sogar als normal anzusehen. Sie müssen nur vernünftig begründet werden (z.B. durch Änderungen an den Anforderungen, unter-/überschätzter Aufwand). </w:t>
      </w:r>
    </w:p>
    <w:p w14:paraId="07348791" w14:textId="77777777" w:rsidR="0090432E" w:rsidRDefault="004A30B3">
      <w:pPr>
        <w:spacing w:after="4" w:line="260" w:lineRule="auto"/>
        <w:ind w:left="-5" w:right="0"/>
        <w:jc w:val="left"/>
      </w:pPr>
      <w:r>
        <w:rPr>
          <w:b/>
        </w:rPr>
        <w:t xml:space="preserve">Beispiel (verkürzt) </w:t>
      </w:r>
    </w:p>
    <w:p w14:paraId="05417AF4" w14:textId="77777777" w:rsidR="0090432E" w:rsidRDefault="004A30B3">
      <w:pPr>
        <w:spacing w:after="125" w:line="259" w:lineRule="auto"/>
        <w:ind w:left="-16" w:right="-21" w:firstLine="0"/>
        <w:jc w:val="left"/>
      </w:pPr>
      <w:r>
        <w:rPr>
          <w:noProof/>
        </w:rPr>
        <w:drawing>
          <wp:inline distT="0" distB="0" distL="0" distR="0" wp14:anchorId="7C0501BB" wp14:editId="67206F1F">
            <wp:extent cx="5785105" cy="9144"/>
            <wp:effectExtent l="0" t="0" r="0" b="0"/>
            <wp:docPr id="77694" name="Picture 77694"/>
            <wp:cNvGraphicFramePr/>
            <a:graphic xmlns:a="http://schemas.openxmlformats.org/drawingml/2006/main">
              <a:graphicData uri="http://schemas.openxmlformats.org/drawingml/2006/picture">
                <pic:pic xmlns:pic="http://schemas.openxmlformats.org/drawingml/2006/picture">
                  <pic:nvPicPr>
                    <pic:cNvPr id="77694" name="Picture 77694"/>
                    <pic:cNvPicPr/>
                  </pic:nvPicPr>
                  <pic:blipFill>
                    <a:blip r:embed="rId32"/>
                    <a:stretch>
                      <a:fillRect/>
                    </a:stretch>
                  </pic:blipFill>
                  <pic:spPr>
                    <a:xfrm>
                      <a:off x="0" y="0"/>
                      <a:ext cx="5785105" cy="9144"/>
                    </a:xfrm>
                    <a:prstGeom prst="rect">
                      <a:avLst/>
                    </a:prstGeom>
                  </pic:spPr>
                </pic:pic>
              </a:graphicData>
            </a:graphic>
          </wp:inline>
        </w:drawing>
      </w:r>
    </w:p>
    <w:p w14:paraId="3C169BBD" w14:textId="77777777" w:rsidR="0090432E" w:rsidRDefault="004A30B3">
      <w:pPr>
        <w:ind w:left="-5" w:right="0"/>
      </w:pPr>
      <w:r>
        <w:t xml:space="preserve">Wie in Tabelle 4 zu erkennen ist, konnte die Zeitplanung bis auf wenige Ausnahmen eingehalten werden. </w:t>
      </w:r>
    </w:p>
    <w:p w14:paraId="4A6164DF" w14:textId="77777777" w:rsidR="0090432E" w:rsidRDefault="0090432E">
      <w:pPr>
        <w:sectPr w:rsidR="0090432E" w:rsidSect="00914DF9">
          <w:headerReference w:type="even" r:id="rId38"/>
          <w:headerReference w:type="default" r:id="rId39"/>
          <w:footerReference w:type="even" r:id="rId40"/>
          <w:footerReference w:type="default" r:id="rId41"/>
          <w:headerReference w:type="first" r:id="rId42"/>
          <w:footerReference w:type="first" r:id="rId43"/>
          <w:pgSz w:w="11906" w:h="16838"/>
          <w:pgMar w:top="1649" w:right="1414" w:bottom="1432" w:left="1419" w:header="285" w:footer="738" w:gutter="0"/>
          <w:cols w:space="720"/>
          <w:docGrid w:linePitch="299"/>
        </w:sectPr>
      </w:pPr>
    </w:p>
    <w:p w14:paraId="1567963B" w14:textId="77777777" w:rsidR="0090432E" w:rsidRDefault="004A30B3">
      <w:pPr>
        <w:spacing w:after="4" w:line="260" w:lineRule="auto"/>
        <w:ind w:left="-5" w:right="0"/>
        <w:jc w:val="left"/>
      </w:pPr>
      <w:r>
        <w:rPr>
          <w:b/>
        </w:rPr>
        <w:lastRenderedPageBreak/>
        <w:t xml:space="preserve">Fazit  </w:t>
      </w:r>
    </w:p>
    <w:tbl>
      <w:tblPr>
        <w:tblStyle w:val="TableGrid"/>
        <w:tblW w:w="6947" w:type="dxa"/>
        <w:tblInd w:w="1061" w:type="dxa"/>
        <w:tblCellMar>
          <w:top w:w="62" w:type="dxa"/>
          <w:right w:w="44" w:type="dxa"/>
        </w:tblCellMar>
        <w:tblLook w:val="04A0" w:firstRow="1" w:lastRow="0" w:firstColumn="1" w:lastColumn="0" w:noHBand="0" w:noVBand="1"/>
      </w:tblPr>
      <w:tblGrid>
        <w:gridCol w:w="2905"/>
        <w:gridCol w:w="1205"/>
        <w:gridCol w:w="1791"/>
        <w:gridCol w:w="1046"/>
      </w:tblGrid>
      <w:tr w:rsidR="0090432E" w14:paraId="1AB5691A" w14:textId="77777777">
        <w:trPr>
          <w:trHeight w:val="374"/>
        </w:trPr>
        <w:tc>
          <w:tcPr>
            <w:tcW w:w="2905" w:type="dxa"/>
            <w:tcBorders>
              <w:top w:val="nil"/>
              <w:left w:val="nil"/>
              <w:bottom w:val="nil"/>
              <w:right w:val="nil"/>
            </w:tcBorders>
            <w:shd w:val="clear" w:color="auto" w:fill="1F4E79"/>
          </w:tcPr>
          <w:p w14:paraId="41FB1965" w14:textId="77777777" w:rsidR="0090432E" w:rsidRDefault="004A30B3">
            <w:pPr>
              <w:spacing w:after="0" w:line="259" w:lineRule="auto"/>
              <w:ind w:left="108" w:right="0" w:firstLine="0"/>
              <w:jc w:val="left"/>
            </w:pPr>
            <w:r>
              <w:rPr>
                <w:b/>
                <w:color w:val="FFFFFF"/>
              </w:rPr>
              <w:t xml:space="preserve">Phase </w:t>
            </w:r>
          </w:p>
        </w:tc>
        <w:tc>
          <w:tcPr>
            <w:tcW w:w="1205" w:type="dxa"/>
            <w:tcBorders>
              <w:top w:val="nil"/>
              <w:left w:val="nil"/>
              <w:bottom w:val="nil"/>
              <w:right w:val="nil"/>
            </w:tcBorders>
            <w:shd w:val="clear" w:color="auto" w:fill="1F4E79"/>
          </w:tcPr>
          <w:p w14:paraId="590A07DD" w14:textId="77777777" w:rsidR="0090432E" w:rsidRDefault="004A30B3">
            <w:pPr>
              <w:spacing w:after="0" w:line="259" w:lineRule="auto"/>
              <w:ind w:left="0" w:right="0" w:firstLine="0"/>
              <w:jc w:val="left"/>
            </w:pPr>
            <w:r>
              <w:rPr>
                <w:b/>
                <w:color w:val="FFFFFF"/>
              </w:rPr>
              <w:t xml:space="preserve">Geplant </w:t>
            </w:r>
          </w:p>
        </w:tc>
        <w:tc>
          <w:tcPr>
            <w:tcW w:w="1791" w:type="dxa"/>
            <w:tcBorders>
              <w:top w:val="nil"/>
              <w:left w:val="nil"/>
              <w:bottom w:val="nil"/>
              <w:right w:val="nil"/>
            </w:tcBorders>
            <w:shd w:val="clear" w:color="auto" w:fill="1F4E79"/>
          </w:tcPr>
          <w:p w14:paraId="70DC90C2" w14:textId="77777777" w:rsidR="0090432E" w:rsidRDefault="004A30B3">
            <w:pPr>
              <w:spacing w:after="0" w:line="259" w:lineRule="auto"/>
              <w:ind w:left="0" w:right="0" w:firstLine="0"/>
              <w:jc w:val="left"/>
            </w:pPr>
            <w:r>
              <w:rPr>
                <w:b/>
                <w:color w:val="FFFFFF"/>
              </w:rPr>
              <w:t xml:space="preserve">Tatsächlich </w:t>
            </w:r>
          </w:p>
        </w:tc>
        <w:tc>
          <w:tcPr>
            <w:tcW w:w="1046" w:type="dxa"/>
            <w:tcBorders>
              <w:top w:val="nil"/>
              <w:left w:val="nil"/>
              <w:bottom w:val="nil"/>
              <w:right w:val="nil"/>
            </w:tcBorders>
            <w:shd w:val="clear" w:color="auto" w:fill="1F4E79"/>
          </w:tcPr>
          <w:p w14:paraId="58AA5CC2" w14:textId="77777777" w:rsidR="0090432E" w:rsidRDefault="004A30B3">
            <w:pPr>
              <w:spacing w:after="0" w:line="259" w:lineRule="auto"/>
              <w:ind w:left="0" w:right="0" w:firstLine="0"/>
            </w:pPr>
            <w:r>
              <w:rPr>
                <w:b/>
                <w:color w:val="FFFFFF"/>
              </w:rPr>
              <w:t xml:space="preserve">Differenz </w:t>
            </w:r>
          </w:p>
        </w:tc>
      </w:tr>
      <w:tr w:rsidR="0090432E" w14:paraId="35A2BF0A" w14:textId="77777777">
        <w:trPr>
          <w:trHeight w:val="372"/>
        </w:trPr>
        <w:tc>
          <w:tcPr>
            <w:tcW w:w="2905" w:type="dxa"/>
            <w:tcBorders>
              <w:top w:val="nil"/>
              <w:left w:val="nil"/>
              <w:bottom w:val="nil"/>
              <w:right w:val="nil"/>
            </w:tcBorders>
          </w:tcPr>
          <w:p w14:paraId="3C8DD021" w14:textId="77777777" w:rsidR="0090432E" w:rsidRDefault="004A30B3">
            <w:pPr>
              <w:spacing w:after="0" w:line="259" w:lineRule="auto"/>
              <w:ind w:left="108" w:right="0" w:firstLine="0"/>
              <w:jc w:val="left"/>
            </w:pPr>
            <w:r>
              <w:t xml:space="preserve">Analyse </w:t>
            </w:r>
          </w:p>
        </w:tc>
        <w:tc>
          <w:tcPr>
            <w:tcW w:w="1205" w:type="dxa"/>
            <w:tcBorders>
              <w:top w:val="nil"/>
              <w:left w:val="nil"/>
              <w:bottom w:val="nil"/>
              <w:right w:val="nil"/>
            </w:tcBorders>
          </w:tcPr>
          <w:p w14:paraId="277658FB" w14:textId="77777777" w:rsidR="0090432E" w:rsidRDefault="004A30B3">
            <w:pPr>
              <w:spacing w:after="0" w:line="259" w:lineRule="auto"/>
              <w:ind w:left="173" w:right="0" w:firstLine="0"/>
              <w:jc w:val="center"/>
            </w:pPr>
            <w:r>
              <w:t xml:space="preserve">9 h </w:t>
            </w:r>
          </w:p>
        </w:tc>
        <w:tc>
          <w:tcPr>
            <w:tcW w:w="1791" w:type="dxa"/>
            <w:tcBorders>
              <w:top w:val="nil"/>
              <w:left w:val="nil"/>
              <w:bottom w:val="nil"/>
              <w:right w:val="nil"/>
            </w:tcBorders>
          </w:tcPr>
          <w:p w14:paraId="02406A9B" w14:textId="77777777" w:rsidR="0090432E" w:rsidRDefault="004A30B3">
            <w:pPr>
              <w:spacing w:after="0" w:line="259" w:lineRule="auto"/>
              <w:ind w:left="248" w:right="0" w:firstLine="0"/>
              <w:jc w:val="center"/>
            </w:pPr>
            <w:r>
              <w:t xml:space="preserve">10 h </w:t>
            </w:r>
          </w:p>
        </w:tc>
        <w:tc>
          <w:tcPr>
            <w:tcW w:w="1046" w:type="dxa"/>
            <w:tcBorders>
              <w:top w:val="nil"/>
              <w:left w:val="nil"/>
              <w:bottom w:val="nil"/>
              <w:right w:val="nil"/>
            </w:tcBorders>
          </w:tcPr>
          <w:p w14:paraId="7C46727A" w14:textId="77777777" w:rsidR="0090432E" w:rsidRDefault="004A30B3">
            <w:pPr>
              <w:spacing w:after="0" w:line="259" w:lineRule="auto"/>
              <w:ind w:left="0" w:right="59" w:firstLine="0"/>
              <w:jc w:val="right"/>
            </w:pPr>
            <w:r>
              <w:t xml:space="preserve">+1 h </w:t>
            </w:r>
          </w:p>
        </w:tc>
      </w:tr>
      <w:tr w:rsidR="0090432E" w14:paraId="11626617" w14:textId="77777777">
        <w:trPr>
          <w:trHeight w:val="372"/>
        </w:trPr>
        <w:tc>
          <w:tcPr>
            <w:tcW w:w="2905" w:type="dxa"/>
            <w:tcBorders>
              <w:top w:val="nil"/>
              <w:left w:val="nil"/>
              <w:bottom w:val="nil"/>
              <w:right w:val="nil"/>
            </w:tcBorders>
            <w:shd w:val="clear" w:color="auto" w:fill="D9D9D9"/>
          </w:tcPr>
          <w:p w14:paraId="3F87B1D5" w14:textId="77777777" w:rsidR="0090432E" w:rsidRDefault="004A30B3">
            <w:pPr>
              <w:spacing w:after="0" w:line="259" w:lineRule="auto"/>
              <w:ind w:left="108" w:right="0" w:firstLine="0"/>
              <w:jc w:val="left"/>
            </w:pPr>
            <w:r>
              <w:t xml:space="preserve">Entwurf </w:t>
            </w:r>
          </w:p>
        </w:tc>
        <w:tc>
          <w:tcPr>
            <w:tcW w:w="1205" w:type="dxa"/>
            <w:tcBorders>
              <w:top w:val="nil"/>
              <w:left w:val="nil"/>
              <w:bottom w:val="nil"/>
              <w:right w:val="nil"/>
            </w:tcBorders>
            <w:shd w:val="clear" w:color="auto" w:fill="D9D9D9"/>
          </w:tcPr>
          <w:p w14:paraId="53BE11FE" w14:textId="77777777" w:rsidR="0090432E" w:rsidRDefault="004A30B3">
            <w:pPr>
              <w:spacing w:after="0" w:line="259" w:lineRule="auto"/>
              <w:ind w:left="51" w:right="0" w:firstLine="0"/>
              <w:jc w:val="center"/>
            </w:pPr>
            <w:r>
              <w:t xml:space="preserve">20 h </w:t>
            </w:r>
          </w:p>
        </w:tc>
        <w:tc>
          <w:tcPr>
            <w:tcW w:w="1791" w:type="dxa"/>
            <w:tcBorders>
              <w:top w:val="nil"/>
              <w:left w:val="nil"/>
              <w:bottom w:val="nil"/>
              <w:right w:val="nil"/>
            </w:tcBorders>
            <w:shd w:val="clear" w:color="auto" w:fill="D9D9D9"/>
          </w:tcPr>
          <w:p w14:paraId="3DC52067" w14:textId="77777777" w:rsidR="0090432E" w:rsidRDefault="004A30B3">
            <w:pPr>
              <w:spacing w:after="0" w:line="259" w:lineRule="auto"/>
              <w:ind w:left="248" w:right="0" w:firstLine="0"/>
              <w:jc w:val="center"/>
            </w:pPr>
            <w:r>
              <w:t xml:space="preserve">20 h </w:t>
            </w:r>
          </w:p>
        </w:tc>
        <w:tc>
          <w:tcPr>
            <w:tcW w:w="1046" w:type="dxa"/>
            <w:tcBorders>
              <w:top w:val="nil"/>
              <w:left w:val="nil"/>
              <w:bottom w:val="nil"/>
              <w:right w:val="nil"/>
            </w:tcBorders>
            <w:shd w:val="clear" w:color="auto" w:fill="D9D9D9"/>
          </w:tcPr>
          <w:p w14:paraId="4E78F52C" w14:textId="77777777" w:rsidR="0090432E" w:rsidRDefault="004A30B3">
            <w:pPr>
              <w:spacing w:after="0" w:line="259" w:lineRule="auto"/>
              <w:ind w:left="0" w:right="0" w:firstLine="0"/>
              <w:jc w:val="right"/>
            </w:pPr>
            <w:r>
              <w:t xml:space="preserve"> </w:t>
            </w:r>
          </w:p>
        </w:tc>
      </w:tr>
      <w:tr w:rsidR="0090432E" w14:paraId="4C54C853" w14:textId="77777777">
        <w:trPr>
          <w:trHeight w:val="374"/>
        </w:trPr>
        <w:tc>
          <w:tcPr>
            <w:tcW w:w="2905" w:type="dxa"/>
            <w:tcBorders>
              <w:top w:val="nil"/>
              <w:left w:val="nil"/>
              <w:bottom w:val="nil"/>
              <w:right w:val="nil"/>
            </w:tcBorders>
          </w:tcPr>
          <w:p w14:paraId="06F33050" w14:textId="77777777" w:rsidR="0090432E" w:rsidRDefault="004A30B3">
            <w:pPr>
              <w:spacing w:after="0" w:line="259" w:lineRule="auto"/>
              <w:ind w:left="108" w:right="0" w:firstLine="0"/>
              <w:jc w:val="left"/>
            </w:pPr>
            <w:r>
              <w:t xml:space="preserve">Implementierung </w:t>
            </w:r>
          </w:p>
        </w:tc>
        <w:tc>
          <w:tcPr>
            <w:tcW w:w="1205" w:type="dxa"/>
            <w:tcBorders>
              <w:top w:val="nil"/>
              <w:left w:val="nil"/>
              <w:bottom w:val="nil"/>
              <w:right w:val="nil"/>
            </w:tcBorders>
          </w:tcPr>
          <w:p w14:paraId="3A912A21" w14:textId="77777777" w:rsidR="0090432E" w:rsidRDefault="004A30B3">
            <w:pPr>
              <w:spacing w:after="0" w:line="259" w:lineRule="auto"/>
              <w:ind w:left="51" w:right="0" w:firstLine="0"/>
              <w:jc w:val="center"/>
            </w:pPr>
            <w:r>
              <w:t xml:space="preserve">30 h </w:t>
            </w:r>
          </w:p>
        </w:tc>
        <w:tc>
          <w:tcPr>
            <w:tcW w:w="1791" w:type="dxa"/>
            <w:tcBorders>
              <w:top w:val="nil"/>
              <w:left w:val="nil"/>
              <w:bottom w:val="nil"/>
              <w:right w:val="nil"/>
            </w:tcBorders>
          </w:tcPr>
          <w:p w14:paraId="6E0A0F40" w14:textId="77777777" w:rsidR="0090432E" w:rsidRDefault="004A30B3">
            <w:pPr>
              <w:spacing w:after="0" w:line="259" w:lineRule="auto"/>
              <w:ind w:left="248" w:right="0" w:firstLine="0"/>
              <w:jc w:val="center"/>
            </w:pPr>
            <w:r>
              <w:t xml:space="preserve">27 h </w:t>
            </w:r>
          </w:p>
        </w:tc>
        <w:tc>
          <w:tcPr>
            <w:tcW w:w="1046" w:type="dxa"/>
            <w:tcBorders>
              <w:top w:val="nil"/>
              <w:left w:val="nil"/>
              <w:bottom w:val="nil"/>
              <w:right w:val="nil"/>
            </w:tcBorders>
          </w:tcPr>
          <w:p w14:paraId="12F7ED3C" w14:textId="77777777" w:rsidR="0090432E" w:rsidRDefault="004A30B3">
            <w:pPr>
              <w:spacing w:after="0" w:line="259" w:lineRule="auto"/>
              <w:ind w:left="0" w:right="59" w:firstLine="0"/>
              <w:jc w:val="right"/>
            </w:pPr>
            <w:r>
              <w:t xml:space="preserve">-3 h </w:t>
            </w:r>
          </w:p>
        </w:tc>
      </w:tr>
      <w:tr w:rsidR="0090432E" w14:paraId="21E11E01" w14:textId="77777777">
        <w:trPr>
          <w:trHeight w:val="372"/>
        </w:trPr>
        <w:tc>
          <w:tcPr>
            <w:tcW w:w="2905" w:type="dxa"/>
            <w:tcBorders>
              <w:top w:val="nil"/>
              <w:left w:val="nil"/>
              <w:bottom w:val="nil"/>
              <w:right w:val="nil"/>
            </w:tcBorders>
            <w:shd w:val="clear" w:color="auto" w:fill="D9D9D9"/>
          </w:tcPr>
          <w:p w14:paraId="6B95F476" w14:textId="77777777" w:rsidR="0090432E" w:rsidRDefault="004A30B3">
            <w:pPr>
              <w:spacing w:after="0" w:line="259" w:lineRule="auto"/>
              <w:ind w:left="108" w:right="0" w:firstLine="0"/>
              <w:jc w:val="left"/>
            </w:pPr>
            <w:r>
              <w:t xml:space="preserve">Abnahme </w:t>
            </w:r>
          </w:p>
        </w:tc>
        <w:tc>
          <w:tcPr>
            <w:tcW w:w="1205" w:type="dxa"/>
            <w:tcBorders>
              <w:top w:val="nil"/>
              <w:left w:val="nil"/>
              <w:bottom w:val="nil"/>
              <w:right w:val="nil"/>
            </w:tcBorders>
            <w:shd w:val="clear" w:color="auto" w:fill="D9D9D9"/>
          </w:tcPr>
          <w:p w14:paraId="72D04AAD" w14:textId="77777777" w:rsidR="0090432E" w:rsidRDefault="004A30B3">
            <w:pPr>
              <w:spacing w:after="0" w:line="259" w:lineRule="auto"/>
              <w:ind w:left="173" w:right="0" w:firstLine="0"/>
              <w:jc w:val="center"/>
            </w:pPr>
            <w:r>
              <w:t xml:space="preserve">1 h </w:t>
            </w:r>
          </w:p>
        </w:tc>
        <w:tc>
          <w:tcPr>
            <w:tcW w:w="1791" w:type="dxa"/>
            <w:tcBorders>
              <w:top w:val="nil"/>
              <w:left w:val="nil"/>
              <w:bottom w:val="nil"/>
              <w:right w:val="nil"/>
            </w:tcBorders>
            <w:shd w:val="clear" w:color="auto" w:fill="D9D9D9"/>
          </w:tcPr>
          <w:p w14:paraId="3BCDB9C5" w14:textId="77777777" w:rsidR="0090432E" w:rsidRDefault="004A30B3">
            <w:pPr>
              <w:spacing w:after="0" w:line="259" w:lineRule="auto"/>
              <w:ind w:left="370" w:right="0" w:firstLine="0"/>
              <w:jc w:val="center"/>
            </w:pPr>
            <w:r>
              <w:t xml:space="preserve">1 h </w:t>
            </w:r>
          </w:p>
        </w:tc>
        <w:tc>
          <w:tcPr>
            <w:tcW w:w="1046" w:type="dxa"/>
            <w:tcBorders>
              <w:top w:val="nil"/>
              <w:left w:val="nil"/>
              <w:bottom w:val="nil"/>
              <w:right w:val="nil"/>
            </w:tcBorders>
            <w:shd w:val="clear" w:color="auto" w:fill="D9D9D9"/>
          </w:tcPr>
          <w:p w14:paraId="5E5C9C32" w14:textId="77777777" w:rsidR="0090432E" w:rsidRDefault="004A30B3">
            <w:pPr>
              <w:spacing w:after="0" w:line="259" w:lineRule="auto"/>
              <w:ind w:left="0" w:right="0" w:firstLine="0"/>
              <w:jc w:val="right"/>
            </w:pPr>
            <w:r>
              <w:t xml:space="preserve"> </w:t>
            </w:r>
          </w:p>
        </w:tc>
      </w:tr>
      <w:tr w:rsidR="0090432E" w14:paraId="15E81678" w14:textId="77777777">
        <w:trPr>
          <w:trHeight w:val="374"/>
        </w:trPr>
        <w:tc>
          <w:tcPr>
            <w:tcW w:w="2905" w:type="dxa"/>
            <w:tcBorders>
              <w:top w:val="nil"/>
              <w:left w:val="nil"/>
              <w:bottom w:val="nil"/>
              <w:right w:val="nil"/>
            </w:tcBorders>
          </w:tcPr>
          <w:p w14:paraId="5448DF28" w14:textId="77777777" w:rsidR="0090432E" w:rsidRDefault="004A30B3">
            <w:pPr>
              <w:spacing w:after="0" w:line="259" w:lineRule="auto"/>
              <w:ind w:left="108" w:right="0" w:firstLine="0"/>
              <w:jc w:val="left"/>
            </w:pPr>
            <w:r>
              <w:t xml:space="preserve">Einführung </w:t>
            </w:r>
          </w:p>
        </w:tc>
        <w:tc>
          <w:tcPr>
            <w:tcW w:w="1205" w:type="dxa"/>
            <w:tcBorders>
              <w:top w:val="nil"/>
              <w:left w:val="nil"/>
              <w:bottom w:val="nil"/>
              <w:right w:val="nil"/>
            </w:tcBorders>
          </w:tcPr>
          <w:p w14:paraId="0AA5F6B9" w14:textId="77777777" w:rsidR="0090432E" w:rsidRDefault="004A30B3">
            <w:pPr>
              <w:spacing w:after="0" w:line="259" w:lineRule="auto"/>
              <w:ind w:left="173" w:right="0" w:firstLine="0"/>
              <w:jc w:val="center"/>
            </w:pPr>
            <w:r>
              <w:t xml:space="preserve">1 h </w:t>
            </w:r>
          </w:p>
        </w:tc>
        <w:tc>
          <w:tcPr>
            <w:tcW w:w="1791" w:type="dxa"/>
            <w:tcBorders>
              <w:top w:val="nil"/>
              <w:left w:val="nil"/>
              <w:bottom w:val="nil"/>
              <w:right w:val="nil"/>
            </w:tcBorders>
          </w:tcPr>
          <w:p w14:paraId="1BF6CDFB" w14:textId="77777777" w:rsidR="0090432E" w:rsidRDefault="004A30B3">
            <w:pPr>
              <w:spacing w:after="0" w:line="259" w:lineRule="auto"/>
              <w:ind w:left="370" w:right="0" w:firstLine="0"/>
              <w:jc w:val="center"/>
            </w:pPr>
            <w:r>
              <w:t xml:space="preserve">1 h </w:t>
            </w:r>
          </w:p>
        </w:tc>
        <w:tc>
          <w:tcPr>
            <w:tcW w:w="1046" w:type="dxa"/>
            <w:tcBorders>
              <w:top w:val="nil"/>
              <w:left w:val="nil"/>
              <w:bottom w:val="nil"/>
              <w:right w:val="nil"/>
            </w:tcBorders>
          </w:tcPr>
          <w:p w14:paraId="6648E78E" w14:textId="77777777" w:rsidR="0090432E" w:rsidRDefault="004A30B3">
            <w:pPr>
              <w:spacing w:after="0" w:line="259" w:lineRule="auto"/>
              <w:ind w:left="0" w:right="0" w:firstLine="0"/>
              <w:jc w:val="right"/>
            </w:pPr>
            <w:r>
              <w:t xml:space="preserve"> </w:t>
            </w:r>
          </w:p>
        </w:tc>
      </w:tr>
      <w:tr w:rsidR="0090432E" w14:paraId="12F2471F" w14:textId="77777777">
        <w:trPr>
          <w:trHeight w:val="387"/>
        </w:trPr>
        <w:tc>
          <w:tcPr>
            <w:tcW w:w="2905" w:type="dxa"/>
            <w:tcBorders>
              <w:top w:val="nil"/>
              <w:left w:val="nil"/>
              <w:bottom w:val="single" w:sz="2" w:space="0" w:color="FFFFFF"/>
              <w:right w:val="nil"/>
            </w:tcBorders>
            <w:shd w:val="clear" w:color="auto" w:fill="D9D9D9"/>
          </w:tcPr>
          <w:p w14:paraId="03B2B1F2" w14:textId="77777777" w:rsidR="0090432E" w:rsidRDefault="004A30B3">
            <w:pPr>
              <w:spacing w:after="0" w:line="259" w:lineRule="auto"/>
              <w:ind w:left="108" w:right="0" w:firstLine="0"/>
              <w:jc w:val="left"/>
            </w:pPr>
            <w:r>
              <w:t xml:space="preserve">Dokumentation </w:t>
            </w:r>
          </w:p>
        </w:tc>
        <w:tc>
          <w:tcPr>
            <w:tcW w:w="1205" w:type="dxa"/>
            <w:tcBorders>
              <w:top w:val="nil"/>
              <w:left w:val="nil"/>
              <w:bottom w:val="single" w:sz="2" w:space="0" w:color="FFFFFF"/>
              <w:right w:val="nil"/>
            </w:tcBorders>
            <w:shd w:val="clear" w:color="auto" w:fill="D9D9D9"/>
          </w:tcPr>
          <w:p w14:paraId="796134CD" w14:textId="77777777" w:rsidR="0090432E" w:rsidRDefault="004A30B3">
            <w:pPr>
              <w:spacing w:after="0" w:line="259" w:lineRule="auto"/>
              <w:ind w:left="173" w:right="0" w:firstLine="0"/>
              <w:jc w:val="center"/>
            </w:pPr>
            <w:r>
              <w:t xml:space="preserve">9 h </w:t>
            </w:r>
          </w:p>
        </w:tc>
        <w:tc>
          <w:tcPr>
            <w:tcW w:w="1791" w:type="dxa"/>
            <w:tcBorders>
              <w:top w:val="nil"/>
              <w:left w:val="nil"/>
              <w:bottom w:val="single" w:sz="2" w:space="0" w:color="FFFFFF"/>
              <w:right w:val="nil"/>
            </w:tcBorders>
            <w:shd w:val="clear" w:color="auto" w:fill="D9D9D9"/>
          </w:tcPr>
          <w:p w14:paraId="21339CE7" w14:textId="77777777" w:rsidR="0090432E" w:rsidRDefault="004A30B3">
            <w:pPr>
              <w:spacing w:after="0" w:line="259" w:lineRule="auto"/>
              <w:ind w:left="248" w:right="0" w:firstLine="0"/>
              <w:jc w:val="center"/>
            </w:pPr>
            <w:r>
              <w:t xml:space="preserve">11 h </w:t>
            </w:r>
          </w:p>
        </w:tc>
        <w:tc>
          <w:tcPr>
            <w:tcW w:w="1046" w:type="dxa"/>
            <w:tcBorders>
              <w:top w:val="nil"/>
              <w:left w:val="nil"/>
              <w:bottom w:val="single" w:sz="2" w:space="0" w:color="FFFFFF"/>
              <w:right w:val="nil"/>
            </w:tcBorders>
            <w:shd w:val="clear" w:color="auto" w:fill="D9D9D9"/>
          </w:tcPr>
          <w:p w14:paraId="54170A48" w14:textId="77777777" w:rsidR="0090432E" w:rsidRDefault="004A30B3">
            <w:pPr>
              <w:spacing w:after="0" w:line="259" w:lineRule="auto"/>
              <w:ind w:left="0" w:right="59" w:firstLine="0"/>
              <w:jc w:val="right"/>
            </w:pPr>
            <w:r>
              <w:t xml:space="preserve">+2 h </w:t>
            </w:r>
          </w:p>
        </w:tc>
      </w:tr>
    </w:tbl>
    <w:p w14:paraId="739F375E" w14:textId="77777777" w:rsidR="0090432E" w:rsidRDefault="004A30B3">
      <w:pPr>
        <w:tabs>
          <w:tab w:val="center" w:pos="1573"/>
          <w:tab w:val="center" w:pos="4566"/>
          <w:tab w:val="center" w:pos="6162"/>
          <w:tab w:val="center" w:pos="7902"/>
        </w:tabs>
        <w:spacing w:after="8" w:line="259" w:lineRule="auto"/>
        <w:ind w:left="0" w:right="0" w:firstLine="0"/>
        <w:jc w:val="left"/>
      </w:pPr>
      <w:r>
        <w:rPr>
          <w:rFonts w:ascii="Calibri" w:eastAsia="Calibri" w:hAnsi="Calibri" w:cs="Calibri"/>
        </w:rPr>
        <w:tab/>
      </w:r>
      <w:r>
        <w:rPr>
          <w:b/>
        </w:rPr>
        <w:t xml:space="preserve">Gesamt </w:t>
      </w:r>
      <w:r>
        <w:rPr>
          <w:b/>
        </w:rPr>
        <w:tab/>
        <w:t xml:space="preserve">70 h </w:t>
      </w:r>
      <w:r>
        <w:rPr>
          <w:b/>
        </w:rPr>
        <w:tab/>
        <w:t xml:space="preserve">70 h </w:t>
      </w:r>
      <w:r>
        <w:rPr>
          <w:b/>
        </w:rPr>
        <w:tab/>
        <w:t xml:space="preserve"> </w:t>
      </w:r>
    </w:p>
    <w:p w14:paraId="3E1BF973" w14:textId="77777777" w:rsidR="0090432E" w:rsidRDefault="004A30B3" w:rsidP="00CD1F9F">
      <w:pPr>
        <w:pStyle w:val="TabelleH1"/>
      </w:pPr>
      <w:bookmarkStart w:id="149" w:name="_Toc129267812"/>
      <w:r>
        <w:t>Tabelle 4: Soll-/Ist-Vergleich</w:t>
      </w:r>
      <w:bookmarkEnd w:id="149"/>
      <w:r>
        <w:t xml:space="preserve"> </w:t>
      </w:r>
    </w:p>
    <w:p w14:paraId="523D849F" w14:textId="77777777" w:rsidR="0090432E" w:rsidRDefault="004A30B3">
      <w:pPr>
        <w:tabs>
          <w:tab w:val="center" w:pos="1776"/>
        </w:tabs>
        <w:spacing w:after="85" w:line="259" w:lineRule="auto"/>
        <w:ind w:left="-15" w:right="0" w:firstLine="0"/>
        <w:jc w:val="left"/>
      </w:pPr>
      <w:r>
        <w:rPr>
          <w:b/>
          <w:color w:val="1F4E79"/>
          <w:sz w:val="26"/>
        </w:rPr>
        <w:t xml:space="preserve">9.2 </w:t>
      </w:r>
      <w:r>
        <w:rPr>
          <w:b/>
          <w:color w:val="1F4E79"/>
          <w:sz w:val="26"/>
        </w:rPr>
        <w:tab/>
        <w:t xml:space="preserve">Lessons Learned </w:t>
      </w:r>
    </w:p>
    <w:p w14:paraId="1D15AB6B" w14:textId="77777777" w:rsidR="0090432E" w:rsidRDefault="004A30B3">
      <w:pPr>
        <w:numPr>
          <w:ilvl w:val="0"/>
          <w:numId w:val="3"/>
        </w:numPr>
        <w:spacing w:after="270"/>
        <w:ind w:right="0" w:hanging="360"/>
      </w:pPr>
      <w:r>
        <w:t xml:space="preserve">Was hat der Prüfling bei der Durchführung des Projekts gelernt (z.B. Zeitplanung, Vorteile der eingesetzten Frameworks, Änderungen der Anforderungen)? </w:t>
      </w:r>
    </w:p>
    <w:p w14:paraId="635DF1AC" w14:textId="77777777" w:rsidR="0090432E" w:rsidRDefault="004A30B3">
      <w:pPr>
        <w:tabs>
          <w:tab w:val="center" w:pos="1249"/>
        </w:tabs>
        <w:spacing w:after="85" w:line="259" w:lineRule="auto"/>
        <w:ind w:left="-15" w:right="0" w:firstLine="0"/>
        <w:jc w:val="left"/>
      </w:pPr>
      <w:r>
        <w:rPr>
          <w:b/>
          <w:color w:val="1F4E79"/>
          <w:sz w:val="26"/>
        </w:rPr>
        <w:t xml:space="preserve">9.3 </w:t>
      </w:r>
      <w:r>
        <w:rPr>
          <w:b/>
          <w:color w:val="1F4E79"/>
          <w:sz w:val="26"/>
        </w:rPr>
        <w:tab/>
        <w:t xml:space="preserve">Ausblick </w:t>
      </w:r>
    </w:p>
    <w:p w14:paraId="260D5077" w14:textId="77777777" w:rsidR="0090432E" w:rsidRDefault="004A30B3">
      <w:pPr>
        <w:numPr>
          <w:ilvl w:val="0"/>
          <w:numId w:val="3"/>
        </w:numPr>
        <w:spacing w:after="75" w:line="259" w:lineRule="auto"/>
        <w:ind w:right="0" w:hanging="360"/>
      </w:pPr>
      <w:r>
        <w:t xml:space="preserve">Wie wird sich das Projekt in Zukunft weiterentwickeln (z.B. geplante Erweiterungen)? </w:t>
      </w:r>
    </w:p>
    <w:p w14:paraId="67D4BE2B" w14:textId="77777777" w:rsidR="0090432E" w:rsidRDefault="004A30B3">
      <w:pPr>
        <w:spacing w:after="0" w:line="259" w:lineRule="auto"/>
        <w:ind w:left="0" w:right="0" w:firstLine="0"/>
        <w:jc w:val="left"/>
      </w:pPr>
      <w:r>
        <w:lastRenderedPageBreak/>
        <w:t xml:space="preserve"> </w:t>
      </w:r>
      <w:r>
        <w:br w:type="page"/>
      </w:r>
    </w:p>
    <w:p w14:paraId="679068C3" w14:textId="77777777" w:rsidR="0090432E" w:rsidRDefault="004A30B3">
      <w:pPr>
        <w:spacing w:after="443" w:line="260" w:lineRule="auto"/>
        <w:ind w:left="-5" w:right="0"/>
        <w:jc w:val="left"/>
      </w:pPr>
      <w:r>
        <w:rPr>
          <w:b/>
        </w:rPr>
        <w:lastRenderedPageBreak/>
        <w:t xml:space="preserve">Literaturverzeichnis  </w:t>
      </w:r>
    </w:p>
    <w:p w14:paraId="2A0FE552" w14:textId="77777777" w:rsidR="0090432E" w:rsidRDefault="004A30B3">
      <w:pPr>
        <w:shd w:val="clear" w:color="auto" w:fill="1F4E79"/>
        <w:spacing w:after="20" w:line="259" w:lineRule="auto"/>
        <w:ind w:left="-5" w:right="0"/>
        <w:jc w:val="left"/>
      </w:pPr>
      <w:r>
        <w:rPr>
          <w:b/>
          <w:color w:val="FFFFFF"/>
          <w:sz w:val="30"/>
        </w:rPr>
        <w:t xml:space="preserve">Literaturverzeichnis </w:t>
      </w:r>
    </w:p>
    <w:p w14:paraId="3EDD4485" w14:textId="77777777" w:rsidR="0090432E" w:rsidRDefault="004A30B3">
      <w:pPr>
        <w:spacing w:after="115" w:line="250" w:lineRule="auto"/>
        <w:ind w:left="-5" w:right="0"/>
        <w:jc w:val="left"/>
      </w:pPr>
      <w:r>
        <w:t xml:space="preserve">Grashorn, D., 2010. </w:t>
      </w:r>
      <w:r>
        <w:rPr>
          <w:i/>
        </w:rPr>
        <w:t xml:space="preserve">Entwicklung von NatInfo – Webbasiertes Tool zur Unterstützung der Entwickler, </w:t>
      </w:r>
      <w:r>
        <w:t>Vechta: s.n.</w:t>
      </w:r>
      <w:r>
        <w:rPr>
          <w:sz w:val="24"/>
        </w:rPr>
        <w:t xml:space="preserve"> </w:t>
      </w:r>
    </w:p>
    <w:p w14:paraId="499A71F7" w14:textId="77777777" w:rsidR="0090432E" w:rsidRDefault="004A30B3">
      <w:pPr>
        <w:spacing w:after="150" w:line="250" w:lineRule="auto"/>
        <w:ind w:left="-5" w:right="0"/>
        <w:jc w:val="left"/>
      </w:pPr>
      <w:r>
        <w:t xml:space="preserve">ISO/IEC 9126-1, 2001. </w:t>
      </w:r>
      <w:r>
        <w:rPr>
          <w:i/>
        </w:rPr>
        <w:t xml:space="preserve">Software-Engineering – Qualität von Software-Produkten – Teil 1: Qualitätsmodell. </w:t>
      </w:r>
      <w:r>
        <w:t xml:space="preserve">s.l.:s.n. </w:t>
      </w:r>
    </w:p>
    <w:p w14:paraId="4512EDCB" w14:textId="77777777" w:rsidR="0090432E" w:rsidRDefault="004A30B3">
      <w:pPr>
        <w:spacing w:after="0" w:line="259" w:lineRule="auto"/>
        <w:ind w:left="0" w:right="0" w:firstLine="0"/>
        <w:jc w:val="left"/>
      </w:pPr>
      <w:r>
        <w:t xml:space="preserve"> </w:t>
      </w:r>
      <w:r>
        <w:br w:type="page"/>
      </w:r>
    </w:p>
    <w:p w14:paraId="02394F27" w14:textId="77777777" w:rsidR="0090432E" w:rsidRDefault="004A30B3">
      <w:pPr>
        <w:spacing w:after="325" w:line="260" w:lineRule="auto"/>
        <w:ind w:left="-5" w:right="0"/>
        <w:jc w:val="left"/>
      </w:pPr>
      <w:r>
        <w:rPr>
          <w:b/>
        </w:rPr>
        <w:lastRenderedPageBreak/>
        <w:t xml:space="preserve">Eidesstattliche Erklärung  </w:t>
      </w:r>
    </w:p>
    <w:p w14:paraId="6B9E4CCE" w14:textId="77777777" w:rsidR="0090432E" w:rsidRDefault="004A30B3">
      <w:pPr>
        <w:shd w:val="clear" w:color="auto" w:fill="1F4E79"/>
        <w:spacing w:after="20" w:line="259" w:lineRule="auto"/>
        <w:ind w:left="-5" w:right="0"/>
        <w:jc w:val="left"/>
      </w:pPr>
      <w:r>
        <w:rPr>
          <w:b/>
          <w:color w:val="FFFFFF"/>
          <w:sz w:val="30"/>
        </w:rPr>
        <w:t xml:space="preserve">Eidesstattliche Erklärung </w:t>
      </w:r>
    </w:p>
    <w:p w14:paraId="32F5592D" w14:textId="77777777" w:rsidR="0090432E" w:rsidRDefault="004A30B3">
      <w:pPr>
        <w:spacing w:after="232"/>
        <w:ind w:left="-5" w:right="0"/>
      </w:pPr>
      <w:r>
        <w:t xml:space="preserve">Ich, Der Autor, versichere hiermit, dass ich meine Dokumentation zur betrieblichen Projektarbeit mit dem Thema </w:t>
      </w:r>
    </w:p>
    <w:p w14:paraId="096AD1C4" w14:textId="77777777" w:rsidR="0090432E" w:rsidRDefault="004A30B3">
      <w:pPr>
        <w:spacing w:after="229" w:line="250" w:lineRule="auto"/>
        <w:ind w:left="293" w:right="0"/>
        <w:jc w:val="left"/>
      </w:pPr>
      <w:r>
        <w:rPr>
          <w:i/>
        </w:rPr>
        <w:t xml:space="preserve">Der Kurztitel – Der Langtitel der Projektdokumentation </w:t>
      </w:r>
    </w:p>
    <w:p w14:paraId="61FE0B71" w14:textId="77777777" w:rsidR="0090432E" w:rsidRDefault="004A30B3">
      <w:pPr>
        <w:spacing w:after="719" w:line="239" w:lineRule="auto"/>
        <w:ind w:left="0" w:right="0" w:firstLine="0"/>
        <w:jc w:val="left"/>
      </w:pPr>
      <w:r>
        <w:t xml:space="preserve">selbständig verfasst und keine anderen als die angegebenen Quellen und Hilfsmittel benutzt habe, wobei ich alle wörtlichen und sinngemäßen Zitate als solche gekennzeichnet habe. Die Arbeit wurde bisher keiner anderen Prüfungsbehörde vorgelegt und auch nicht veröffentlicht. </w:t>
      </w:r>
    </w:p>
    <w:p w14:paraId="6A09D394" w14:textId="77777777" w:rsidR="0090432E" w:rsidRDefault="004A30B3">
      <w:pPr>
        <w:spacing w:after="951"/>
        <w:ind w:left="-5" w:right="0"/>
      </w:pPr>
      <w:r>
        <w:t xml:space="preserve">Abgabeort, den 03.10.2016 </w:t>
      </w:r>
    </w:p>
    <w:p w14:paraId="1606B354" w14:textId="77777777" w:rsidR="0090432E" w:rsidRDefault="004A30B3">
      <w:pPr>
        <w:spacing w:after="175"/>
        <w:ind w:left="-5" w:right="0"/>
      </w:pPr>
      <w:r>
        <w:t xml:space="preserve"> ____________________________________  </w:t>
      </w:r>
    </w:p>
    <w:p w14:paraId="1A1A59D6" w14:textId="77777777" w:rsidR="0090432E" w:rsidRDefault="004A30B3">
      <w:pPr>
        <w:spacing w:after="0" w:line="259" w:lineRule="auto"/>
        <w:ind w:left="0" w:right="0" w:firstLine="0"/>
        <w:jc w:val="left"/>
      </w:pPr>
      <w:r>
        <w:t>D</w:t>
      </w:r>
      <w:r>
        <w:rPr>
          <w:sz w:val="18"/>
        </w:rPr>
        <w:t xml:space="preserve">ER </w:t>
      </w:r>
      <w:r>
        <w:t>A</w:t>
      </w:r>
      <w:r>
        <w:rPr>
          <w:sz w:val="18"/>
        </w:rPr>
        <w:t>UTOR</w:t>
      </w:r>
      <w:r>
        <w:t xml:space="preserve"> </w:t>
      </w:r>
    </w:p>
    <w:p w14:paraId="7FF522AE" w14:textId="77777777" w:rsidR="0090432E" w:rsidRDefault="004A30B3">
      <w:pPr>
        <w:spacing w:after="0" w:line="259" w:lineRule="auto"/>
        <w:ind w:left="0" w:right="0" w:firstLine="0"/>
        <w:jc w:val="left"/>
      </w:pPr>
      <w:r>
        <w:t xml:space="preserve"> </w:t>
      </w:r>
    </w:p>
    <w:p w14:paraId="7A407966" w14:textId="77777777" w:rsidR="0090432E" w:rsidRDefault="0090432E">
      <w:pPr>
        <w:sectPr w:rsidR="0090432E">
          <w:headerReference w:type="even" r:id="rId44"/>
          <w:headerReference w:type="default" r:id="rId45"/>
          <w:footerReference w:type="even" r:id="rId46"/>
          <w:footerReference w:type="default" r:id="rId47"/>
          <w:headerReference w:type="first" r:id="rId48"/>
          <w:footerReference w:type="first" r:id="rId49"/>
          <w:pgSz w:w="11906" w:h="16838"/>
          <w:pgMar w:top="1649" w:right="1416" w:bottom="8969" w:left="1419" w:header="285" w:footer="738" w:gutter="0"/>
          <w:cols w:space="720"/>
        </w:sectPr>
      </w:pPr>
    </w:p>
    <w:p w14:paraId="167E3891" w14:textId="77777777" w:rsidR="0090432E" w:rsidRDefault="004A30B3">
      <w:pPr>
        <w:shd w:val="clear" w:color="auto" w:fill="1F4E79"/>
        <w:spacing w:after="175" w:line="259" w:lineRule="auto"/>
        <w:ind w:left="-5" w:right="0"/>
        <w:jc w:val="left"/>
      </w:pPr>
      <w:r>
        <w:rPr>
          <w:b/>
          <w:color w:val="FFFFFF"/>
          <w:sz w:val="30"/>
        </w:rPr>
        <w:lastRenderedPageBreak/>
        <w:t xml:space="preserve">Anhang </w:t>
      </w:r>
    </w:p>
    <w:p w14:paraId="034CC58E" w14:textId="77777777" w:rsidR="0090432E" w:rsidRDefault="004A30B3">
      <w:pPr>
        <w:tabs>
          <w:tab w:val="center" w:pos="2144"/>
        </w:tabs>
        <w:spacing w:after="0" w:line="259" w:lineRule="auto"/>
        <w:ind w:left="-15" w:right="0" w:firstLine="0"/>
        <w:jc w:val="left"/>
      </w:pPr>
      <w:bookmarkStart w:id="150" w:name="Anhang_1_Detaillierte_Zeitplanung"/>
      <w:r>
        <w:rPr>
          <w:b/>
          <w:color w:val="1F4E79"/>
          <w:sz w:val="26"/>
        </w:rPr>
        <w:t xml:space="preserve">A1 </w:t>
      </w:r>
      <w:r>
        <w:rPr>
          <w:b/>
          <w:color w:val="1F4E79"/>
          <w:sz w:val="26"/>
        </w:rPr>
        <w:tab/>
        <w:t xml:space="preserve">Detaillierte Zeitplanung </w:t>
      </w:r>
    </w:p>
    <w:tbl>
      <w:tblPr>
        <w:tblStyle w:val="TableGrid"/>
        <w:tblW w:w="9209" w:type="dxa"/>
        <w:tblInd w:w="5" w:type="dxa"/>
        <w:tblCellMar>
          <w:right w:w="47" w:type="dxa"/>
        </w:tblCellMar>
        <w:tblLook w:val="04A0" w:firstRow="1" w:lastRow="0" w:firstColumn="1" w:lastColumn="0" w:noHBand="0" w:noVBand="1"/>
      </w:tblPr>
      <w:tblGrid>
        <w:gridCol w:w="7243"/>
        <w:gridCol w:w="586"/>
        <w:gridCol w:w="122"/>
        <w:gridCol w:w="564"/>
        <w:gridCol w:w="694"/>
      </w:tblGrid>
      <w:tr w:rsidR="0090432E" w14:paraId="5DB4F071" w14:textId="77777777" w:rsidTr="009073CD">
        <w:trPr>
          <w:trHeight w:val="372"/>
        </w:trPr>
        <w:tc>
          <w:tcPr>
            <w:tcW w:w="7243" w:type="dxa"/>
            <w:tcBorders>
              <w:top w:val="nil"/>
              <w:left w:val="nil"/>
              <w:bottom w:val="nil"/>
              <w:right w:val="nil"/>
            </w:tcBorders>
            <w:shd w:val="clear" w:color="auto" w:fill="9CC2E5"/>
          </w:tcPr>
          <w:bookmarkEnd w:id="150"/>
          <w:p w14:paraId="334398E0" w14:textId="77777777" w:rsidR="0090432E" w:rsidRDefault="004A30B3">
            <w:pPr>
              <w:spacing w:after="0" w:line="259" w:lineRule="auto"/>
              <w:ind w:left="108" w:right="0" w:firstLine="0"/>
              <w:jc w:val="left"/>
            </w:pPr>
            <w:r>
              <w:rPr>
                <w:b/>
              </w:rPr>
              <w:t xml:space="preserve">Analysephase </w:t>
            </w:r>
          </w:p>
        </w:tc>
        <w:tc>
          <w:tcPr>
            <w:tcW w:w="586" w:type="dxa"/>
            <w:tcBorders>
              <w:top w:val="nil"/>
              <w:left w:val="nil"/>
              <w:bottom w:val="nil"/>
              <w:right w:val="nil"/>
            </w:tcBorders>
            <w:shd w:val="clear" w:color="auto" w:fill="9CC2E5"/>
          </w:tcPr>
          <w:p w14:paraId="434C9D5F" w14:textId="77777777" w:rsidR="0090432E" w:rsidRDefault="004A30B3">
            <w:pPr>
              <w:spacing w:after="0" w:line="259" w:lineRule="auto"/>
              <w:ind w:left="132" w:right="0" w:firstLine="0"/>
              <w:jc w:val="center"/>
            </w:pPr>
            <w:r>
              <w:rPr>
                <w:b/>
              </w:rPr>
              <w:t xml:space="preserve"> </w:t>
            </w:r>
          </w:p>
        </w:tc>
        <w:tc>
          <w:tcPr>
            <w:tcW w:w="686" w:type="dxa"/>
            <w:gridSpan w:val="2"/>
            <w:tcBorders>
              <w:top w:val="nil"/>
              <w:left w:val="nil"/>
              <w:bottom w:val="nil"/>
              <w:right w:val="nil"/>
            </w:tcBorders>
            <w:shd w:val="clear" w:color="auto" w:fill="9CC2E5"/>
          </w:tcPr>
          <w:p w14:paraId="6D3E27BE" w14:textId="77777777" w:rsidR="0090432E" w:rsidRDefault="004A30B3">
            <w:pPr>
              <w:spacing w:after="0" w:line="259" w:lineRule="auto"/>
              <w:ind w:left="276" w:right="0" w:firstLine="0"/>
              <w:jc w:val="center"/>
            </w:pPr>
            <w:r>
              <w:rPr>
                <w:b/>
              </w:rPr>
              <w:t xml:space="preserve"> </w:t>
            </w:r>
          </w:p>
        </w:tc>
        <w:tc>
          <w:tcPr>
            <w:tcW w:w="694" w:type="dxa"/>
            <w:tcBorders>
              <w:top w:val="nil"/>
              <w:left w:val="nil"/>
              <w:bottom w:val="nil"/>
              <w:right w:val="nil"/>
            </w:tcBorders>
            <w:shd w:val="clear" w:color="auto" w:fill="9CC2E5"/>
          </w:tcPr>
          <w:p w14:paraId="048782E3" w14:textId="77777777" w:rsidR="0090432E" w:rsidRDefault="004A30B3">
            <w:pPr>
              <w:spacing w:after="0" w:line="259" w:lineRule="auto"/>
              <w:ind w:left="122" w:right="0" w:firstLine="0"/>
              <w:jc w:val="left"/>
            </w:pPr>
            <w:r>
              <w:rPr>
                <w:b/>
              </w:rPr>
              <w:t xml:space="preserve">9 h </w:t>
            </w:r>
          </w:p>
        </w:tc>
      </w:tr>
      <w:tr w:rsidR="0090432E" w14:paraId="7C16EF3F" w14:textId="77777777" w:rsidTr="009073CD">
        <w:trPr>
          <w:trHeight w:val="374"/>
        </w:trPr>
        <w:tc>
          <w:tcPr>
            <w:tcW w:w="7243" w:type="dxa"/>
            <w:tcBorders>
              <w:top w:val="nil"/>
              <w:left w:val="nil"/>
              <w:bottom w:val="nil"/>
              <w:right w:val="nil"/>
            </w:tcBorders>
            <w:shd w:val="clear" w:color="auto" w:fill="D9D9D9"/>
          </w:tcPr>
          <w:p w14:paraId="0178FED0" w14:textId="77777777" w:rsidR="0090432E" w:rsidRDefault="004A30B3">
            <w:pPr>
              <w:spacing w:after="0" w:line="259" w:lineRule="auto"/>
              <w:ind w:left="108" w:right="0" w:firstLine="0"/>
              <w:jc w:val="left"/>
            </w:pPr>
            <w:r>
              <w:t xml:space="preserve">1. Analyse des Ist-Zustands </w:t>
            </w:r>
          </w:p>
        </w:tc>
        <w:tc>
          <w:tcPr>
            <w:tcW w:w="586" w:type="dxa"/>
            <w:tcBorders>
              <w:top w:val="nil"/>
              <w:left w:val="nil"/>
              <w:bottom w:val="nil"/>
              <w:right w:val="nil"/>
            </w:tcBorders>
            <w:shd w:val="clear" w:color="auto" w:fill="D9D9D9"/>
          </w:tcPr>
          <w:p w14:paraId="19D42A49" w14:textId="77777777" w:rsidR="0090432E" w:rsidRDefault="004A30B3">
            <w:pPr>
              <w:spacing w:after="0" w:line="259" w:lineRule="auto"/>
              <w:ind w:left="132" w:right="0" w:firstLine="0"/>
              <w:jc w:val="center"/>
            </w:pPr>
            <w:r>
              <w:t xml:space="preserve"> </w:t>
            </w:r>
          </w:p>
        </w:tc>
        <w:tc>
          <w:tcPr>
            <w:tcW w:w="686" w:type="dxa"/>
            <w:gridSpan w:val="2"/>
            <w:tcBorders>
              <w:top w:val="nil"/>
              <w:left w:val="nil"/>
              <w:bottom w:val="nil"/>
              <w:right w:val="nil"/>
            </w:tcBorders>
            <w:shd w:val="clear" w:color="auto" w:fill="D9D9D9"/>
          </w:tcPr>
          <w:p w14:paraId="7B66F940" w14:textId="77777777" w:rsidR="0090432E" w:rsidRDefault="004A30B3">
            <w:pPr>
              <w:spacing w:after="0" w:line="259" w:lineRule="auto"/>
              <w:ind w:left="122" w:right="0" w:firstLine="0"/>
              <w:jc w:val="left"/>
            </w:pPr>
            <w:r>
              <w:t xml:space="preserve">3 h </w:t>
            </w:r>
          </w:p>
        </w:tc>
        <w:tc>
          <w:tcPr>
            <w:tcW w:w="694" w:type="dxa"/>
            <w:tcBorders>
              <w:top w:val="nil"/>
              <w:left w:val="nil"/>
              <w:bottom w:val="nil"/>
              <w:right w:val="nil"/>
            </w:tcBorders>
            <w:shd w:val="clear" w:color="auto" w:fill="D9D9D9"/>
          </w:tcPr>
          <w:p w14:paraId="38750393" w14:textId="77777777" w:rsidR="0090432E" w:rsidRDefault="004A30B3">
            <w:pPr>
              <w:spacing w:after="0" w:line="259" w:lineRule="auto"/>
              <w:ind w:left="0" w:right="0" w:firstLine="0"/>
              <w:jc w:val="right"/>
            </w:pPr>
            <w:r>
              <w:t xml:space="preserve"> </w:t>
            </w:r>
          </w:p>
        </w:tc>
      </w:tr>
      <w:tr w:rsidR="0090432E" w14:paraId="2BC051C7" w14:textId="77777777" w:rsidTr="009073CD">
        <w:trPr>
          <w:trHeight w:val="372"/>
        </w:trPr>
        <w:tc>
          <w:tcPr>
            <w:tcW w:w="7243" w:type="dxa"/>
            <w:tcBorders>
              <w:top w:val="nil"/>
              <w:left w:val="nil"/>
              <w:bottom w:val="nil"/>
              <w:right w:val="nil"/>
            </w:tcBorders>
          </w:tcPr>
          <w:p w14:paraId="16E543B8" w14:textId="77777777" w:rsidR="0090432E" w:rsidRDefault="004A30B3">
            <w:pPr>
              <w:spacing w:after="0" w:line="259" w:lineRule="auto"/>
              <w:ind w:left="108" w:right="0" w:firstLine="0"/>
              <w:jc w:val="left"/>
            </w:pPr>
            <w:r>
              <w:t>1.1.</w:t>
            </w:r>
            <w:r w:rsidR="00E111E4">
              <w:t>1</w:t>
            </w:r>
            <w:r>
              <w:t xml:space="preserve"> Fachgespräch mit der EDV-Abteilung </w:t>
            </w:r>
          </w:p>
        </w:tc>
        <w:tc>
          <w:tcPr>
            <w:tcW w:w="586" w:type="dxa"/>
            <w:tcBorders>
              <w:top w:val="nil"/>
              <w:left w:val="nil"/>
              <w:bottom w:val="nil"/>
              <w:right w:val="nil"/>
            </w:tcBorders>
          </w:tcPr>
          <w:p w14:paraId="746398D2" w14:textId="77777777" w:rsidR="0090432E" w:rsidRDefault="004A30B3">
            <w:pPr>
              <w:spacing w:after="0" w:line="259" w:lineRule="auto"/>
              <w:ind w:left="0" w:right="0" w:firstLine="0"/>
              <w:jc w:val="left"/>
            </w:pPr>
            <w:r>
              <w:t xml:space="preserve">1 h </w:t>
            </w:r>
          </w:p>
        </w:tc>
        <w:tc>
          <w:tcPr>
            <w:tcW w:w="686" w:type="dxa"/>
            <w:gridSpan w:val="2"/>
            <w:tcBorders>
              <w:top w:val="nil"/>
              <w:left w:val="nil"/>
              <w:bottom w:val="nil"/>
              <w:right w:val="nil"/>
            </w:tcBorders>
          </w:tcPr>
          <w:p w14:paraId="2BEAAC39" w14:textId="77777777" w:rsidR="0090432E" w:rsidRDefault="004A30B3">
            <w:pPr>
              <w:spacing w:after="0" w:line="259" w:lineRule="auto"/>
              <w:ind w:left="276" w:right="0" w:firstLine="0"/>
              <w:jc w:val="center"/>
            </w:pPr>
            <w:r>
              <w:t xml:space="preserve"> </w:t>
            </w:r>
          </w:p>
        </w:tc>
        <w:tc>
          <w:tcPr>
            <w:tcW w:w="694" w:type="dxa"/>
            <w:tcBorders>
              <w:top w:val="nil"/>
              <w:left w:val="nil"/>
              <w:bottom w:val="nil"/>
              <w:right w:val="nil"/>
            </w:tcBorders>
          </w:tcPr>
          <w:p w14:paraId="64DDCAF7" w14:textId="77777777" w:rsidR="0090432E" w:rsidRDefault="004A30B3">
            <w:pPr>
              <w:spacing w:after="0" w:line="259" w:lineRule="auto"/>
              <w:ind w:left="0" w:right="0" w:firstLine="0"/>
              <w:jc w:val="right"/>
            </w:pPr>
            <w:r>
              <w:t xml:space="preserve"> </w:t>
            </w:r>
          </w:p>
        </w:tc>
      </w:tr>
      <w:tr w:rsidR="0090432E" w14:paraId="0D538970" w14:textId="77777777" w:rsidTr="009073CD">
        <w:trPr>
          <w:trHeight w:val="372"/>
        </w:trPr>
        <w:tc>
          <w:tcPr>
            <w:tcW w:w="7243" w:type="dxa"/>
            <w:tcBorders>
              <w:top w:val="nil"/>
              <w:left w:val="nil"/>
              <w:bottom w:val="nil"/>
              <w:right w:val="nil"/>
            </w:tcBorders>
            <w:shd w:val="clear" w:color="auto" w:fill="D9D9D9"/>
          </w:tcPr>
          <w:p w14:paraId="0C0E164A" w14:textId="77777777" w:rsidR="0090432E" w:rsidRDefault="00E111E4">
            <w:pPr>
              <w:spacing w:after="0" w:line="259" w:lineRule="auto"/>
              <w:ind w:left="108" w:right="0" w:firstLine="0"/>
              <w:jc w:val="left"/>
            </w:pPr>
            <w:r>
              <w:t>1.1</w:t>
            </w:r>
            <w:r w:rsidR="004A30B3">
              <w:t>.</w:t>
            </w:r>
            <w:r>
              <w:t>2</w:t>
            </w:r>
            <w:r w:rsidR="004A30B3">
              <w:t xml:space="preserve"> Prozessanalyse </w:t>
            </w:r>
          </w:p>
        </w:tc>
        <w:tc>
          <w:tcPr>
            <w:tcW w:w="586" w:type="dxa"/>
            <w:tcBorders>
              <w:top w:val="nil"/>
              <w:left w:val="nil"/>
              <w:bottom w:val="nil"/>
              <w:right w:val="nil"/>
            </w:tcBorders>
            <w:shd w:val="clear" w:color="auto" w:fill="D9D9D9"/>
          </w:tcPr>
          <w:p w14:paraId="1379C3F1" w14:textId="77777777" w:rsidR="0090432E" w:rsidRDefault="004A30B3">
            <w:pPr>
              <w:spacing w:after="0" w:line="259" w:lineRule="auto"/>
              <w:ind w:left="0" w:right="0" w:firstLine="0"/>
              <w:jc w:val="left"/>
            </w:pPr>
            <w:r>
              <w:t xml:space="preserve">2 h </w:t>
            </w:r>
          </w:p>
        </w:tc>
        <w:tc>
          <w:tcPr>
            <w:tcW w:w="686" w:type="dxa"/>
            <w:gridSpan w:val="2"/>
            <w:tcBorders>
              <w:top w:val="nil"/>
              <w:left w:val="nil"/>
              <w:bottom w:val="nil"/>
              <w:right w:val="nil"/>
            </w:tcBorders>
            <w:shd w:val="clear" w:color="auto" w:fill="D9D9D9"/>
          </w:tcPr>
          <w:p w14:paraId="415EAAB9" w14:textId="77777777" w:rsidR="0090432E" w:rsidRDefault="004A30B3">
            <w:pPr>
              <w:spacing w:after="0" w:line="259" w:lineRule="auto"/>
              <w:ind w:left="276" w:right="0" w:firstLine="0"/>
              <w:jc w:val="center"/>
            </w:pPr>
            <w:r>
              <w:t xml:space="preserve"> </w:t>
            </w:r>
          </w:p>
        </w:tc>
        <w:tc>
          <w:tcPr>
            <w:tcW w:w="694" w:type="dxa"/>
            <w:tcBorders>
              <w:top w:val="nil"/>
              <w:left w:val="nil"/>
              <w:bottom w:val="nil"/>
              <w:right w:val="nil"/>
            </w:tcBorders>
            <w:shd w:val="clear" w:color="auto" w:fill="D9D9D9"/>
          </w:tcPr>
          <w:p w14:paraId="67C8618F" w14:textId="77777777" w:rsidR="0090432E" w:rsidRDefault="004A30B3">
            <w:pPr>
              <w:spacing w:after="0" w:line="259" w:lineRule="auto"/>
              <w:ind w:left="0" w:right="0" w:firstLine="0"/>
              <w:jc w:val="right"/>
            </w:pPr>
            <w:r>
              <w:t xml:space="preserve"> </w:t>
            </w:r>
          </w:p>
        </w:tc>
      </w:tr>
      <w:tr w:rsidR="0090432E" w14:paraId="1D427037" w14:textId="77777777" w:rsidTr="009073CD">
        <w:trPr>
          <w:trHeight w:val="375"/>
        </w:trPr>
        <w:tc>
          <w:tcPr>
            <w:tcW w:w="7243" w:type="dxa"/>
            <w:tcBorders>
              <w:top w:val="nil"/>
              <w:left w:val="nil"/>
              <w:bottom w:val="nil"/>
              <w:right w:val="nil"/>
            </w:tcBorders>
          </w:tcPr>
          <w:p w14:paraId="58CC4309" w14:textId="77777777" w:rsidR="0090432E" w:rsidRDefault="00E111E4">
            <w:pPr>
              <w:spacing w:after="0" w:line="259" w:lineRule="auto"/>
              <w:ind w:left="108" w:right="0" w:firstLine="0"/>
              <w:jc w:val="left"/>
            </w:pPr>
            <w:r>
              <w:t>1.2</w:t>
            </w:r>
            <w:r w:rsidR="004A30B3">
              <w:t xml:space="preserve"> „Make or buy“-Entscheidung und Wirtschaftlichkeitsanalyse </w:t>
            </w:r>
          </w:p>
        </w:tc>
        <w:tc>
          <w:tcPr>
            <w:tcW w:w="586" w:type="dxa"/>
            <w:tcBorders>
              <w:top w:val="nil"/>
              <w:left w:val="nil"/>
              <w:bottom w:val="nil"/>
              <w:right w:val="nil"/>
            </w:tcBorders>
          </w:tcPr>
          <w:p w14:paraId="2F3496B3" w14:textId="77777777" w:rsidR="0090432E" w:rsidRDefault="004A30B3">
            <w:pPr>
              <w:spacing w:after="0" w:line="259" w:lineRule="auto"/>
              <w:ind w:left="132" w:right="0" w:firstLine="0"/>
              <w:jc w:val="center"/>
            </w:pPr>
            <w:r>
              <w:t xml:space="preserve"> </w:t>
            </w:r>
          </w:p>
        </w:tc>
        <w:tc>
          <w:tcPr>
            <w:tcW w:w="686" w:type="dxa"/>
            <w:gridSpan w:val="2"/>
            <w:tcBorders>
              <w:top w:val="nil"/>
              <w:left w:val="nil"/>
              <w:bottom w:val="nil"/>
              <w:right w:val="nil"/>
            </w:tcBorders>
          </w:tcPr>
          <w:p w14:paraId="0F86101F" w14:textId="77777777" w:rsidR="0090432E" w:rsidRDefault="004A30B3">
            <w:pPr>
              <w:spacing w:after="0" w:line="259" w:lineRule="auto"/>
              <w:ind w:left="122" w:right="0" w:firstLine="0"/>
              <w:jc w:val="left"/>
            </w:pPr>
            <w:r>
              <w:t xml:space="preserve">1 h </w:t>
            </w:r>
          </w:p>
        </w:tc>
        <w:tc>
          <w:tcPr>
            <w:tcW w:w="694" w:type="dxa"/>
            <w:tcBorders>
              <w:top w:val="nil"/>
              <w:left w:val="nil"/>
              <w:bottom w:val="nil"/>
              <w:right w:val="nil"/>
            </w:tcBorders>
          </w:tcPr>
          <w:p w14:paraId="2525267E" w14:textId="77777777" w:rsidR="0090432E" w:rsidRDefault="004A30B3">
            <w:pPr>
              <w:spacing w:after="0" w:line="259" w:lineRule="auto"/>
              <w:ind w:left="0" w:right="0" w:firstLine="0"/>
              <w:jc w:val="right"/>
            </w:pPr>
            <w:r>
              <w:t xml:space="preserve"> </w:t>
            </w:r>
          </w:p>
        </w:tc>
      </w:tr>
      <w:tr w:rsidR="0090432E" w14:paraId="57500E11" w14:textId="77777777" w:rsidTr="009073CD">
        <w:trPr>
          <w:trHeight w:val="372"/>
        </w:trPr>
        <w:tc>
          <w:tcPr>
            <w:tcW w:w="7243" w:type="dxa"/>
            <w:tcBorders>
              <w:top w:val="nil"/>
              <w:left w:val="nil"/>
              <w:bottom w:val="nil"/>
              <w:right w:val="nil"/>
            </w:tcBorders>
            <w:shd w:val="clear" w:color="auto" w:fill="D9D9D9"/>
          </w:tcPr>
          <w:p w14:paraId="18D7A98D" w14:textId="77777777" w:rsidR="0090432E" w:rsidRDefault="00E111E4">
            <w:pPr>
              <w:spacing w:after="0" w:line="259" w:lineRule="auto"/>
              <w:ind w:left="108" w:right="0" w:firstLine="0"/>
              <w:jc w:val="left"/>
            </w:pPr>
            <w:r>
              <w:t>1.3</w:t>
            </w:r>
            <w:r w:rsidR="004A30B3">
              <w:t xml:space="preserve"> Erstellen eines Use-Case-Diagramms </w:t>
            </w:r>
          </w:p>
        </w:tc>
        <w:tc>
          <w:tcPr>
            <w:tcW w:w="586" w:type="dxa"/>
            <w:tcBorders>
              <w:top w:val="nil"/>
              <w:left w:val="nil"/>
              <w:bottom w:val="nil"/>
              <w:right w:val="nil"/>
            </w:tcBorders>
            <w:shd w:val="clear" w:color="auto" w:fill="D9D9D9"/>
          </w:tcPr>
          <w:p w14:paraId="24904936" w14:textId="77777777" w:rsidR="0090432E" w:rsidRDefault="004A30B3">
            <w:pPr>
              <w:spacing w:after="0" w:line="259" w:lineRule="auto"/>
              <w:ind w:left="132" w:right="0" w:firstLine="0"/>
              <w:jc w:val="center"/>
            </w:pPr>
            <w:r>
              <w:t xml:space="preserve"> </w:t>
            </w:r>
          </w:p>
        </w:tc>
        <w:tc>
          <w:tcPr>
            <w:tcW w:w="686" w:type="dxa"/>
            <w:gridSpan w:val="2"/>
            <w:tcBorders>
              <w:top w:val="nil"/>
              <w:left w:val="nil"/>
              <w:bottom w:val="nil"/>
              <w:right w:val="nil"/>
            </w:tcBorders>
            <w:shd w:val="clear" w:color="auto" w:fill="D9D9D9"/>
          </w:tcPr>
          <w:p w14:paraId="4E555EEE" w14:textId="77777777" w:rsidR="0090432E" w:rsidRDefault="004A30B3">
            <w:pPr>
              <w:spacing w:after="0" w:line="259" w:lineRule="auto"/>
              <w:ind w:left="122" w:right="0" w:firstLine="0"/>
              <w:jc w:val="left"/>
            </w:pPr>
            <w:r>
              <w:t xml:space="preserve">2 h </w:t>
            </w:r>
          </w:p>
        </w:tc>
        <w:tc>
          <w:tcPr>
            <w:tcW w:w="694" w:type="dxa"/>
            <w:tcBorders>
              <w:top w:val="nil"/>
              <w:left w:val="nil"/>
              <w:bottom w:val="nil"/>
              <w:right w:val="nil"/>
            </w:tcBorders>
            <w:shd w:val="clear" w:color="auto" w:fill="D9D9D9"/>
          </w:tcPr>
          <w:p w14:paraId="3C27A0C9" w14:textId="77777777" w:rsidR="0090432E" w:rsidRDefault="004A30B3">
            <w:pPr>
              <w:spacing w:after="0" w:line="259" w:lineRule="auto"/>
              <w:ind w:left="0" w:right="0" w:firstLine="0"/>
              <w:jc w:val="right"/>
            </w:pPr>
            <w:r>
              <w:t xml:space="preserve"> </w:t>
            </w:r>
          </w:p>
        </w:tc>
      </w:tr>
      <w:tr w:rsidR="0090432E" w14:paraId="0CC6E627" w14:textId="77777777" w:rsidTr="009073CD">
        <w:trPr>
          <w:trHeight w:val="374"/>
        </w:trPr>
        <w:tc>
          <w:tcPr>
            <w:tcW w:w="7243" w:type="dxa"/>
            <w:tcBorders>
              <w:top w:val="nil"/>
              <w:left w:val="nil"/>
              <w:bottom w:val="nil"/>
              <w:right w:val="nil"/>
            </w:tcBorders>
          </w:tcPr>
          <w:p w14:paraId="35389438" w14:textId="77777777" w:rsidR="0090432E" w:rsidRDefault="00E111E4">
            <w:pPr>
              <w:spacing w:after="0" w:line="259" w:lineRule="auto"/>
              <w:ind w:left="108" w:right="0" w:firstLine="0"/>
              <w:jc w:val="left"/>
            </w:pPr>
            <w:r>
              <w:t>1</w:t>
            </w:r>
            <w:r w:rsidR="004A30B3">
              <w:t>.</w:t>
            </w:r>
            <w:r>
              <w:t>4</w:t>
            </w:r>
            <w:r w:rsidR="004A30B3">
              <w:t xml:space="preserve"> Erstellen des Lastenhefts mit der EDV-Abteilung </w:t>
            </w:r>
          </w:p>
        </w:tc>
        <w:tc>
          <w:tcPr>
            <w:tcW w:w="586" w:type="dxa"/>
            <w:tcBorders>
              <w:top w:val="nil"/>
              <w:left w:val="nil"/>
              <w:bottom w:val="nil"/>
              <w:right w:val="nil"/>
            </w:tcBorders>
          </w:tcPr>
          <w:p w14:paraId="569AED5A" w14:textId="77777777" w:rsidR="0090432E" w:rsidRDefault="004A30B3">
            <w:pPr>
              <w:spacing w:after="0" w:line="259" w:lineRule="auto"/>
              <w:ind w:left="132" w:right="0" w:firstLine="0"/>
              <w:jc w:val="center"/>
            </w:pPr>
            <w:r>
              <w:t xml:space="preserve"> </w:t>
            </w:r>
          </w:p>
        </w:tc>
        <w:tc>
          <w:tcPr>
            <w:tcW w:w="686" w:type="dxa"/>
            <w:gridSpan w:val="2"/>
            <w:tcBorders>
              <w:top w:val="nil"/>
              <w:left w:val="nil"/>
              <w:bottom w:val="nil"/>
              <w:right w:val="nil"/>
            </w:tcBorders>
          </w:tcPr>
          <w:p w14:paraId="10907AB4" w14:textId="77777777" w:rsidR="0090432E" w:rsidRDefault="004A30B3">
            <w:pPr>
              <w:spacing w:after="0" w:line="259" w:lineRule="auto"/>
              <w:ind w:left="122" w:right="0" w:firstLine="0"/>
              <w:jc w:val="left"/>
            </w:pPr>
            <w:r>
              <w:t xml:space="preserve">3 h </w:t>
            </w:r>
          </w:p>
        </w:tc>
        <w:tc>
          <w:tcPr>
            <w:tcW w:w="694" w:type="dxa"/>
            <w:tcBorders>
              <w:top w:val="nil"/>
              <w:left w:val="nil"/>
              <w:bottom w:val="nil"/>
              <w:right w:val="nil"/>
            </w:tcBorders>
          </w:tcPr>
          <w:p w14:paraId="11BFF92D" w14:textId="77777777" w:rsidR="0090432E" w:rsidRDefault="004A30B3">
            <w:pPr>
              <w:spacing w:after="0" w:line="259" w:lineRule="auto"/>
              <w:ind w:left="0" w:right="0" w:firstLine="0"/>
              <w:jc w:val="right"/>
            </w:pPr>
            <w:r>
              <w:t xml:space="preserve"> </w:t>
            </w:r>
          </w:p>
        </w:tc>
      </w:tr>
      <w:tr w:rsidR="0090432E" w14:paraId="2DD44030" w14:textId="77777777" w:rsidTr="009073CD">
        <w:trPr>
          <w:trHeight w:val="372"/>
        </w:trPr>
        <w:tc>
          <w:tcPr>
            <w:tcW w:w="7243" w:type="dxa"/>
            <w:tcBorders>
              <w:top w:val="nil"/>
              <w:left w:val="nil"/>
              <w:bottom w:val="nil"/>
              <w:right w:val="nil"/>
            </w:tcBorders>
            <w:shd w:val="clear" w:color="auto" w:fill="9CC2E5"/>
          </w:tcPr>
          <w:p w14:paraId="45781F7D" w14:textId="77777777" w:rsidR="0090432E" w:rsidRDefault="004A30B3">
            <w:pPr>
              <w:spacing w:after="0" w:line="259" w:lineRule="auto"/>
              <w:ind w:left="108" w:right="0" w:firstLine="0"/>
              <w:jc w:val="left"/>
            </w:pPr>
            <w:r>
              <w:rPr>
                <w:b/>
              </w:rPr>
              <w:t xml:space="preserve">Entwurfsphase </w:t>
            </w:r>
          </w:p>
        </w:tc>
        <w:tc>
          <w:tcPr>
            <w:tcW w:w="586" w:type="dxa"/>
            <w:tcBorders>
              <w:top w:val="nil"/>
              <w:left w:val="nil"/>
              <w:bottom w:val="nil"/>
              <w:right w:val="nil"/>
            </w:tcBorders>
            <w:shd w:val="clear" w:color="auto" w:fill="9CC2E5"/>
          </w:tcPr>
          <w:p w14:paraId="2C5CD687" w14:textId="77777777" w:rsidR="0090432E" w:rsidRDefault="004A30B3">
            <w:pPr>
              <w:spacing w:after="0" w:line="259" w:lineRule="auto"/>
              <w:ind w:left="132" w:right="0" w:firstLine="0"/>
              <w:jc w:val="center"/>
            </w:pPr>
            <w:r>
              <w:rPr>
                <w:b/>
              </w:rPr>
              <w:t xml:space="preserve"> </w:t>
            </w:r>
          </w:p>
        </w:tc>
        <w:tc>
          <w:tcPr>
            <w:tcW w:w="686" w:type="dxa"/>
            <w:gridSpan w:val="2"/>
            <w:tcBorders>
              <w:top w:val="nil"/>
              <w:left w:val="nil"/>
              <w:bottom w:val="nil"/>
              <w:right w:val="nil"/>
            </w:tcBorders>
            <w:shd w:val="clear" w:color="auto" w:fill="9CC2E5"/>
          </w:tcPr>
          <w:p w14:paraId="009EC3E7" w14:textId="77777777" w:rsidR="0090432E" w:rsidRDefault="004A30B3">
            <w:pPr>
              <w:spacing w:after="0" w:line="259" w:lineRule="auto"/>
              <w:ind w:left="276" w:right="0" w:firstLine="0"/>
              <w:jc w:val="center"/>
            </w:pPr>
            <w:r>
              <w:rPr>
                <w:b/>
              </w:rPr>
              <w:t xml:space="preserve"> </w:t>
            </w:r>
          </w:p>
        </w:tc>
        <w:tc>
          <w:tcPr>
            <w:tcW w:w="694" w:type="dxa"/>
            <w:tcBorders>
              <w:top w:val="nil"/>
              <w:left w:val="nil"/>
              <w:bottom w:val="nil"/>
              <w:right w:val="nil"/>
            </w:tcBorders>
            <w:shd w:val="clear" w:color="auto" w:fill="9CC2E5"/>
          </w:tcPr>
          <w:p w14:paraId="65CE13A3" w14:textId="77777777" w:rsidR="0090432E" w:rsidRDefault="003F75A0">
            <w:pPr>
              <w:spacing w:after="0" w:line="259" w:lineRule="auto"/>
              <w:ind w:left="0" w:right="0" w:firstLine="0"/>
            </w:pPr>
            <w:r>
              <w:rPr>
                <w:b/>
              </w:rPr>
              <w:t>12</w:t>
            </w:r>
            <w:r w:rsidR="004A30B3">
              <w:rPr>
                <w:b/>
              </w:rPr>
              <w:t xml:space="preserve"> h </w:t>
            </w:r>
          </w:p>
        </w:tc>
      </w:tr>
      <w:tr w:rsidR="0090432E" w14:paraId="5EECD6C7" w14:textId="77777777" w:rsidTr="009073CD">
        <w:trPr>
          <w:trHeight w:val="372"/>
        </w:trPr>
        <w:tc>
          <w:tcPr>
            <w:tcW w:w="7243" w:type="dxa"/>
            <w:tcBorders>
              <w:top w:val="nil"/>
              <w:left w:val="nil"/>
              <w:bottom w:val="nil"/>
              <w:right w:val="nil"/>
            </w:tcBorders>
            <w:shd w:val="clear" w:color="auto" w:fill="D9D9D9" w:themeFill="background1" w:themeFillShade="D9"/>
          </w:tcPr>
          <w:p w14:paraId="42AF4CED" w14:textId="77777777" w:rsidR="0090432E" w:rsidRDefault="00E111E4">
            <w:pPr>
              <w:spacing w:after="0" w:line="259" w:lineRule="auto"/>
              <w:ind w:left="108" w:right="0" w:firstLine="0"/>
              <w:jc w:val="left"/>
            </w:pPr>
            <w:r>
              <w:t>2</w:t>
            </w:r>
            <w:r w:rsidR="004A30B3">
              <w:t>.</w:t>
            </w:r>
            <w:r>
              <w:t>1</w:t>
            </w:r>
            <w:r w:rsidR="004A30B3">
              <w:t xml:space="preserve"> Prozessentwurf </w:t>
            </w:r>
          </w:p>
        </w:tc>
        <w:tc>
          <w:tcPr>
            <w:tcW w:w="586" w:type="dxa"/>
            <w:tcBorders>
              <w:top w:val="nil"/>
              <w:left w:val="nil"/>
              <w:bottom w:val="nil"/>
              <w:right w:val="nil"/>
            </w:tcBorders>
            <w:shd w:val="clear" w:color="auto" w:fill="D9D9D9" w:themeFill="background1" w:themeFillShade="D9"/>
          </w:tcPr>
          <w:p w14:paraId="5A26F19E" w14:textId="77777777" w:rsidR="0090432E" w:rsidRDefault="004A30B3">
            <w:pPr>
              <w:spacing w:after="0" w:line="259" w:lineRule="auto"/>
              <w:ind w:left="132" w:right="0" w:firstLine="0"/>
              <w:jc w:val="center"/>
            </w:pPr>
            <w:r>
              <w:t xml:space="preserve"> </w:t>
            </w:r>
          </w:p>
        </w:tc>
        <w:tc>
          <w:tcPr>
            <w:tcW w:w="686" w:type="dxa"/>
            <w:gridSpan w:val="2"/>
            <w:tcBorders>
              <w:top w:val="nil"/>
              <w:left w:val="nil"/>
              <w:bottom w:val="nil"/>
              <w:right w:val="nil"/>
            </w:tcBorders>
            <w:shd w:val="clear" w:color="auto" w:fill="D9D9D9" w:themeFill="background1" w:themeFillShade="D9"/>
          </w:tcPr>
          <w:p w14:paraId="23102C37" w14:textId="77777777" w:rsidR="0090432E" w:rsidRDefault="00E111E4">
            <w:pPr>
              <w:spacing w:after="0" w:line="259" w:lineRule="auto"/>
              <w:ind w:left="122" w:right="0" w:firstLine="0"/>
              <w:jc w:val="left"/>
            </w:pPr>
            <w:r>
              <w:t>4</w:t>
            </w:r>
            <w:r w:rsidR="004A30B3">
              <w:t xml:space="preserve"> h </w:t>
            </w:r>
          </w:p>
        </w:tc>
        <w:tc>
          <w:tcPr>
            <w:tcW w:w="694" w:type="dxa"/>
            <w:tcBorders>
              <w:top w:val="nil"/>
              <w:left w:val="nil"/>
              <w:bottom w:val="nil"/>
              <w:right w:val="nil"/>
            </w:tcBorders>
            <w:shd w:val="clear" w:color="auto" w:fill="D9D9D9" w:themeFill="background1" w:themeFillShade="D9"/>
          </w:tcPr>
          <w:p w14:paraId="3E7D1073" w14:textId="77777777" w:rsidR="0090432E" w:rsidRDefault="004A30B3">
            <w:pPr>
              <w:spacing w:after="0" w:line="259" w:lineRule="auto"/>
              <w:ind w:left="0" w:right="0" w:firstLine="0"/>
              <w:jc w:val="right"/>
            </w:pPr>
            <w:r>
              <w:t xml:space="preserve"> </w:t>
            </w:r>
          </w:p>
        </w:tc>
      </w:tr>
      <w:tr w:rsidR="0090432E" w14:paraId="6798D0CD" w14:textId="77777777" w:rsidTr="009073CD">
        <w:trPr>
          <w:trHeight w:val="374"/>
        </w:trPr>
        <w:tc>
          <w:tcPr>
            <w:tcW w:w="7243" w:type="dxa"/>
            <w:tcBorders>
              <w:top w:val="nil"/>
              <w:left w:val="nil"/>
              <w:bottom w:val="nil"/>
              <w:right w:val="nil"/>
            </w:tcBorders>
          </w:tcPr>
          <w:p w14:paraId="3EF889AD" w14:textId="77777777" w:rsidR="0090432E" w:rsidRDefault="00E111E4">
            <w:pPr>
              <w:spacing w:after="0" w:line="259" w:lineRule="auto"/>
              <w:ind w:left="108" w:right="0" w:firstLine="0"/>
              <w:jc w:val="left"/>
            </w:pPr>
            <w:r>
              <w:t>2</w:t>
            </w:r>
            <w:r w:rsidR="004A30B3">
              <w:t>.</w:t>
            </w:r>
            <w:r>
              <w:t>2</w:t>
            </w:r>
            <w:r w:rsidR="004A30B3">
              <w:t xml:space="preserve"> Benutzeroberflächen entwerfen und abstimmen </w:t>
            </w:r>
          </w:p>
        </w:tc>
        <w:tc>
          <w:tcPr>
            <w:tcW w:w="586" w:type="dxa"/>
            <w:tcBorders>
              <w:top w:val="nil"/>
              <w:left w:val="nil"/>
              <w:bottom w:val="nil"/>
              <w:right w:val="nil"/>
            </w:tcBorders>
          </w:tcPr>
          <w:p w14:paraId="5FC69593" w14:textId="77777777" w:rsidR="0090432E" w:rsidRDefault="004A30B3">
            <w:pPr>
              <w:spacing w:after="0" w:line="259" w:lineRule="auto"/>
              <w:ind w:left="132" w:right="0" w:firstLine="0"/>
              <w:jc w:val="center"/>
            </w:pPr>
            <w:r>
              <w:t xml:space="preserve"> </w:t>
            </w:r>
          </w:p>
        </w:tc>
        <w:tc>
          <w:tcPr>
            <w:tcW w:w="686" w:type="dxa"/>
            <w:gridSpan w:val="2"/>
            <w:tcBorders>
              <w:top w:val="nil"/>
              <w:left w:val="nil"/>
              <w:bottom w:val="nil"/>
              <w:right w:val="nil"/>
            </w:tcBorders>
          </w:tcPr>
          <w:p w14:paraId="60651F89" w14:textId="77777777" w:rsidR="0090432E" w:rsidRDefault="00E111E4">
            <w:pPr>
              <w:spacing w:after="0" w:line="259" w:lineRule="auto"/>
              <w:ind w:left="122" w:right="0" w:firstLine="0"/>
              <w:jc w:val="left"/>
            </w:pPr>
            <w:r>
              <w:t>1</w:t>
            </w:r>
            <w:r w:rsidR="004A30B3">
              <w:t xml:space="preserve"> h </w:t>
            </w:r>
          </w:p>
        </w:tc>
        <w:tc>
          <w:tcPr>
            <w:tcW w:w="694" w:type="dxa"/>
            <w:tcBorders>
              <w:top w:val="nil"/>
              <w:left w:val="nil"/>
              <w:bottom w:val="nil"/>
              <w:right w:val="nil"/>
            </w:tcBorders>
          </w:tcPr>
          <w:p w14:paraId="2277C3A2" w14:textId="77777777" w:rsidR="0090432E" w:rsidRDefault="004A30B3">
            <w:pPr>
              <w:spacing w:after="0" w:line="259" w:lineRule="auto"/>
              <w:ind w:left="0" w:right="0" w:firstLine="0"/>
              <w:jc w:val="right"/>
            </w:pPr>
            <w:r>
              <w:t xml:space="preserve"> </w:t>
            </w:r>
          </w:p>
        </w:tc>
      </w:tr>
      <w:tr w:rsidR="0090432E" w14:paraId="7C686F34" w14:textId="77777777" w:rsidTr="009073CD">
        <w:trPr>
          <w:trHeight w:val="372"/>
        </w:trPr>
        <w:tc>
          <w:tcPr>
            <w:tcW w:w="7243" w:type="dxa"/>
            <w:tcBorders>
              <w:top w:val="nil"/>
              <w:left w:val="nil"/>
              <w:bottom w:val="nil"/>
              <w:right w:val="nil"/>
            </w:tcBorders>
            <w:shd w:val="clear" w:color="auto" w:fill="D9D9D9"/>
          </w:tcPr>
          <w:p w14:paraId="6C8F3617" w14:textId="77777777" w:rsidR="0090432E" w:rsidRDefault="00E111E4">
            <w:pPr>
              <w:spacing w:after="0" w:line="259" w:lineRule="auto"/>
              <w:ind w:left="108" w:right="0" w:firstLine="0"/>
              <w:jc w:val="left"/>
            </w:pPr>
            <w:r>
              <w:t>2</w:t>
            </w:r>
            <w:r w:rsidR="004A30B3">
              <w:t>.</w:t>
            </w:r>
            <w:r>
              <w:t>3</w:t>
            </w:r>
            <w:r w:rsidR="004A30B3">
              <w:t xml:space="preserve"> Erstellen eines UML-Komponentendiagramms der Anwendung </w:t>
            </w:r>
          </w:p>
        </w:tc>
        <w:tc>
          <w:tcPr>
            <w:tcW w:w="586" w:type="dxa"/>
            <w:tcBorders>
              <w:top w:val="nil"/>
              <w:left w:val="nil"/>
              <w:bottom w:val="nil"/>
              <w:right w:val="nil"/>
            </w:tcBorders>
            <w:shd w:val="clear" w:color="auto" w:fill="D9D9D9"/>
          </w:tcPr>
          <w:p w14:paraId="4D1B0698" w14:textId="77777777" w:rsidR="0090432E" w:rsidRDefault="004A30B3">
            <w:pPr>
              <w:spacing w:after="0" w:line="259" w:lineRule="auto"/>
              <w:ind w:left="132" w:right="0" w:firstLine="0"/>
              <w:jc w:val="center"/>
            </w:pPr>
            <w:r>
              <w:t xml:space="preserve"> </w:t>
            </w:r>
          </w:p>
        </w:tc>
        <w:tc>
          <w:tcPr>
            <w:tcW w:w="686" w:type="dxa"/>
            <w:gridSpan w:val="2"/>
            <w:tcBorders>
              <w:top w:val="nil"/>
              <w:left w:val="nil"/>
              <w:bottom w:val="nil"/>
              <w:right w:val="nil"/>
            </w:tcBorders>
            <w:shd w:val="clear" w:color="auto" w:fill="D9D9D9"/>
          </w:tcPr>
          <w:p w14:paraId="20D8C0F9" w14:textId="77777777" w:rsidR="0090432E" w:rsidRDefault="003F75A0">
            <w:pPr>
              <w:spacing w:after="0" w:line="259" w:lineRule="auto"/>
              <w:ind w:left="122" w:right="0" w:firstLine="0"/>
              <w:jc w:val="left"/>
            </w:pPr>
            <w:r>
              <w:t>3</w:t>
            </w:r>
            <w:r w:rsidR="004A30B3">
              <w:t xml:space="preserve"> h </w:t>
            </w:r>
          </w:p>
        </w:tc>
        <w:tc>
          <w:tcPr>
            <w:tcW w:w="694" w:type="dxa"/>
            <w:tcBorders>
              <w:top w:val="nil"/>
              <w:left w:val="nil"/>
              <w:bottom w:val="nil"/>
              <w:right w:val="nil"/>
            </w:tcBorders>
            <w:shd w:val="clear" w:color="auto" w:fill="D9D9D9"/>
          </w:tcPr>
          <w:p w14:paraId="366FDC6F" w14:textId="77777777" w:rsidR="0090432E" w:rsidRDefault="004A30B3">
            <w:pPr>
              <w:spacing w:after="0" w:line="259" w:lineRule="auto"/>
              <w:ind w:left="0" w:right="0" w:firstLine="0"/>
              <w:jc w:val="right"/>
            </w:pPr>
            <w:r>
              <w:t xml:space="preserve"> </w:t>
            </w:r>
          </w:p>
        </w:tc>
      </w:tr>
      <w:tr w:rsidR="0090432E" w14:paraId="429BCD18" w14:textId="77777777" w:rsidTr="009073CD">
        <w:trPr>
          <w:trHeight w:val="374"/>
        </w:trPr>
        <w:tc>
          <w:tcPr>
            <w:tcW w:w="7243" w:type="dxa"/>
            <w:tcBorders>
              <w:top w:val="nil"/>
              <w:left w:val="nil"/>
              <w:bottom w:val="nil"/>
              <w:right w:val="nil"/>
            </w:tcBorders>
          </w:tcPr>
          <w:p w14:paraId="4D7F18C6" w14:textId="77777777" w:rsidR="0090432E" w:rsidRDefault="00E111E4">
            <w:pPr>
              <w:spacing w:after="0" w:line="259" w:lineRule="auto"/>
              <w:ind w:left="108" w:right="0" w:firstLine="0"/>
              <w:jc w:val="left"/>
            </w:pPr>
            <w:r>
              <w:t>2</w:t>
            </w:r>
            <w:r w:rsidR="004A30B3">
              <w:t>.</w:t>
            </w:r>
            <w:r>
              <w:t>4</w:t>
            </w:r>
            <w:r w:rsidR="004A30B3">
              <w:t xml:space="preserve"> Erstellen des Pflichtenhefts </w:t>
            </w:r>
          </w:p>
        </w:tc>
        <w:tc>
          <w:tcPr>
            <w:tcW w:w="586" w:type="dxa"/>
            <w:tcBorders>
              <w:top w:val="nil"/>
              <w:left w:val="nil"/>
              <w:bottom w:val="nil"/>
              <w:right w:val="nil"/>
            </w:tcBorders>
          </w:tcPr>
          <w:p w14:paraId="1FE63993" w14:textId="77777777" w:rsidR="0090432E" w:rsidRDefault="004A30B3">
            <w:pPr>
              <w:spacing w:after="0" w:line="259" w:lineRule="auto"/>
              <w:ind w:left="132" w:right="0" w:firstLine="0"/>
              <w:jc w:val="center"/>
            </w:pPr>
            <w:r>
              <w:t xml:space="preserve"> </w:t>
            </w:r>
          </w:p>
        </w:tc>
        <w:tc>
          <w:tcPr>
            <w:tcW w:w="686" w:type="dxa"/>
            <w:gridSpan w:val="2"/>
            <w:tcBorders>
              <w:top w:val="nil"/>
              <w:left w:val="nil"/>
              <w:bottom w:val="nil"/>
              <w:right w:val="nil"/>
            </w:tcBorders>
          </w:tcPr>
          <w:p w14:paraId="5E3B877B" w14:textId="77777777" w:rsidR="0090432E" w:rsidRDefault="004A30B3">
            <w:pPr>
              <w:spacing w:after="0" w:line="259" w:lineRule="auto"/>
              <w:ind w:left="122" w:right="0" w:firstLine="0"/>
              <w:jc w:val="left"/>
            </w:pPr>
            <w:r>
              <w:t xml:space="preserve">4 h </w:t>
            </w:r>
          </w:p>
        </w:tc>
        <w:tc>
          <w:tcPr>
            <w:tcW w:w="694" w:type="dxa"/>
            <w:tcBorders>
              <w:top w:val="nil"/>
              <w:left w:val="nil"/>
              <w:bottom w:val="nil"/>
              <w:right w:val="nil"/>
            </w:tcBorders>
          </w:tcPr>
          <w:p w14:paraId="2CC953AD" w14:textId="77777777" w:rsidR="0090432E" w:rsidRDefault="004A30B3">
            <w:pPr>
              <w:spacing w:after="0" w:line="259" w:lineRule="auto"/>
              <w:ind w:left="0" w:right="0" w:firstLine="0"/>
              <w:jc w:val="right"/>
            </w:pPr>
            <w:r>
              <w:t xml:space="preserve"> </w:t>
            </w:r>
          </w:p>
        </w:tc>
      </w:tr>
      <w:tr w:rsidR="0090432E" w14:paraId="1EAD646D" w14:textId="77777777" w:rsidTr="009073CD">
        <w:trPr>
          <w:trHeight w:val="372"/>
        </w:trPr>
        <w:tc>
          <w:tcPr>
            <w:tcW w:w="7243" w:type="dxa"/>
            <w:tcBorders>
              <w:top w:val="nil"/>
              <w:left w:val="nil"/>
              <w:bottom w:val="nil"/>
              <w:right w:val="nil"/>
            </w:tcBorders>
            <w:shd w:val="clear" w:color="auto" w:fill="9CC2E5"/>
          </w:tcPr>
          <w:p w14:paraId="6E17E2DD" w14:textId="77777777" w:rsidR="0090432E" w:rsidRDefault="004A30B3">
            <w:pPr>
              <w:spacing w:after="0" w:line="259" w:lineRule="auto"/>
              <w:ind w:left="108" w:right="0" w:firstLine="0"/>
              <w:jc w:val="left"/>
            </w:pPr>
            <w:r>
              <w:rPr>
                <w:b/>
              </w:rPr>
              <w:t xml:space="preserve">Implementierungsphase </w:t>
            </w:r>
          </w:p>
        </w:tc>
        <w:tc>
          <w:tcPr>
            <w:tcW w:w="586" w:type="dxa"/>
            <w:tcBorders>
              <w:top w:val="nil"/>
              <w:left w:val="nil"/>
              <w:bottom w:val="nil"/>
              <w:right w:val="nil"/>
            </w:tcBorders>
            <w:shd w:val="clear" w:color="auto" w:fill="9CC2E5"/>
          </w:tcPr>
          <w:p w14:paraId="25672DA0" w14:textId="77777777" w:rsidR="0090432E" w:rsidRDefault="004A30B3">
            <w:pPr>
              <w:spacing w:after="0" w:line="259" w:lineRule="auto"/>
              <w:ind w:left="132" w:right="0" w:firstLine="0"/>
              <w:jc w:val="center"/>
            </w:pPr>
            <w:r>
              <w:rPr>
                <w:b/>
              </w:rPr>
              <w:t xml:space="preserve"> </w:t>
            </w:r>
          </w:p>
        </w:tc>
        <w:tc>
          <w:tcPr>
            <w:tcW w:w="686" w:type="dxa"/>
            <w:gridSpan w:val="2"/>
            <w:tcBorders>
              <w:top w:val="nil"/>
              <w:left w:val="nil"/>
              <w:bottom w:val="nil"/>
              <w:right w:val="nil"/>
            </w:tcBorders>
            <w:shd w:val="clear" w:color="auto" w:fill="9CC2E5"/>
          </w:tcPr>
          <w:p w14:paraId="024E17FD" w14:textId="77777777" w:rsidR="0090432E" w:rsidRDefault="004A30B3">
            <w:pPr>
              <w:spacing w:after="0" w:line="259" w:lineRule="auto"/>
              <w:ind w:left="276" w:right="0" w:firstLine="0"/>
              <w:jc w:val="center"/>
            </w:pPr>
            <w:r>
              <w:rPr>
                <w:b/>
              </w:rPr>
              <w:t xml:space="preserve"> </w:t>
            </w:r>
          </w:p>
        </w:tc>
        <w:tc>
          <w:tcPr>
            <w:tcW w:w="694" w:type="dxa"/>
            <w:tcBorders>
              <w:top w:val="nil"/>
              <w:left w:val="nil"/>
              <w:bottom w:val="nil"/>
              <w:right w:val="nil"/>
            </w:tcBorders>
            <w:shd w:val="clear" w:color="auto" w:fill="9CC2E5"/>
          </w:tcPr>
          <w:p w14:paraId="08FAF59E" w14:textId="77777777" w:rsidR="0090432E" w:rsidRDefault="004A30B3" w:rsidP="003F75A0">
            <w:pPr>
              <w:spacing w:after="0" w:line="259" w:lineRule="auto"/>
              <w:ind w:left="0" w:right="0" w:firstLine="0"/>
            </w:pPr>
            <w:r>
              <w:rPr>
                <w:b/>
              </w:rPr>
              <w:t>3</w:t>
            </w:r>
            <w:r w:rsidR="003F75A0">
              <w:rPr>
                <w:b/>
              </w:rPr>
              <w:t>2</w:t>
            </w:r>
            <w:r>
              <w:rPr>
                <w:b/>
              </w:rPr>
              <w:t xml:space="preserve"> h </w:t>
            </w:r>
          </w:p>
        </w:tc>
      </w:tr>
      <w:tr w:rsidR="0090432E" w14:paraId="2379284B" w14:textId="77777777" w:rsidTr="009073CD">
        <w:trPr>
          <w:trHeight w:val="373"/>
        </w:trPr>
        <w:tc>
          <w:tcPr>
            <w:tcW w:w="7243" w:type="dxa"/>
            <w:tcBorders>
              <w:top w:val="nil"/>
              <w:left w:val="nil"/>
              <w:bottom w:val="nil"/>
              <w:right w:val="nil"/>
            </w:tcBorders>
          </w:tcPr>
          <w:p w14:paraId="7CF272A4" w14:textId="77777777" w:rsidR="0090432E" w:rsidRDefault="004A30B3" w:rsidP="003F75A0">
            <w:pPr>
              <w:spacing w:after="0" w:line="259" w:lineRule="auto"/>
              <w:ind w:left="108" w:right="0" w:firstLine="0"/>
              <w:jc w:val="left"/>
            </w:pPr>
            <w:r>
              <w:t xml:space="preserve">3. Programmierung der </w:t>
            </w:r>
            <w:r w:rsidR="003F75A0">
              <w:t>KSP</w:t>
            </w:r>
            <w:r>
              <w:t xml:space="preserve">-Module für die </w:t>
            </w:r>
            <w:r w:rsidR="003F75A0">
              <w:t>Regeln</w:t>
            </w:r>
            <w:r>
              <w:t xml:space="preserve"> </w:t>
            </w:r>
          </w:p>
        </w:tc>
        <w:tc>
          <w:tcPr>
            <w:tcW w:w="586" w:type="dxa"/>
            <w:tcBorders>
              <w:top w:val="nil"/>
              <w:left w:val="nil"/>
              <w:bottom w:val="nil"/>
              <w:right w:val="nil"/>
            </w:tcBorders>
          </w:tcPr>
          <w:p w14:paraId="7C24F25A" w14:textId="77777777" w:rsidR="0090432E" w:rsidRDefault="004A30B3">
            <w:pPr>
              <w:spacing w:after="0" w:line="259" w:lineRule="auto"/>
              <w:ind w:left="132" w:right="0" w:firstLine="0"/>
              <w:jc w:val="center"/>
            </w:pPr>
            <w:r>
              <w:t xml:space="preserve"> </w:t>
            </w:r>
          </w:p>
        </w:tc>
        <w:tc>
          <w:tcPr>
            <w:tcW w:w="686" w:type="dxa"/>
            <w:gridSpan w:val="2"/>
            <w:tcBorders>
              <w:top w:val="nil"/>
              <w:left w:val="nil"/>
              <w:bottom w:val="nil"/>
              <w:right w:val="nil"/>
            </w:tcBorders>
          </w:tcPr>
          <w:p w14:paraId="3072572A" w14:textId="77777777" w:rsidR="0090432E" w:rsidRDefault="00E111E4">
            <w:pPr>
              <w:spacing w:after="0" w:line="259" w:lineRule="auto"/>
              <w:ind w:left="0" w:right="0" w:firstLine="0"/>
              <w:jc w:val="left"/>
            </w:pPr>
            <w:r>
              <w:t>32</w:t>
            </w:r>
            <w:r w:rsidR="004A30B3">
              <w:t xml:space="preserve"> h </w:t>
            </w:r>
          </w:p>
        </w:tc>
        <w:tc>
          <w:tcPr>
            <w:tcW w:w="694" w:type="dxa"/>
            <w:tcBorders>
              <w:top w:val="nil"/>
              <w:left w:val="nil"/>
              <w:bottom w:val="nil"/>
              <w:right w:val="nil"/>
            </w:tcBorders>
          </w:tcPr>
          <w:p w14:paraId="2D86B276" w14:textId="77777777" w:rsidR="0090432E" w:rsidRDefault="004A30B3">
            <w:pPr>
              <w:spacing w:after="0" w:line="259" w:lineRule="auto"/>
              <w:ind w:left="0" w:right="0" w:firstLine="0"/>
              <w:jc w:val="right"/>
            </w:pPr>
            <w:r>
              <w:t xml:space="preserve"> </w:t>
            </w:r>
          </w:p>
        </w:tc>
      </w:tr>
      <w:tr w:rsidR="0090432E" w14:paraId="2ED9525C" w14:textId="77777777" w:rsidTr="009073CD">
        <w:trPr>
          <w:trHeight w:val="374"/>
        </w:trPr>
        <w:tc>
          <w:tcPr>
            <w:tcW w:w="7243" w:type="dxa"/>
            <w:tcBorders>
              <w:top w:val="nil"/>
              <w:left w:val="nil"/>
              <w:bottom w:val="nil"/>
              <w:right w:val="nil"/>
            </w:tcBorders>
            <w:shd w:val="clear" w:color="auto" w:fill="D9D9D9"/>
          </w:tcPr>
          <w:p w14:paraId="7A0B8D66" w14:textId="77777777" w:rsidR="0090432E" w:rsidRDefault="004A30B3" w:rsidP="003F75A0">
            <w:pPr>
              <w:spacing w:after="0" w:line="259" w:lineRule="auto"/>
              <w:ind w:left="108" w:right="0" w:firstLine="0"/>
              <w:jc w:val="left"/>
            </w:pPr>
            <w:r>
              <w:t xml:space="preserve">3.1. </w:t>
            </w:r>
            <w:r w:rsidR="003F75A0">
              <w:t>Aufsetzen eines Testprogrammes</w:t>
            </w:r>
            <w:r>
              <w:t xml:space="preserve"> </w:t>
            </w:r>
          </w:p>
        </w:tc>
        <w:tc>
          <w:tcPr>
            <w:tcW w:w="586" w:type="dxa"/>
            <w:tcBorders>
              <w:top w:val="nil"/>
              <w:left w:val="nil"/>
              <w:bottom w:val="nil"/>
              <w:right w:val="nil"/>
            </w:tcBorders>
            <w:shd w:val="clear" w:color="auto" w:fill="D9D9D9"/>
          </w:tcPr>
          <w:p w14:paraId="283C7F30" w14:textId="77777777" w:rsidR="0090432E" w:rsidRDefault="004A30B3">
            <w:pPr>
              <w:spacing w:after="0" w:line="259" w:lineRule="auto"/>
              <w:ind w:left="0" w:right="0" w:firstLine="0"/>
              <w:jc w:val="left"/>
            </w:pPr>
            <w:r>
              <w:t xml:space="preserve">2 h </w:t>
            </w:r>
          </w:p>
        </w:tc>
        <w:tc>
          <w:tcPr>
            <w:tcW w:w="686" w:type="dxa"/>
            <w:gridSpan w:val="2"/>
            <w:tcBorders>
              <w:top w:val="nil"/>
              <w:left w:val="nil"/>
              <w:bottom w:val="nil"/>
              <w:right w:val="nil"/>
            </w:tcBorders>
            <w:shd w:val="clear" w:color="auto" w:fill="D9D9D9"/>
          </w:tcPr>
          <w:p w14:paraId="33E8151A" w14:textId="77777777" w:rsidR="0090432E" w:rsidRDefault="004A30B3">
            <w:pPr>
              <w:spacing w:after="0" w:line="259" w:lineRule="auto"/>
              <w:ind w:left="276" w:right="0" w:firstLine="0"/>
              <w:jc w:val="center"/>
            </w:pPr>
            <w:r>
              <w:t xml:space="preserve"> </w:t>
            </w:r>
          </w:p>
        </w:tc>
        <w:tc>
          <w:tcPr>
            <w:tcW w:w="694" w:type="dxa"/>
            <w:tcBorders>
              <w:top w:val="nil"/>
              <w:left w:val="nil"/>
              <w:bottom w:val="nil"/>
              <w:right w:val="nil"/>
            </w:tcBorders>
            <w:shd w:val="clear" w:color="auto" w:fill="D9D9D9"/>
          </w:tcPr>
          <w:p w14:paraId="697E56EB" w14:textId="77777777" w:rsidR="0090432E" w:rsidRDefault="004A30B3">
            <w:pPr>
              <w:spacing w:after="0" w:line="259" w:lineRule="auto"/>
              <w:ind w:left="0" w:right="0" w:firstLine="0"/>
              <w:jc w:val="right"/>
            </w:pPr>
            <w:r>
              <w:t xml:space="preserve"> </w:t>
            </w:r>
          </w:p>
        </w:tc>
      </w:tr>
      <w:tr w:rsidR="0090432E" w14:paraId="4030EC11" w14:textId="77777777" w:rsidTr="009073CD">
        <w:trPr>
          <w:trHeight w:val="372"/>
        </w:trPr>
        <w:tc>
          <w:tcPr>
            <w:tcW w:w="7243" w:type="dxa"/>
            <w:tcBorders>
              <w:top w:val="nil"/>
              <w:left w:val="nil"/>
              <w:bottom w:val="nil"/>
              <w:right w:val="nil"/>
            </w:tcBorders>
          </w:tcPr>
          <w:p w14:paraId="623956DB" w14:textId="77777777" w:rsidR="0090432E" w:rsidRDefault="004A30B3" w:rsidP="003F75A0">
            <w:pPr>
              <w:spacing w:after="0" w:line="259" w:lineRule="auto"/>
              <w:ind w:left="108" w:right="0" w:firstLine="0"/>
              <w:jc w:val="left"/>
            </w:pPr>
            <w:r>
              <w:t xml:space="preserve">3.2. </w:t>
            </w:r>
            <w:r w:rsidR="003F75A0">
              <w:t>Einrichten von Abhängigkeiten</w:t>
            </w:r>
            <w:r>
              <w:t xml:space="preserve"> </w:t>
            </w:r>
            <w:r w:rsidR="003F75A0">
              <w:t>und Funktionen</w:t>
            </w:r>
          </w:p>
        </w:tc>
        <w:tc>
          <w:tcPr>
            <w:tcW w:w="586" w:type="dxa"/>
            <w:tcBorders>
              <w:top w:val="nil"/>
              <w:left w:val="nil"/>
              <w:bottom w:val="nil"/>
              <w:right w:val="nil"/>
            </w:tcBorders>
          </w:tcPr>
          <w:p w14:paraId="4CC5FBAE" w14:textId="77777777" w:rsidR="0090432E" w:rsidRDefault="00E111E4">
            <w:pPr>
              <w:spacing w:after="0" w:line="259" w:lineRule="auto"/>
              <w:ind w:left="0" w:right="0" w:firstLine="0"/>
              <w:jc w:val="left"/>
            </w:pPr>
            <w:r>
              <w:t>3</w:t>
            </w:r>
            <w:r w:rsidR="004A30B3">
              <w:t xml:space="preserve"> h </w:t>
            </w:r>
          </w:p>
        </w:tc>
        <w:tc>
          <w:tcPr>
            <w:tcW w:w="686" w:type="dxa"/>
            <w:gridSpan w:val="2"/>
            <w:tcBorders>
              <w:top w:val="nil"/>
              <w:left w:val="nil"/>
              <w:bottom w:val="nil"/>
              <w:right w:val="nil"/>
            </w:tcBorders>
          </w:tcPr>
          <w:p w14:paraId="6255202B" w14:textId="77777777" w:rsidR="0090432E" w:rsidRDefault="004A30B3">
            <w:pPr>
              <w:spacing w:after="0" w:line="259" w:lineRule="auto"/>
              <w:ind w:left="276" w:right="0" w:firstLine="0"/>
              <w:jc w:val="center"/>
            </w:pPr>
            <w:r>
              <w:t xml:space="preserve"> </w:t>
            </w:r>
          </w:p>
        </w:tc>
        <w:tc>
          <w:tcPr>
            <w:tcW w:w="694" w:type="dxa"/>
            <w:tcBorders>
              <w:top w:val="nil"/>
              <w:left w:val="nil"/>
              <w:bottom w:val="nil"/>
              <w:right w:val="nil"/>
            </w:tcBorders>
          </w:tcPr>
          <w:p w14:paraId="76C00947" w14:textId="77777777" w:rsidR="0090432E" w:rsidRDefault="004A30B3">
            <w:pPr>
              <w:spacing w:after="0" w:line="259" w:lineRule="auto"/>
              <w:ind w:left="0" w:right="0" w:firstLine="0"/>
              <w:jc w:val="right"/>
            </w:pPr>
            <w:r>
              <w:t xml:space="preserve"> </w:t>
            </w:r>
          </w:p>
        </w:tc>
      </w:tr>
      <w:tr w:rsidR="0090432E" w14:paraId="6A71A43E" w14:textId="77777777" w:rsidTr="009073CD">
        <w:trPr>
          <w:trHeight w:val="372"/>
        </w:trPr>
        <w:tc>
          <w:tcPr>
            <w:tcW w:w="7243" w:type="dxa"/>
            <w:tcBorders>
              <w:top w:val="nil"/>
              <w:left w:val="nil"/>
              <w:bottom w:val="nil"/>
              <w:right w:val="nil"/>
            </w:tcBorders>
            <w:shd w:val="clear" w:color="auto" w:fill="D9D9D9"/>
          </w:tcPr>
          <w:p w14:paraId="2FDD2B02" w14:textId="77777777" w:rsidR="0090432E" w:rsidRDefault="004A30B3" w:rsidP="00E111E4">
            <w:pPr>
              <w:spacing w:after="0" w:line="259" w:lineRule="auto"/>
              <w:ind w:left="108" w:right="0" w:firstLine="0"/>
              <w:jc w:val="left"/>
            </w:pPr>
            <w:r>
              <w:t xml:space="preserve">3.3. </w:t>
            </w:r>
            <w:r w:rsidR="00E111E4">
              <w:t>Implementierung der Grundstruktur für KSP</w:t>
            </w:r>
          </w:p>
        </w:tc>
        <w:tc>
          <w:tcPr>
            <w:tcW w:w="586" w:type="dxa"/>
            <w:tcBorders>
              <w:top w:val="nil"/>
              <w:left w:val="nil"/>
              <w:bottom w:val="nil"/>
              <w:right w:val="nil"/>
            </w:tcBorders>
            <w:shd w:val="clear" w:color="auto" w:fill="D9D9D9"/>
          </w:tcPr>
          <w:p w14:paraId="52C7B59B" w14:textId="77777777" w:rsidR="0090432E" w:rsidRDefault="00E111E4">
            <w:pPr>
              <w:spacing w:after="0" w:line="259" w:lineRule="auto"/>
              <w:ind w:left="0" w:right="0" w:firstLine="0"/>
              <w:jc w:val="left"/>
            </w:pPr>
            <w:r>
              <w:t>4</w:t>
            </w:r>
            <w:r w:rsidR="004A30B3">
              <w:t xml:space="preserve"> h </w:t>
            </w:r>
          </w:p>
        </w:tc>
        <w:tc>
          <w:tcPr>
            <w:tcW w:w="686" w:type="dxa"/>
            <w:gridSpan w:val="2"/>
            <w:tcBorders>
              <w:top w:val="nil"/>
              <w:left w:val="nil"/>
              <w:bottom w:val="nil"/>
              <w:right w:val="nil"/>
            </w:tcBorders>
            <w:shd w:val="clear" w:color="auto" w:fill="D9D9D9"/>
          </w:tcPr>
          <w:p w14:paraId="528ED8E5" w14:textId="77777777" w:rsidR="0090432E" w:rsidRDefault="004A30B3">
            <w:pPr>
              <w:spacing w:after="0" w:line="259" w:lineRule="auto"/>
              <w:ind w:left="276" w:right="0" w:firstLine="0"/>
              <w:jc w:val="center"/>
            </w:pPr>
            <w:r>
              <w:t xml:space="preserve"> </w:t>
            </w:r>
          </w:p>
        </w:tc>
        <w:tc>
          <w:tcPr>
            <w:tcW w:w="694" w:type="dxa"/>
            <w:tcBorders>
              <w:top w:val="nil"/>
              <w:left w:val="nil"/>
              <w:bottom w:val="nil"/>
              <w:right w:val="nil"/>
            </w:tcBorders>
            <w:shd w:val="clear" w:color="auto" w:fill="D9D9D9"/>
          </w:tcPr>
          <w:p w14:paraId="4D239E02" w14:textId="77777777" w:rsidR="0090432E" w:rsidRDefault="004A30B3">
            <w:pPr>
              <w:spacing w:after="0" w:line="259" w:lineRule="auto"/>
              <w:ind w:left="0" w:right="0" w:firstLine="0"/>
              <w:jc w:val="right"/>
            </w:pPr>
            <w:r>
              <w:t xml:space="preserve"> </w:t>
            </w:r>
          </w:p>
        </w:tc>
      </w:tr>
      <w:tr w:rsidR="0090432E" w14:paraId="057E29AF" w14:textId="77777777" w:rsidTr="009073CD">
        <w:trPr>
          <w:trHeight w:val="374"/>
        </w:trPr>
        <w:tc>
          <w:tcPr>
            <w:tcW w:w="7243" w:type="dxa"/>
            <w:tcBorders>
              <w:top w:val="nil"/>
              <w:left w:val="nil"/>
              <w:bottom w:val="nil"/>
              <w:right w:val="nil"/>
            </w:tcBorders>
          </w:tcPr>
          <w:p w14:paraId="24B6BF7C" w14:textId="77777777" w:rsidR="0090432E" w:rsidRDefault="004A30B3" w:rsidP="00E111E4">
            <w:pPr>
              <w:spacing w:after="0" w:line="259" w:lineRule="auto"/>
              <w:ind w:left="108" w:right="0" w:firstLine="0"/>
              <w:jc w:val="left"/>
            </w:pPr>
            <w:r>
              <w:t xml:space="preserve">3.4. </w:t>
            </w:r>
            <w:r w:rsidR="00E111E4">
              <w:t>Erstellung von KSP Verarbeitung</w:t>
            </w:r>
            <w:r>
              <w:t xml:space="preserve"> </w:t>
            </w:r>
          </w:p>
        </w:tc>
        <w:tc>
          <w:tcPr>
            <w:tcW w:w="586" w:type="dxa"/>
            <w:tcBorders>
              <w:top w:val="nil"/>
              <w:left w:val="nil"/>
              <w:bottom w:val="nil"/>
              <w:right w:val="nil"/>
            </w:tcBorders>
          </w:tcPr>
          <w:p w14:paraId="11DCAD2D" w14:textId="77777777" w:rsidR="0090432E" w:rsidRDefault="00E111E4">
            <w:pPr>
              <w:spacing w:after="0" w:line="259" w:lineRule="auto"/>
              <w:ind w:left="0" w:right="0" w:firstLine="0"/>
              <w:jc w:val="left"/>
            </w:pPr>
            <w:r>
              <w:t>12</w:t>
            </w:r>
            <w:r w:rsidR="004A30B3">
              <w:t xml:space="preserve"> h </w:t>
            </w:r>
          </w:p>
        </w:tc>
        <w:tc>
          <w:tcPr>
            <w:tcW w:w="686" w:type="dxa"/>
            <w:gridSpan w:val="2"/>
            <w:tcBorders>
              <w:top w:val="nil"/>
              <w:left w:val="nil"/>
              <w:bottom w:val="nil"/>
              <w:right w:val="nil"/>
            </w:tcBorders>
          </w:tcPr>
          <w:p w14:paraId="59EC4281" w14:textId="77777777" w:rsidR="0090432E" w:rsidRDefault="004A30B3">
            <w:pPr>
              <w:spacing w:after="0" w:line="259" w:lineRule="auto"/>
              <w:ind w:left="276" w:right="0" w:firstLine="0"/>
              <w:jc w:val="center"/>
            </w:pPr>
            <w:r>
              <w:t xml:space="preserve"> </w:t>
            </w:r>
          </w:p>
        </w:tc>
        <w:tc>
          <w:tcPr>
            <w:tcW w:w="694" w:type="dxa"/>
            <w:tcBorders>
              <w:top w:val="nil"/>
              <w:left w:val="nil"/>
              <w:bottom w:val="nil"/>
              <w:right w:val="nil"/>
            </w:tcBorders>
          </w:tcPr>
          <w:p w14:paraId="57C040AE" w14:textId="77777777" w:rsidR="0090432E" w:rsidRDefault="004A30B3">
            <w:pPr>
              <w:spacing w:after="0" w:line="259" w:lineRule="auto"/>
              <w:ind w:left="0" w:right="0" w:firstLine="0"/>
              <w:jc w:val="right"/>
            </w:pPr>
            <w:r>
              <w:t xml:space="preserve"> </w:t>
            </w:r>
          </w:p>
        </w:tc>
      </w:tr>
      <w:tr w:rsidR="0090432E" w14:paraId="4E1D7340" w14:textId="77777777" w:rsidTr="009073CD">
        <w:trPr>
          <w:trHeight w:val="372"/>
        </w:trPr>
        <w:tc>
          <w:tcPr>
            <w:tcW w:w="7243" w:type="dxa"/>
            <w:tcBorders>
              <w:top w:val="nil"/>
              <w:left w:val="nil"/>
              <w:bottom w:val="nil"/>
              <w:right w:val="nil"/>
            </w:tcBorders>
            <w:shd w:val="clear" w:color="auto" w:fill="D9D9D9"/>
          </w:tcPr>
          <w:p w14:paraId="5411C337" w14:textId="77777777" w:rsidR="0090432E" w:rsidRDefault="004A30B3" w:rsidP="00E111E4">
            <w:pPr>
              <w:spacing w:after="0" w:line="259" w:lineRule="auto"/>
              <w:ind w:left="108" w:right="0" w:firstLine="0"/>
              <w:jc w:val="left"/>
            </w:pPr>
            <w:r>
              <w:t xml:space="preserve">3.5. </w:t>
            </w:r>
            <w:r w:rsidR="00E111E4">
              <w:t>Regeln für KSP anpassen und Verbessern</w:t>
            </w:r>
          </w:p>
        </w:tc>
        <w:tc>
          <w:tcPr>
            <w:tcW w:w="586" w:type="dxa"/>
            <w:tcBorders>
              <w:top w:val="nil"/>
              <w:left w:val="nil"/>
              <w:bottom w:val="nil"/>
              <w:right w:val="nil"/>
            </w:tcBorders>
            <w:shd w:val="clear" w:color="auto" w:fill="D9D9D9"/>
          </w:tcPr>
          <w:p w14:paraId="487AE800" w14:textId="77777777" w:rsidR="0090432E" w:rsidRDefault="00E111E4">
            <w:pPr>
              <w:spacing w:after="0" w:line="259" w:lineRule="auto"/>
              <w:ind w:left="0" w:right="0" w:firstLine="0"/>
              <w:jc w:val="left"/>
            </w:pPr>
            <w:r>
              <w:t>5</w:t>
            </w:r>
            <w:r w:rsidR="004A30B3">
              <w:t xml:space="preserve"> h </w:t>
            </w:r>
          </w:p>
        </w:tc>
        <w:tc>
          <w:tcPr>
            <w:tcW w:w="686" w:type="dxa"/>
            <w:gridSpan w:val="2"/>
            <w:tcBorders>
              <w:top w:val="nil"/>
              <w:left w:val="nil"/>
              <w:bottom w:val="nil"/>
              <w:right w:val="nil"/>
            </w:tcBorders>
            <w:shd w:val="clear" w:color="auto" w:fill="D9D9D9"/>
          </w:tcPr>
          <w:p w14:paraId="2E232BBB" w14:textId="77777777" w:rsidR="0090432E" w:rsidRDefault="004A30B3">
            <w:pPr>
              <w:spacing w:after="0" w:line="259" w:lineRule="auto"/>
              <w:ind w:left="276" w:right="0" w:firstLine="0"/>
              <w:jc w:val="center"/>
            </w:pPr>
            <w:r>
              <w:t xml:space="preserve"> </w:t>
            </w:r>
          </w:p>
        </w:tc>
        <w:tc>
          <w:tcPr>
            <w:tcW w:w="694" w:type="dxa"/>
            <w:tcBorders>
              <w:top w:val="nil"/>
              <w:left w:val="nil"/>
              <w:bottom w:val="nil"/>
              <w:right w:val="nil"/>
            </w:tcBorders>
            <w:shd w:val="clear" w:color="auto" w:fill="D9D9D9"/>
          </w:tcPr>
          <w:p w14:paraId="165175B6" w14:textId="77777777" w:rsidR="0090432E" w:rsidRDefault="004A30B3">
            <w:pPr>
              <w:spacing w:after="0" w:line="259" w:lineRule="auto"/>
              <w:ind w:left="0" w:right="0" w:firstLine="0"/>
              <w:jc w:val="right"/>
            </w:pPr>
            <w:r>
              <w:t xml:space="preserve"> </w:t>
            </w:r>
          </w:p>
        </w:tc>
      </w:tr>
      <w:tr w:rsidR="0090432E" w14:paraId="08D876E5" w14:textId="77777777" w:rsidTr="009073CD">
        <w:trPr>
          <w:trHeight w:val="374"/>
        </w:trPr>
        <w:tc>
          <w:tcPr>
            <w:tcW w:w="7243" w:type="dxa"/>
            <w:tcBorders>
              <w:top w:val="nil"/>
              <w:left w:val="nil"/>
              <w:bottom w:val="nil"/>
              <w:right w:val="nil"/>
            </w:tcBorders>
          </w:tcPr>
          <w:p w14:paraId="5ADB3790" w14:textId="77777777" w:rsidR="0090432E" w:rsidRDefault="004A30B3" w:rsidP="00E111E4">
            <w:pPr>
              <w:spacing w:after="0" w:line="259" w:lineRule="auto"/>
              <w:ind w:left="108" w:right="0" w:firstLine="0"/>
              <w:jc w:val="left"/>
            </w:pPr>
            <w:r>
              <w:t xml:space="preserve">3.6. Erstellen </w:t>
            </w:r>
            <w:r w:rsidR="00E111E4">
              <w:t>von KSP Regeln für unterschiedliche Aspekte</w:t>
            </w:r>
            <w:r>
              <w:t xml:space="preserve"> </w:t>
            </w:r>
          </w:p>
        </w:tc>
        <w:tc>
          <w:tcPr>
            <w:tcW w:w="586" w:type="dxa"/>
            <w:tcBorders>
              <w:top w:val="nil"/>
              <w:left w:val="nil"/>
              <w:bottom w:val="nil"/>
              <w:right w:val="nil"/>
            </w:tcBorders>
          </w:tcPr>
          <w:p w14:paraId="26EF7CEF" w14:textId="77777777" w:rsidR="0090432E" w:rsidRDefault="00E111E4">
            <w:pPr>
              <w:spacing w:after="0" w:line="259" w:lineRule="auto"/>
              <w:ind w:left="0" w:right="0" w:firstLine="0"/>
              <w:jc w:val="left"/>
            </w:pPr>
            <w:r>
              <w:t>6</w:t>
            </w:r>
            <w:r w:rsidR="004A30B3">
              <w:t xml:space="preserve"> h </w:t>
            </w:r>
          </w:p>
        </w:tc>
        <w:tc>
          <w:tcPr>
            <w:tcW w:w="686" w:type="dxa"/>
            <w:gridSpan w:val="2"/>
            <w:tcBorders>
              <w:top w:val="nil"/>
              <w:left w:val="nil"/>
              <w:bottom w:val="nil"/>
              <w:right w:val="nil"/>
            </w:tcBorders>
          </w:tcPr>
          <w:p w14:paraId="4C98ACB3" w14:textId="77777777" w:rsidR="0090432E" w:rsidRDefault="004A30B3">
            <w:pPr>
              <w:spacing w:after="0" w:line="259" w:lineRule="auto"/>
              <w:ind w:left="276" w:right="0" w:firstLine="0"/>
              <w:jc w:val="center"/>
            </w:pPr>
            <w:r>
              <w:t xml:space="preserve"> </w:t>
            </w:r>
          </w:p>
        </w:tc>
        <w:tc>
          <w:tcPr>
            <w:tcW w:w="694" w:type="dxa"/>
            <w:tcBorders>
              <w:top w:val="nil"/>
              <w:left w:val="nil"/>
              <w:bottom w:val="nil"/>
              <w:right w:val="nil"/>
            </w:tcBorders>
          </w:tcPr>
          <w:p w14:paraId="18261AA2" w14:textId="77777777" w:rsidR="0090432E" w:rsidRDefault="004A30B3">
            <w:pPr>
              <w:spacing w:after="0" w:line="259" w:lineRule="auto"/>
              <w:ind w:left="0" w:right="0" w:firstLine="0"/>
              <w:jc w:val="right"/>
            </w:pPr>
            <w:r>
              <w:t xml:space="preserve"> </w:t>
            </w:r>
          </w:p>
        </w:tc>
      </w:tr>
      <w:tr w:rsidR="0090432E" w14:paraId="2F3D9C5C" w14:textId="77777777" w:rsidTr="009073CD">
        <w:trPr>
          <w:trHeight w:val="374"/>
        </w:trPr>
        <w:tc>
          <w:tcPr>
            <w:tcW w:w="7243" w:type="dxa"/>
            <w:tcBorders>
              <w:top w:val="nil"/>
              <w:left w:val="nil"/>
              <w:bottom w:val="nil"/>
              <w:right w:val="nil"/>
            </w:tcBorders>
            <w:shd w:val="clear" w:color="auto" w:fill="9CC2E5"/>
          </w:tcPr>
          <w:p w14:paraId="7355F1F3" w14:textId="77777777" w:rsidR="0090432E" w:rsidRDefault="004A30B3">
            <w:pPr>
              <w:spacing w:after="0" w:line="259" w:lineRule="auto"/>
              <w:ind w:left="108" w:right="0" w:firstLine="0"/>
              <w:jc w:val="left"/>
            </w:pPr>
            <w:r>
              <w:rPr>
                <w:b/>
              </w:rPr>
              <w:t xml:space="preserve">Abnahmetest der Fachabteilung </w:t>
            </w:r>
          </w:p>
        </w:tc>
        <w:tc>
          <w:tcPr>
            <w:tcW w:w="708" w:type="dxa"/>
            <w:gridSpan w:val="2"/>
            <w:tcBorders>
              <w:top w:val="nil"/>
              <w:left w:val="nil"/>
              <w:bottom w:val="nil"/>
              <w:right w:val="nil"/>
            </w:tcBorders>
            <w:shd w:val="clear" w:color="auto" w:fill="9CC2E5"/>
          </w:tcPr>
          <w:p w14:paraId="432FF169" w14:textId="77777777" w:rsidR="0090432E" w:rsidRDefault="004A30B3">
            <w:pPr>
              <w:spacing w:after="0" w:line="259" w:lineRule="auto"/>
              <w:ind w:left="10" w:right="0" w:firstLine="0"/>
              <w:jc w:val="center"/>
            </w:pPr>
            <w:r>
              <w:rPr>
                <w:b/>
              </w:rPr>
              <w:t xml:space="preserve"> </w:t>
            </w:r>
          </w:p>
        </w:tc>
        <w:tc>
          <w:tcPr>
            <w:tcW w:w="564" w:type="dxa"/>
            <w:tcBorders>
              <w:top w:val="nil"/>
              <w:left w:val="nil"/>
              <w:bottom w:val="nil"/>
              <w:right w:val="nil"/>
            </w:tcBorders>
            <w:shd w:val="clear" w:color="auto" w:fill="9CC2E5"/>
          </w:tcPr>
          <w:p w14:paraId="214D25FC" w14:textId="77777777" w:rsidR="0090432E" w:rsidRDefault="004A30B3">
            <w:pPr>
              <w:spacing w:after="0" w:line="259" w:lineRule="auto"/>
              <w:ind w:left="154" w:right="0" w:firstLine="0"/>
              <w:jc w:val="center"/>
            </w:pPr>
            <w:r>
              <w:rPr>
                <w:b/>
              </w:rPr>
              <w:t xml:space="preserve"> </w:t>
            </w:r>
          </w:p>
        </w:tc>
        <w:tc>
          <w:tcPr>
            <w:tcW w:w="694" w:type="dxa"/>
            <w:tcBorders>
              <w:top w:val="nil"/>
              <w:left w:val="nil"/>
              <w:bottom w:val="nil"/>
              <w:right w:val="nil"/>
            </w:tcBorders>
            <w:shd w:val="clear" w:color="auto" w:fill="9CC2E5"/>
          </w:tcPr>
          <w:p w14:paraId="27B6EA0C" w14:textId="77777777" w:rsidR="0090432E" w:rsidRDefault="009073CD">
            <w:pPr>
              <w:spacing w:after="0" w:line="259" w:lineRule="auto"/>
              <w:ind w:left="122" w:right="0" w:firstLine="0"/>
              <w:jc w:val="left"/>
            </w:pPr>
            <w:r>
              <w:rPr>
                <w:b/>
              </w:rPr>
              <w:t>4</w:t>
            </w:r>
            <w:r w:rsidR="004A30B3">
              <w:rPr>
                <w:b/>
              </w:rPr>
              <w:t xml:space="preserve"> h </w:t>
            </w:r>
          </w:p>
        </w:tc>
      </w:tr>
      <w:tr w:rsidR="0090432E" w14:paraId="7782D500" w14:textId="77777777" w:rsidTr="009073CD">
        <w:trPr>
          <w:trHeight w:val="372"/>
        </w:trPr>
        <w:tc>
          <w:tcPr>
            <w:tcW w:w="7243" w:type="dxa"/>
            <w:tcBorders>
              <w:top w:val="nil"/>
              <w:left w:val="nil"/>
              <w:bottom w:val="nil"/>
              <w:right w:val="nil"/>
            </w:tcBorders>
            <w:shd w:val="clear" w:color="auto" w:fill="D9D9D9"/>
          </w:tcPr>
          <w:p w14:paraId="69A452A1" w14:textId="77777777" w:rsidR="0090432E" w:rsidRDefault="009073CD" w:rsidP="00E111E4">
            <w:pPr>
              <w:spacing w:after="0" w:line="259" w:lineRule="auto"/>
              <w:ind w:left="108" w:right="0" w:firstLine="0"/>
              <w:jc w:val="left"/>
            </w:pPr>
            <w:r>
              <w:t>4</w:t>
            </w:r>
            <w:r w:rsidR="004A30B3">
              <w:t xml:space="preserve">. </w:t>
            </w:r>
            <w:r w:rsidR="00E111E4">
              <w:t>Testen der Anwendung</w:t>
            </w:r>
            <w:r w:rsidR="004A30B3">
              <w:t xml:space="preserve"> </w:t>
            </w:r>
          </w:p>
        </w:tc>
        <w:tc>
          <w:tcPr>
            <w:tcW w:w="708" w:type="dxa"/>
            <w:gridSpan w:val="2"/>
            <w:tcBorders>
              <w:top w:val="nil"/>
              <w:left w:val="nil"/>
              <w:bottom w:val="nil"/>
              <w:right w:val="nil"/>
            </w:tcBorders>
            <w:shd w:val="clear" w:color="auto" w:fill="D9D9D9"/>
          </w:tcPr>
          <w:p w14:paraId="6002E931" w14:textId="77777777" w:rsidR="0090432E" w:rsidRDefault="004A30B3">
            <w:pPr>
              <w:spacing w:after="0" w:line="259" w:lineRule="auto"/>
              <w:ind w:left="10" w:right="0" w:firstLine="0"/>
              <w:jc w:val="center"/>
            </w:pPr>
            <w:r>
              <w:t xml:space="preserve"> </w:t>
            </w:r>
          </w:p>
        </w:tc>
        <w:tc>
          <w:tcPr>
            <w:tcW w:w="564" w:type="dxa"/>
            <w:tcBorders>
              <w:top w:val="nil"/>
              <w:left w:val="nil"/>
              <w:bottom w:val="nil"/>
              <w:right w:val="nil"/>
            </w:tcBorders>
            <w:shd w:val="clear" w:color="auto" w:fill="D9D9D9"/>
          </w:tcPr>
          <w:p w14:paraId="6AB8DC8F" w14:textId="77777777" w:rsidR="0090432E" w:rsidRDefault="009073CD">
            <w:pPr>
              <w:spacing w:after="0" w:line="259" w:lineRule="auto"/>
              <w:ind w:left="0" w:right="0" w:firstLine="0"/>
              <w:jc w:val="left"/>
            </w:pPr>
            <w:r>
              <w:t>3</w:t>
            </w:r>
            <w:r w:rsidR="004A30B3">
              <w:t xml:space="preserve"> h </w:t>
            </w:r>
          </w:p>
        </w:tc>
        <w:tc>
          <w:tcPr>
            <w:tcW w:w="694" w:type="dxa"/>
            <w:tcBorders>
              <w:top w:val="nil"/>
              <w:left w:val="nil"/>
              <w:bottom w:val="nil"/>
              <w:right w:val="nil"/>
            </w:tcBorders>
            <w:shd w:val="clear" w:color="auto" w:fill="D9D9D9"/>
          </w:tcPr>
          <w:p w14:paraId="50F23908" w14:textId="77777777" w:rsidR="0090432E" w:rsidRDefault="004A30B3">
            <w:pPr>
              <w:spacing w:after="0" w:line="259" w:lineRule="auto"/>
              <w:ind w:left="0" w:right="0" w:firstLine="0"/>
              <w:jc w:val="right"/>
            </w:pPr>
            <w:r>
              <w:t xml:space="preserve"> </w:t>
            </w:r>
          </w:p>
        </w:tc>
      </w:tr>
      <w:tr w:rsidR="00E111E4" w14:paraId="56BF7BE0" w14:textId="77777777" w:rsidTr="009073CD">
        <w:trPr>
          <w:trHeight w:val="372"/>
        </w:trPr>
        <w:tc>
          <w:tcPr>
            <w:tcW w:w="7243" w:type="dxa"/>
            <w:tcBorders>
              <w:top w:val="nil"/>
              <w:left w:val="nil"/>
              <w:bottom w:val="nil"/>
              <w:right w:val="nil"/>
            </w:tcBorders>
            <w:shd w:val="clear" w:color="auto" w:fill="FFFFFF" w:themeFill="background1"/>
          </w:tcPr>
          <w:p w14:paraId="71324CD2" w14:textId="77777777" w:rsidR="00E111E4" w:rsidRDefault="009073CD" w:rsidP="00E111E4">
            <w:pPr>
              <w:spacing w:after="0" w:line="259" w:lineRule="auto"/>
              <w:ind w:left="108" w:right="0" w:firstLine="0"/>
              <w:jc w:val="left"/>
            </w:pPr>
            <w:r>
              <w:t>4.1.1 Fehler überarbeiten und aufarbeiten</w:t>
            </w:r>
          </w:p>
        </w:tc>
        <w:tc>
          <w:tcPr>
            <w:tcW w:w="708" w:type="dxa"/>
            <w:gridSpan w:val="2"/>
            <w:tcBorders>
              <w:top w:val="nil"/>
              <w:left w:val="nil"/>
              <w:bottom w:val="nil"/>
              <w:right w:val="nil"/>
            </w:tcBorders>
            <w:shd w:val="clear" w:color="auto" w:fill="FFFFFF" w:themeFill="background1"/>
          </w:tcPr>
          <w:p w14:paraId="31B9FCD1" w14:textId="77777777" w:rsidR="00E111E4" w:rsidRDefault="00E111E4">
            <w:pPr>
              <w:spacing w:after="0" w:line="259" w:lineRule="auto"/>
              <w:ind w:left="10" w:right="0" w:firstLine="0"/>
              <w:jc w:val="center"/>
            </w:pPr>
          </w:p>
        </w:tc>
        <w:tc>
          <w:tcPr>
            <w:tcW w:w="564" w:type="dxa"/>
            <w:tcBorders>
              <w:top w:val="nil"/>
              <w:left w:val="nil"/>
              <w:bottom w:val="nil"/>
              <w:right w:val="nil"/>
            </w:tcBorders>
            <w:shd w:val="clear" w:color="auto" w:fill="FFFFFF" w:themeFill="background1"/>
          </w:tcPr>
          <w:p w14:paraId="4724A063" w14:textId="77777777" w:rsidR="00E111E4" w:rsidRDefault="009073CD">
            <w:pPr>
              <w:spacing w:after="0" w:line="259" w:lineRule="auto"/>
              <w:ind w:left="0" w:right="0" w:firstLine="0"/>
              <w:jc w:val="left"/>
            </w:pPr>
            <w:r>
              <w:t>3 h</w:t>
            </w:r>
          </w:p>
        </w:tc>
        <w:tc>
          <w:tcPr>
            <w:tcW w:w="694" w:type="dxa"/>
            <w:tcBorders>
              <w:top w:val="nil"/>
              <w:left w:val="nil"/>
              <w:bottom w:val="nil"/>
              <w:right w:val="nil"/>
            </w:tcBorders>
            <w:shd w:val="clear" w:color="auto" w:fill="FFFFFF" w:themeFill="background1"/>
          </w:tcPr>
          <w:p w14:paraId="6329D439" w14:textId="77777777" w:rsidR="00E111E4" w:rsidRDefault="00E111E4">
            <w:pPr>
              <w:spacing w:after="0" w:line="259" w:lineRule="auto"/>
              <w:ind w:left="0" w:right="0" w:firstLine="0"/>
              <w:jc w:val="right"/>
            </w:pPr>
          </w:p>
        </w:tc>
      </w:tr>
      <w:tr w:rsidR="00E111E4" w14:paraId="4F8DFC7A" w14:textId="77777777" w:rsidTr="009073CD">
        <w:trPr>
          <w:trHeight w:val="372"/>
        </w:trPr>
        <w:tc>
          <w:tcPr>
            <w:tcW w:w="7243" w:type="dxa"/>
            <w:tcBorders>
              <w:top w:val="nil"/>
              <w:left w:val="nil"/>
              <w:bottom w:val="nil"/>
              <w:right w:val="nil"/>
            </w:tcBorders>
            <w:shd w:val="clear" w:color="auto" w:fill="D9D9D9"/>
          </w:tcPr>
          <w:p w14:paraId="0B00332B" w14:textId="77777777" w:rsidR="00E111E4" w:rsidRDefault="009073CD" w:rsidP="009073CD">
            <w:pPr>
              <w:spacing w:after="0" w:line="259" w:lineRule="auto"/>
              <w:ind w:left="108" w:right="0" w:firstLine="0"/>
              <w:jc w:val="left"/>
            </w:pPr>
            <w:r>
              <w:t>4.1 Abnahme durch Ausbilder</w:t>
            </w:r>
          </w:p>
        </w:tc>
        <w:tc>
          <w:tcPr>
            <w:tcW w:w="708" w:type="dxa"/>
            <w:gridSpan w:val="2"/>
            <w:tcBorders>
              <w:top w:val="nil"/>
              <w:left w:val="nil"/>
              <w:bottom w:val="nil"/>
              <w:right w:val="nil"/>
            </w:tcBorders>
            <w:shd w:val="clear" w:color="auto" w:fill="D9D9D9"/>
          </w:tcPr>
          <w:p w14:paraId="21B7B697" w14:textId="77777777" w:rsidR="00E111E4" w:rsidRDefault="00E111E4">
            <w:pPr>
              <w:spacing w:after="0" w:line="259" w:lineRule="auto"/>
              <w:ind w:left="10" w:right="0" w:firstLine="0"/>
              <w:jc w:val="center"/>
            </w:pPr>
          </w:p>
        </w:tc>
        <w:tc>
          <w:tcPr>
            <w:tcW w:w="564" w:type="dxa"/>
            <w:tcBorders>
              <w:top w:val="nil"/>
              <w:left w:val="nil"/>
              <w:bottom w:val="nil"/>
              <w:right w:val="nil"/>
            </w:tcBorders>
            <w:shd w:val="clear" w:color="auto" w:fill="D9D9D9"/>
          </w:tcPr>
          <w:p w14:paraId="1FE47AA7" w14:textId="77777777" w:rsidR="00E111E4" w:rsidRDefault="009073CD">
            <w:pPr>
              <w:spacing w:after="0" w:line="259" w:lineRule="auto"/>
              <w:ind w:left="0" w:right="0" w:firstLine="0"/>
              <w:jc w:val="left"/>
            </w:pPr>
            <w:r>
              <w:t>1 h</w:t>
            </w:r>
          </w:p>
        </w:tc>
        <w:tc>
          <w:tcPr>
            <w:tcW w:w="694" w:type="dxa"/>
            <w:tcBorders>
              <w:top w:val="nil"/>
              <w:left w:val="nil"/>
              <w:bottom w:val="nil"/>
              <w:right w:val="nil"/>
            </w:tcBorders>
            <w:shd w:val="clear" w:color="auto" w:fill="D9D9D9"/>
          </w:tcPr>
          <w:p w14:paraId="1B420A33" w14:textId="77777777" w:rsidR="00E111E4" w:rsidRDefault="00E111E4">
            <w:pPr>
              <w:spacing w:after="0" w:line="259" w:lineRule="auto"/>
              <w:ind w:left="0" w:right="0" w:firstLine="0"/>
              <w:jc w:val="right"/>
            </w:pPr>
          </w:p>
        </w:tc>
      </w:tr>
      <w:tr w:rsidR="0090432E" w14:paraId="4A41C3D8" w14:textId="77777777" w:rsidTr="009073CD">
        <w:trPr>
          <w:trHeight w:val="372"/>
        </w:trPr>
        <w:tc>
          <w:tcPr>
            <w:tcW w:w="7243" w:type="dxa"/>
            <w:tcBorders>
              <w:top w:val="nil"/>
              <w:left w:val="nil"/>
              <w:bottom w:val="nil"/>
              <w:right w:val="nil"/>
            </w:tcBorders>
            <w:shd w:val="clear" w:color="auto" w:fill="9CC2E5"/>
          </w:tcPr>
          <w:p w14:paraId="151BA5C5" w14:textId="77777777" w:rsidR="0090432E" w:rsidRDefault="004A30B3">
            <w:pPr>
              <w:spacing w:after="0" w:line="259" w:lineRule="auto"/>
              <w:ind w:left="108" w:right="0" w:firstLine="0"/>
              <w:jc w:val="left"/>
            </w:pPr>
            <w:r>
              <w:rPr>
                <w:b/>
              </w:rPr>
              <w:t xml:space="preserve">Einführungsphase </w:t>
            </w:r>
          </w:p>
        </w:tc>
        <w:tc>
          <w:tcPr>
            <w:tcW w:w="708" w:type="dxa"/>
            <w:gridSpan w:val="2"/>
            <w:tcBorders>
              <w:top w:val="nil"/>
              <w:left w:val="nil"/>
              <w:bottom w:val="nil"/>
              <w:right w:val="nil"/>
            </w:tcBorders>
            <w:shd w:val="clear" w:color="auto" w:fill="9CC2E5"/>
          </w:tcPr>
          <w:p w14:paraId="60B33B0D" w14:textId="77777777" w:rsidR="0090432E" w:rsidRDefault="004A30B3">
            <w:pPr>
              <w:spacing w:after="0" w:line="259" w:lineRule="auto"/>
              <w:ind w:left="10" w:right="0" w:firstLine="0"/>
              <w:jc w:val="center"/>
            </w:pPr>
            <w:r>
              <w:rPr>
                <w:b/>
              </w:rPr>
              <w:t xml:space="preserve"> </w:t>
            </w:r>
          </w:p>
        </w:tc>
        <w:tc>
          <w:tcPr>
            <w:tcW w:w="564" w:type="dxa"/>
            <w:tcBorders>
              <w:top w:val="nil"/>
              <w:left w:val="nil"/>
              <w:bottom w:val="nil"/>
              <w:right w:val="nil"/>
            </w:tcBorders>
            <w:shd w:val="clear" w:color="auto" w:fill="9CC2E5"/>
          </w:tcPr>
          <w:p w14:paraId="56ED3C4F" w14:textId="77777777" w:rsidR="0090432E" w:rsidRDefault="004A30B3">
            <w:pPr>
              <w:spacing w:after="0" w:line="259" w:lineRule="auto"/>
              <w:ind w:left="154" w:right="0" w:firstLine="0"/>
              <w:jc w:val="center"/>
            </w:pPr>
            <w:r>
              <w:rPr>
                <w:b/>
              </w:rPr>
              <w:t xml:space="preserve"> </w:t>
            </w:r>
          </w:p>
        </w:tc>
        <w:tc>
          <w:tcPr>
            <w:tcW w:w="694" w:type="dxa"/>
            <w:tcBorders>
              <w:top w:val="nil"/>
              <w:left w:val="nil"/>
              <w:bottom w:val="nil"/>
              <w:right w:val="nil"/>
            </w:tcBorders>
            <w:shd w:val="clear" w:color="auto" w:fill="9CC2E5"/>
          </w:tcPr>
          <w:p w14:paraId="662F93B0" w14:textId="77777777" w:rsidR="0090432E" w:rsidRDefault="009073CD">
            <w:pPr>
              <w:spacing w:after="0" w:line="259" w:lineRule="auto"/>
              <w:ind w:left="122" w:right="0" w:firstLine="0"/>
              <w:jc w:val="left"/>
            </w:pPr>
            <w:r>
              <w:rPr>
                <w:b/>
              </w:rPr>
              <w:t>4</w:t>
            </w:r>
            <w:r w:rsidR="004A30B3">
              <w:rPr>
                <w:b/>
              </w:rPr>
              <w:t xml:space="preserve"> h </w:t>
            </w:r>
          </w:p>
        </w:tc>
      </w:tr>
      <w:tr w:rsidR="0090432E" w14:paraId="77644185" w14:textId="77777777" w:rsidTr="009073CD">
        <w:trPr>
          <w:trHeight w:val="374"/>
        </w:trPr>
        <w:tc>
          <w:tcPr>
            <w:tcW w:w="7243" w:type="dxa"/>
            <w:tcBorders>
              <w:top w:val="nil"/>
              <w:left w:val="nil"/>
              <w:bottom w:val="nil"/>
              <w:right w:val="nil"/>
            </w:tcBorders>
            <w:shd w:val="clear" w:color="auto" w:fill="D9D9D9"/>
          </w:tcPr>
          <w:p w14:paraId="58030770" w14:textId="77777777" w:rsidR="0090432E" w:rsidRDefault="004A30B3">
            <w:pPr>
              <w:spacing w:after="0" w:line="259" w:lineRule="auto"/>
              <w:ind w:left="108" w:right="0" w:firstLine="0"/>
              <w:jc w:val="left"/>
            </w:pPr>
            <w:r>
              <w:t xml:space="preserve">1. Einführung/Benutzerschulung </w:t>
            </w:r>
          </w:p>
        </w:tc>
        <w:tc>
          <w:tcPr>
            <w:tcW w:w="708" w:type="dxa"/>
            <w:gridSpan w:val="2"/>
            <w:tcBorders>
              <w:top w:val="nil"/>
              <w:left w:val="nil"/>
              <w:bottom w:val="nil"/>
              <w:right w:val="nil"/>
            </w:tcBorders>
            <w:shd w:val="clear" w:color="auto" w:fill="D9D9D9"/>
          </w:tcPr>
          <w:p w14:paraId="074148F4" w14:textId="77777777" w:rsidR="0090432E" w:rsidRDefault="004A30B3">
            <w:pPr>
              <w:spacing w:after="0" w:line="259" w:lineRule="auto"/>
              <w:ind w:left="10" w:right="0" w:firstLine="0"/>
              <w:jc w:val="center"/>
            </w:pPr>
            <w:r>
              <w:t xml:space="preserve"> </w:t>
            </w:r>
          </w:p>
        </w:tc>
        <w:tc>
          <w:tcPr>
            <w:tcW w:w="564" w:type="dxa"/>
            <w:tcBorders>
              <w:top w:val="nil"/>
              <w:left w:val="nil"/>
              <w:bottom w:val="nil"/>
              <w:right w:val="nil"/>
            </w:tcBorders>
            <w:shd w:val="clear" w:color="auto" w:fill="D9D9D9"/>
          </w:tcPr>
          <w:p w14:paraId="6E987661" w14:textId="77777777" w:rsidR="0090432E" w:rsidRDefault="009073CD">
            <w:pPr>
              <w:spacing w:after="0" w:line="259" w:lineRule="auto"/>
              <w:ind w:left="0" w:right="0" w:firstLine="0"/>
              <w:jc w:val="left"/>
            </w:pPr>
            <w:r>
              <w:t>4</w:t>
            </w:r>
            <w:r w:rsidR="004A30B3">
              <w:t xml:space="preserve"> h </w:t>
            </w:r>
          </w:p>
        </w:tc>
        <w:tc>
          <w:tcPr>
            <w:tcW w:w="694" w:type="dxa"/>
            <w:tcBorders>
              <w:top w:val="nil"/>
              <w:left w:val="nil"/>
              <w:bottom w:val="nil"/>
              <w:right w:val="nil"/>
            </w:tcBorders>
            <w:shd w:val="clear" w:color="auto" w:fill="D9D9D9"/>
          </w:tcPr>
          <w:p w14:paraId="6A025ADA" w14:textId="77777777" w:rsidR="0090432E" w:rsidRDefault="004A30B3">
            <w:pPr>
              <w:spacing w:after="0" w:line="259" w:lineRule="auto"/>
              <w:ind w:left="0" w:right="0" w:firstLine="0"/>
              <w:jc w:val="right"/>
            </w:pPr>
            <w:r>
              <w:t xml:space="preserve"> </w:t>
            </w:r>
          </w:p>
        </w:tc>
      </w:tr>
      <w:tr w:rsidR="0090432E" w14:paraId="4D30BBA5" w14:textId="77777777" w:rsidTr="009073CD">
        <w:trPr>
          <w:trHeight w:val="372"/>
        </w:trPr>
        <w:tc>
          <w:tcPr>
            <w:tcW w:w="7243" w:type="dxa"/>
            <w:tcBorders>
              <w:top w:val="nil"/>
              <w:left w:val="nil"/>
              <w:bottom w:val="nil"/>
              <w:right w:val="nil"/>
            </w:tcBorders>
            <w:shd w:val="clear" w:color="auto" w:fill="9CC2E5"/>
          </w:tcPr>
          <w:p w14:paraId="5C3293D6" w14:textId="77777777" w:rsidR="0090432E" w:rsidRDefault="004A30B3">
            <w:pPr>
              <w:spacing w:after="0" w:line="259" w:lineRule="auto"/>
              <w:ind w:left="108" w:right="0" w:firstLine="0"/>
              <w:jc w:val="left"/>
            </w:pPr>
            <w:r>
              <w:rPr>
                <w:b/>
              </w:rPr>
              <w:t xml:space="preserve">Erstellen der Dokumentation </w:t>
            </w:r>
          </w:p>
        </w:tc>
        <w:tc>
          <w:tcPr>
            <w:tcW w:w="708" w:type="dxa"/>
            <w:gridSpan w:val="2"/>
            <w:tcBorders>
              <w:top w:val="nil"/>
              <w:left w:val="nil"/>
              <w:bottom w:val="nil"/>
              <w:right w:val="nil"/>
            </w:tcBorders>
            <w:shd w:val="clear" w:color="auto" w:fill="9CC2E5"/>
          </w:tcPr>
          <w:p w14:paraId="1B5E50C9" w14:textId="77777777" w:rsidR="0090432E" w:rsidRDefault="004A30B3">
            <w:pPr>
              <w:spacing w:after="0" w:line="259" w:lineRule="auto"/>
              <w:ind w:left="10" w:right="0" w:firstLine="0"/>
              <w:jc w:val="center"/>
            </w:pPr>
            <w:r>
              <w:rPr>
                <w:b/>
              </w:rPr>
              <w:t xml:space="preserve"> </w:t>
            </w:r>
          </w:p>
        </w:tc>
        <w:tc>
          <w:tcPr>
            <w:tcW w:w="564" w:type="dxa"/>
            <w:tcBorders>
              <w:top w:val="nil"/>
              <w:left w:val="nil"/>
              <w:bottom w:val="nil"/>
              <w:right w:val="nil"/>
            </w:tcBorders>
            <w:shd w:val="clear" w:color="auto" w:fill="9CC2E5"/>
          </w:tcPr>
          <w:p w14:paraId="0C4DF2E8" w14:textId="77777777" w:rsidR="0090432E" w:rsidRDefault="004A30B3">
            <w:pPr>
              <w:spacing w:after="0" w:line="259" w:lineRule="auto"/>
              <w:ind w:left="154" w:right="0" w:firstLine="0"/>
              <w:jc w:val="center"/>
            </w:pPr>
            <w:r>
              <w:rPr>
                <w:b/>
              </w:rPr>
              <w:t xml:space="preserve"> </w:t>
            </w:r>
          </w:p>
        </w:tc>
        <w:tc>
          <w:tcPr>
            <w:tcW w:w="694" w:type="dxa"/>
            <w:tcBorders>
              <w:top w:val="nil"/>
              <w:left w:val="nil"/>
              <w:bottom w:val="nil"/>
              <w:right w:val="nil"/>
            </w:tcBorders>
            <w:shd w:val="clear" w:color="auto" w:fill="9CC2E5"/>
          </w:tcPr>
          <w:p w14:paraId="256C777D" w14:textId="77777777" w:rsidR="0090432E" w:rsidRDefault="009073CD" w:rsidP="009073CD">
            <w:pPr>
              <w:spacing w:after="0" w:line="259" w:lineRule="auto"/>
              <w:ind w:left="122" w:right="0" w:firstLine="0"/>
              <w:jc w:val="left"/>
            </w:pPr>
            <w:r>
              <w:rPr>
                <w:b/>
              </w:rPr>
              <w:t>1</w:t>
            </w:r>
            <w:r w:rsidR="004A30B3">
              <w:rPr>
                <w:b/>
              </w:rPr>
              <w:t xml:space="preserve">9 </w:t>
            </w:r>
            <w:r>
              <w:rPr>
                <w:b/>
              </w:rPr>
              <w:t>h</w:t>
            </w:r>
          </w:p>
        </w:tc>
      </w:tr>
      <w:tr w:rsidR="0090432E" w14:paraId="3221E0FC" w14:textId="77777777" w:rsidTr="009073CD">
        <w:trPr>
          <w:trHeight w:val="374"/>
        </w:trPr>
        <w:tc>
          <w:tcPr>
            <w:tcW w:w="7243" w:type="dxa"/>
            <w:tcBorders>
              <w:top w:val="nil"/>
              <w:left w:val="nil"/>
              <w:bottom w:val="nil"/>
              <w:right w:val="nil"/>
            </w:tcBorders>
            <w:shd w:val="clear" w:color="auto" w:fill="D9D9D9"/>
          </w:tcPr>
          <w:p w14:paraId="619B7C7C" w14:textId="77777777" w:rsidR="0090432E" w:rsidRDefault="004A30B3">
            <w:pPr>
              <w:spacing w:after="0" w:line="259" w:lineRule="auto"/>
              <w:ind w:left="108" w:right="0" w:firstLine="0"/>
              <w:jc w:val="left"/>
            </w:pPr>
            <w:r>
              <w:t>1. Erst</w:t>
            </w:r>
            <w:r w:rsidR="009073CD">
              <w:t>ellen der Benutzerdokumentation/Readme</w:t>
            </w:r>
          </w:p>
        </w:tc>
        <w:tc>
          <w:tcPr>
            <w:tcW w:w="708" w:type="dxa"/>
            <w:gridSpan w:val="2"/>
            <w:tcBorders>
              <w:top w:val="nil"/>
              <w:left w:val="nil"/>
              <w:bottom w:val="nil"/>
              <w:right w:val="nil"/>
            </w:tcBorders>
            <w:shd w:val="clear" w:color="auto" w:fill="D9D9D9"/>
          </w:tcPr>
          <w:p w14:paraId="25038F32" w14:textId="77777777" w:rsidR="0090432E" w:rsidRDefault="004A30B3">
            <w:pPr>
              <w:spacing w:after="0" w:line="259" w:lineRule="auto"/>
              <w:ind w:left="10" w:right="0" w:firstLine="0"/>
              <w:jc w:val="center"/>
            </w:pPr>
            <w:r>
              <w:t xml:space="preserve"> </w:t>
            </w:r>
          </w:p>
        </w:tc>
        <w:tc>
          <w:tcPr>
            <w:tcW w:w="564" w:type="dxa"/>
            <w:tcBorders>
              <w:top w:val="nil"/>
              <w:left w:val="nil"/>
              <w:bottom w:val="nil"/>
              <w:right w:val="nil"/>
            </w:tcBorders>
            <w:shd w:val="clear" w:color="auto" w:fill="D9D9D9"/>
          </w:tcPr>
          <w:p w14:paraId="14992518" w14:textId="77777777" w:rsidR="0090432E" w:rsidRDefault="009073CD">
            <w:pPr>
              <w:spacing w:after="0" w:line="259" w:lineRule="auto"/>
              <w:ind w:left="0" w:right="0" w:firstLine="0"/>
              <w:jc w:val="left"/>
            </w:pPr>
            <w:r>
              <w:t>3</w:t>
            </w:r>
            <w:r w:rsidR="004A30B3">
              <w:t xml:space="preserve"> h </w:t>
            </w:r>
          </w:p>
        </w:tc>
        <w:tc>
          <w:tcPr>
            <w:tcW w:w="694" w:type="dxa"/>
            <w:tcBorders>
              <w:top w:val="nil"/>
              <w:left w:val="nil"/>
              <w:bottom w:val="nil"/>
              <w:right w:val="nil"/>
            </w:tcBorders>
            <w:shd w:val="clear" w:color="auto" w:fill="D9D9D9"/>
          </w:tcPr>
          <w:p w14:paraId="5230B879" w14:textId="77777777" w:rsidR="0090432E" w:rsidRDefault="004A30B3">
            <w:pPr>
              <w:spacing w:after="0" w:line="259" w:lineRule="auto"/>
              <w:ind w:left="0" w:right="0" w:firstLine="0"/>
              <w:jc w:val="right"/>
            </w:pPr>
            <w:r>
              <w:t xml:space="preserve"> </w:t>
            </w:r>
          </w:p>
        </w:tc>
      </w:tr>
      <w:tr w:rsidR="0090432E" w14:paraId="383D5D30" w14:textId="77777777" w:rsidTr="009073CD">
        <w:trPr>
          <w:trHeight w:val="308"/>
        </w:trPr>
        <w:tc>
          <w:tcPr>
            <w:tcW w:w="7243" w:type="dxa"/>
            <w:tcBorders>
              <w:top w:val="nil"/>
              <w:left w:val="nil"/>
              <w:bottom w:val="nil"/>
              <w:right w:val="nil"/>
            </w:tcBorders>
          </w:tcPr>
          <w:p w14:paraId="58C0F405" w14:textId="77777777" w:rsidR="0090432E" w:rsidRDefault="004A30B3">
            <w:pPr>
              <w:spacing w:after="0" w:line="259" w:lineRule="auto"/>
              <w:ind w:left="108" w:right="0" w:firstLine="0"/>
              <w:jc w:val="left"/>
            </w:pPr>
            <w:r>
              <w:t xml:space="preserve">2. Erstellen der Projektdokumentation </w:t>
            </w:r>
          </w:p>
        </w:tc>
        <w:tc>
          <w:tcPr>
            <w:tcW w:w="708" w:type="dxa"/>
            <w:gridSpan w:val="2"/>
            <w:tcBorders>
              <w:top w:val="nil"/>
              <w:left w:val="nil"/>
              <w:bottom w:val="nil"/>
              <w:right w:val="nil"/>
            </w:tcBorders>
          </w:tcPr>
          <w:p w14:paraId="7D5E40CD" w14:textId="77777777" w:rsidR="0090432E" w:rsidRDefault="004A30B3">
            <w:pPr>
              <w:spacing w:after="0" w:line="259" w:lineRule="auto"/>
              <w:ind w:left="10" w:right="0" w:firstLine="0"/>
              <w:jc w:val="center"/>
            </w:pPr>
            <w:r>
              <w:t xml:space="preserve"> </w:t>
            </w:r>
          </w:p>
        </w:tc>
        <w:tc>
          <w:tcPr>
            <w:tcW w:w="1258" w:type="dxa"/>
            <w:gridSpan w:val="2"/>
            <w:tcBorders>
              <w:top w:val="nil"/>
              <w:left w:val="nil"/>
              <w:bottom w:val="nil"/>
              <w:right w:val="nil"/>
            </w:tcBorders>
          </w:tcPr>
          <w:p w14:paraId="23E8E246" w14:textId="77777777" w:rsidR="0090432E" w:rsidRDefault="009073CD">
            <w:pPr>
              <w:tabs>
                <w:tab w:val="center" w:pos="1003"/>
              </w:tabs>
              <w:spacing w:after="0" w:line="259" w:lineRule="auto"/>
              <w:ind w:left="0" w:right="0" w:firstLine="0"/>
              <w:jc w:val="left"/>
            </w:pPr>
            <w:r>
              <w:t>15</w:t>
            </w:r>
            <w:r w:rsidR="004A30B3">
              <w:t xml:space="preserve"> h </w:t>
            </w:r>
            <w:r w:rsidR="004A30B3">
              <w:tab/>
              <w:t xml:space="preserve"> </w:t>
            </w:r>
          </w:p>
        </w:tc>
      </w:tr>
      <w:tr w:rsidR="0090432E" w14:paraId="15CF1424" w14:textId="77777777" w:rsidTr="009073CD">
        <w:trPr>
          <w:trHeight w:val="372"/>
        </w:trPr>
        <w:tc>
          <w:tcPr>
            <w:tcW w:w="7243" w:type="dxa"/>
            <w:tcBorders>
              <w:top w:val="nil"/>
              <w:left w:val="nil"/>
              <w:bottom w:val="nil"/>
              <w:right w:val="nil"/>
            </w:tcBorders>
            <w:shd w:val="clear" w:color="auto" w:fill="D9D9D9"/>
          </w:tcPr>
          <w:p w14:paraId="252CD866" w14:textId="77777777" w:rsidR="0090432E" w:rsidRDefault="004A30B3">
            <w:pPr>
              <w:spacing w:after="0" w:line="259" w:lineRule="auto"/>
              <w:ind w:left="108" w:right="0" w:firstLine="0"/>
              <w:jc w:val="left"/>
            </w:pPr>
            <w:r>
              <w:t xml:space="preserve">3. Programmdokumentation </w:t>
            </w:r>
          </w:p>
        </w:tc>
        <w:tc>
          <w:tcPr>
            <w:tcW w:w="708" w:type="dxa"/>
            <w:gridSpan w:val="2"/>
            <w:tcBorders>
              <w:top w:val="nil"/>
              <w:left w:val="nil"/>
              <w:bottom w:val="nil"/>
              <w:right w:val="nil"/>
            </w:tcBorders>
            <w:shd w:val="clear" w:color="auto" w:fill="D9D9D9"/>
          </w:tcPr>
          <w:p w14:paraId="4476925A" w14:textId="77777777" w:rsidR="0090432E" w:rsidRDefault="004A30B3">
            <w:pPr>
              <w:spacing w:after="0" w:line="259" w:lineRule="auto"/>
              <w:ind w:left="10" w:right="0" w:firstLine="0"/>
              <w:jc w:val="center"/>
            </w:pPr>
            <w:r>
              <w:t xml:space="preserve"> </w:t>
            </w:r>
          </w:p>
        </w:tc>
        <w:tc>
          <w:tcPr>
            <w:tcW w:w="1258" w:type="dxa"/>
            <w:gridSpan w:val="2"/>
            <w:tcBorders>
              <w:top w:val="nil"/>
              <w:left w:val="nil"/>
              <w:bottom w:val="nil"/>
              <w:right w:val="nil"/>
            </w:tcBorders>
            <w:shd w:val="clear" w:color="auto" w:fill="D9D9D9"/>
          </w:tcPr>
          <w:p w14:paraId="13D9639C" w14:textId="77777777" w:rsidR="0090432E" w:rsidRDefault="004A30B3">
            <w:pPr>
              <w:tabs>
                <w:tab w:val="center" w:pos="1003"/>
              </w:tabs>
              <w:spacing w:after="0" w:line="259" w:lineRule="auto"/>
              <w:ind w:left="0" w:right="0" w:firstLine="0"/>
              <w:jc w:val="left"/>
            </w:pPr>
            <w:r>
              <w:t xml:space="preserve">1 h </w:t>
            </w:r>
            <w:r>
              <w:tab/>
              <w:t xml:space="preserve"> </w:t>
            </w:r>
          </w:p>
        </w:tc>
      </w:tr>
      <w:tr w:rsidR="009073CD" w14:paraId="5EFDA700" w14:textId="77777777" w:rsidTr="009073CD">
        <w:trPr>
          <w:trHeight w:val="391"/>
        </w:trPr>
        <w:tc>
          <w:tcPr>
            <w:tcW w:w="7243" w:type="dxa"/>
            <w:tcBorders>
              <w:top w:val="nil"/>
              <w:left w:val="nil"/>
              <w:bottom w:val="single" w:sz="2" w:space="0" w:color="FFFFFF"/>
              <w:right w:val="nil"/>
            </w:tcBorders>
          </w:tcPr>
          <w:p w14:paraId="444472F5" w14:textId="77777777" w:rsidR="009073CD" w:rsidRDefault="009073CD" w:rsidP="009073CD">
            <w:pPr>
              <w:spacing w:after="0" w:line="259" w:lineRule="auto"/>
              <w:ind w:left="0" w:right="0" w:firstLine="0"/>
              <w:jc w:val="left"/>
            </w:pPr>
          </w:p>
        </w:tc>
        <w:tc>
          <w:tcPr>
            <w:tcW w:w="708" w:type="dxa"/>
            <w:gridSpan w:val="2"/>
            <w:tcBorders>
              <w:top w:val="nil"/>
              <w:left w:val="nil"/>
              <w:bottom w:val="single" w:sz="2" w:space="0" w:color="FFFFFF"/>
              <w:right w:val="nil"/>
            </w:tcBorders>
          </w:tcPr>
          <w:p w14:paraId="10FAFE98" w14:textId="77777777" w:rsidR="009073CD" w:rsidRDefault="009073CD">
            <w:pPr>
              <w:spacing w:after="0" w:line="259" w:lineRule="auto"/>
              <w:ind w:left="0" w:right="0" w:firstLine="0"/>
              <w:jc w:val="left"/>
            </w:pPr>
          </w:p>
        </w:tc>
        <w:tc>
          <w:tcPr>
            <w:tcW w:w="1258" w:type="dxa"/>
            <w:gridSpan w:val="2"/>
            <w:tcBorders>
              <w:top w:val="nil"/>
              <w:left w:val="nil"/>
              <w:bottom w:val="single" w:sz="2" w:space="0" w:color="FFFFFF"/>
              <w:right w:val="nil"/>
            </w:tcBorders>
          </w:tcPr>
          <w:p w14:paraId="0805BBAE" w14:textId="77777777" w:rsidR="009073CD" w:rsidRDefault="009073CD">
            <w:pPr>
              <w:spacing w:after="0" w:line="259" w:lineRule="auto"/>
              <w:ind w:left="0" w:right="0" w:firstLine="0"/>
              <w:jc w:val="right"/>
            </w:pPr>
            <w:r>
              <w:t xml:space="preserve"> </w:t>
            </w:r>
            <w:r>
              <w:tab/>
              <w:t xml:space="preserve"> </w:t>
            </w:r>
          </w:p>
        </w:tc>
      </w:tr>
    </w:tbl>
    <w:p w14:paraId="43FC8BF5" w14:textId="77777777" w:rsidR="0090432E" w:rsidRDefault="009073CD" w:rsidP="00C1774F">
      <w:pPr>
        <w:tabs>
          <w:tab w:val="center" w:pos="7552"/>
          <w:tab w:val="center" w:pos="8260"/>
          <w:tab w:val="right" w:pos="9161"/>
        </w:tabs>
        <w:spacing w:after="4" w:line="260" w:lineRule="auto"/>
        <w:ind w:left="0" w:right="0" w:firstLine="0"/>
        <w:jc w:val="center"/>
      </w:pPr>
      <w:r>
        <w:rPr>
          <w:b/>
        </w:rPr>
        <w:t xml:space="preserve">Gesamt </w:t>
      </w:r>
      <w:r>
        <w:rPr>
          <w:b/>
        </w:rPr>
        <w:tab/>
        <w:t xml:space="preserve"> </w:t>
      </w:r>
      <w:r>
        <w:rPr>
          <w:b/>
        </w:rPr>
        <w:tab/>
        <w:t xml:space="preserve"> </w:t>
      </w:r>
      <w:r>
        <w:rPr>
          <w:b/>
        </w:rPr>
        <w:tab/>
        <w:t>8</w:t>
      </w:r>
      <w:r w:rsidR="004A30B3">
        <w:rPr>
          <w:b/>
        </w:rPr>
        <w:t xml:space="preserve">0 h </w:t>
      </w:r>
      <w:bookmarkStart w:id="151" w:name="_Toc129267813"/>
      <w:r w:rsidR="004A30B3" w:rsidRPr="00C1774F">
        <w:rPr>
          <w:rStyle w:val="TabelleH1Zchn"/>
        </w:rPr>
        <w:t>Tabelle 5: Detaillierte Zeitplanung</w:t>
      </w:r>
      <w:bookmarkEnd w:id="151"/>
    </w:p>
    <w:p w14:paraId="4A92117E" w14:textId="77777777" w:rsidR="009073CD" w:rsidRDefault="009073CD" w:rsidP="009073CD">
      <w:pPr>
        <w:tabs>
          <w:tab w:val="center" w:pos="7552"/>
          <w:tab w:val="center" w:pos="8260"/>
          <w:tab w:val="right" w:pos="9161"/>
        </w:tabs>
        <w:spacing w:after="4" w:line="260" w:lineRule="auto"/>
        <w:ind w:left="0" w:right="0" w:firstLine="0"/>
        <w:jc w:val="left"/>
      </w:pPr>
    </w:p>
    <w:p w14:paraId="60B5E04B" w14:textId="77777777" w:rsidR="00C1774F" w:rsidRDefault="00C1774F" w:rsidP="00C1774F">
      <w:pPr>
        <w:tabs>
          <w:tab w:val="center" w:pos="2144"/>
        </w:tabs>
        <w:spacing w:after="0" w:line="259" w:lineRule="auto"/>
        <w:ind w:left="-15" w:right="0" w:firstLine="0"/>
        <w:jc w:val="left"/>
        <w:rPr>
          <w:b/>
          <w:color w:val="1F4E79"/>
          <w:sz w:val="26"/>
        </w:rPr>
      </w:pPr>
      <w:bookmarkStart w:id="152" w:name="Anhang_2_Verwendete_Ressourcen"/>
      <w:r>
        <w:rPr>
          <w:b/>
          <w:color w:val="1F4E79"/>
          <w:sz w:val="26"/>
        </w:rPr>
        <w:lastRenderedPageBreak/>
        <w:t xml:space="preserve">A2 Verwendete Ressourcen </w:t>
      </w:r>
    </w:p>
    <w:p w14:paraId="3C6A8F10" w14:textId="77777777" w:rsidR="00C1774F" w:rsidRDefault="00C1774F" w:rsidP="00C1774F">
      <w:pPr>
        <w:tabs>
          <w:tab w:val="center" w:pos="2144"/>
        </w:tabs>
        <w:spacing w:after="0" w:line="259" w:lineRule="auto"/>
        <w:ind w:left="-15" w:right="0" w:firstLine="0"/>
        <w:jc w:val="left"/>
        <w:rPr>
          <w:b/>
          <w:color w:val="1F4E79"/>
          <w:sz w:val="26"/>
        </w:rPr>
      </w:pPr>
    </w:p>
    <w:tbl>
      <w:tblPr>
        <w:tblStyle w:val="TableGrid0"/>
        <w:tblW w:w="0" w:type="auto"/>
        <w:tblInd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16"/>
        <w:gridCol w:w="2797"/>
        <w:gridCol w:w="1617"/>
        <w:gridCol w:w="2626"/>
      </w:tblGrid>
      <w:tr w:rsidR="00C1774F" w14:paraId="0227FE83" w14:textId="77777777" w:rsidTr="00A3739D">
        <w:tc>
          <w:tcPr>
            <w:tcW w:w="2289" w:type="dxa"/>
            <w:shd w:val="clear" w:color="auto" w:fill="BDD6EE" w:themeFill="accent1" w:themeFillTint="66"/>
          </w:tcPr>
          <w:p w14:paraId="5EFF2F47" w14:textId="77777777" w:rsidR="00C1774F" w:rsidRPr="00A3739D" w:rsidRDefault="00C1774F" w:rsidP="00A3739D">
            <w:pPr>
              <w:spacing w:after="0" w:line="259" w:lineRule="auto"/>
              <w:ind w:left="108" w:right="0" w:firstLine="0"/>
              <w:jc w:val="left"/>
              <w:rPr>
                <w:b/>
              </w:rPr>
            </w:pPr>
            <w:r w:rsidRPr="00A3739D">
              <w:rPr>
                <w:b/>
              </w:rPr>
              <w:t>Ressourcentyp</w:t>
            </w:r>
          </w:p>
        </w:tc>
        <w:tc>
          <w:tcPr>
            <w:tcW w:w="2289" w:type="dxa"/>
            <w:shd w:val="clear" w:color="auto" w:fill="BDD6EE" w:themeFill="accent1" w:themeFillTint="66"/>
          </w:tcPr>
          <w:p w14:paraId="7EC5A828" w14:textId="77777777" w:rsidR="00C1774F" w:rsidRPr="00A3739D" w:rsidRDefault="00C1774F" w:rsidP="00A3739D">
            <w:pPr>
              <w:spacing w:after="0" w:line="259" w:lineRule="auto"/>
              <w:ind w:left="108" w:right="0" w:firstLine="0"/>
              <w:jc w:val="left"/>
              <w:rPr>
                <w:b/>
              </w:rPr>
            </w:pPr>
            <w:r w:rsidRPr="00A3739D">
              <w:rPr>
                <w:b/>
              </w:rPr>
              <w:t>Ressourcenname</w:t>
            </w:r>
          </w:p>
        </w:tc>
        <w:tc>
          <w:tcPr>
            <w:tcW w:w="2289" w:type="dxa"/>
            <w:shd w:val="clear" w:color="auto" w:fill="BDD6EE" w:themeFill="accent1" w:themeFillTint="66"/>
          </w:tcPr>
          <w:p w14:paraId="7FD0FFE9" w14:textId="77777777" w:rsidR="00C1774F" w:rsidRPr="00A3739D" w:rsidRDefault="00C1774F" w:rsidP="00A3739D">
            <w:pPr>
              <w:spacing w:after="0" w:line="259" w:lineRule="auto"/>
              <w:ind w:left="108" w:right="0" w:firstLine="0"/>
              <w:jc w:val="left"/>
              <w:rPr>
                <w:b/>
              </w:rPr>
            </w:pPr>
            <w:r w:rsidRPr="00A3739D">
              <w:rPr>
                <w:b/>
              </w:rPr>
              <w:t>Version ?</w:t>
            </w:r>
          </w:p>
        </w:tc>
        <w:tc>
          <w:tcPr>
            <w:tcW w:w="2289" w:type="dxa"/>
            <w:shd w:val="clear" w:color="auto" w:fill="BDD6EE" w:themeFill="accent1" w:themeFillTint="66"/>
          </w:tcPr>
          <w:p w14:paraId="0FF697BE" w14:textId="77777777" w:rsidR="00C1774F" w:rsidRPr="00A3739D" w:rsidRDefault="00C1774F" w:rsidP="00A3739D">
            <w:pPr>
              <w:spacing w:after="0" w:line="259" w:lineRule="auto"/>
              <w:ind w:left="108" w:right="0" w:firstLine="0"/>
              <w:jc w:val="left"/>
              <w:rPr>
                <w:b/>
              </w:rPr>
            </w:pPr>
            <w:r w:rsidRPr="00A3739D">
              <w:rPr>
                <w:b/>
              </w:rPr>
              <w:t>Verwendungszweck</w:t>
            </w:r>
          </w:p>
        </w:tc>
      </w:tr>
      <w:tr w:rsidR="00C1774F" w14:paraId="2971660A" w14:textId="77777777" w:rsidTr="00C1774F">
        <w:tc>
          <w:tcPr>
            <w:tcW w:w="2289" w:type="dxa"/>
          </w:tcPr>
          <w:p w14:paraId="535B9AB1" w14:textId="77777777" w:rsidR="00C1774F" w:rsidRDefault="00A3739D" w:rsidP="00C1774F">
            <w:pPr>
              <w:tabs>
                <w:tab w:val="center" w:pos="2144"/>
              </w:tabs>
              <w:spacing w:after="0" w:line="259" w:lineRule="auto"/>
              <w:ind w:left="0" w:right="0" w:firstLine="0"/>
              <w:jc w:val="left"/>
            </w:pPr>
            <w:r>
              <w:t>System</w:t>
            </w:r>
          </w:p>
        </w:tc>
        <w:tc>
          <w:tcPr>
            <w:tcW w:w="2289" w:type="dxa"/>
          </w:tcPr>
          <w:p w14:paraId="7C4A4D7E" w14:textId="77777777" w:rsidR="00C1774F" w:rsidRDefault="00A3739D" w:rsidP="00C1774F">
            <w:pPr>
              <w:tabs>
                <w:tab w:val="center" w:pos="2144"/>
              </w:tabs>
              <w:spacing w:after="0" w:line="259" w:lineRule="auto"/>
              <w:ind w:left="0" w:right="0" w:firstLine="0"/>
              <w:jc w:val="left"/>
            </w:pPr>
            <w:r>
              <w:t xml:space="preserve">Windows </w:t>
            </w:r>
          </w:p>
        </w:tc>
        <w:tc>
          <w:tcPr>
            <w:tcW w:w="2289" w:type="dxa"/>
          </w:tcPr>
          <w:p w14:paraId="498BDFC5" w14:textId="77777777" w:rsidR="00C1774F" w:rsidRDefault="00C1774F" w:rsidP="00C1774F">
            <w:pPr>
              <w:tabs>
                <w:tab w:val="center" w:pos="2144"/>
              </w:tabs>
              <w:spacing w:after="0" w:line="259" w:lineRule="auto"/>
              <w:ind w:left="0" w:right="0" w:firstLine="0"/>
              <w:jc w:val="left"/>
            </w:pPr>
          </w:p>
        </w:tc>
        <w:tc>
          <w:tcPr>
            <w:tcW w:w="2289" w:type="dxa"/>
          </w:tcPr>
          <w:p w14:paraId="1614724B" w14:textId="77777777" w:rsidR="00C1774F" w:rsidRDefault="00A3739D" w:rsidP="00C1774F">
            <w:pPr>
              <w:tabs>
                <w:tab w:val="center" w:pos="2144"/>
              </w:tabs>
              <w:spacing w:after="0" w:line="259" w:lineRule="auto"/>
              <w:ind w:left="0" w:right="0" w:firstLine="0"/>
              <w:jc w:val="left"/>
            </w:pPr>
            <w:r>
              <w:t>Betriebssystem des Verwendeten Rechners</w:t>
            </w:r>
          </w:p>
        </w:tc>
      </w:tr>
      <w:tr w:rsidR="00C1774F" w14:paraId="50FC4525" w14:textId="77777777" w:rsidTr="00C1774F">
        <w:tc>
          <w:tcPr>
            <w:tcW w:w="2289" w:type="dxa"/>
          </w:tcPr>
          <w:p w14:paraId="7E644959" w14:textId="77777777" w:rsidR="00C1774F" w:rsidRDefault="00A3739D" w:rsidP="00C1774F">
            <w:pPr>
              <w:tabs>
                <w:tab w:val="center" w:pos="2144"/>
              </w:tabs>
              <w:spacing w:after="0" w:line="259" w:lineRule="auto"/>
              <w:ind w:left="0" w:right="0" w:firstLine="0"/>
              <w:jc w:val="left"/>
            </w:pPr>
            <w:r>
              <w:t>Anwendungen</w:t>
            </w:r>
          </w:p>
        </w:tc>
        <w:tc>
          <w:tcPr>
            <w:tcW w:w="2289" w:type="dxa"/>
          </w:tcPr>
          <w:p w14:paraId="685ED29E" w14:textId="77777777" w:rsidR="00C1774F" w:rsidRDefault="00072465" w:rsidP="00C1774F">
            <w:pPr>
              <w:tabs>
                <w:tab w:val="center" w:pos="2144"/>
              </w:tabs>
              <w:spacing w:after="0" w:line="259" w:lineRule="auto"/>
              <w:ind w:left="0" w:right="0" w:firstLine="0"/>
              <w:jc w:val="left"/>
            </w:pPr>
            <w:r>
              <w:t>Android Studio</w:t>
            </w:r>
            <w:del w:id="153" w:author="Schuberth, Paul Nikolaus" w:date="2023-04-07T20:53:00Z">
              <w:r w:rsidDel="009F64F2">
                <w:delText>s</w:delText>
              </w:r>
            </w:del>
          </w:p>
        </w:tc>
        <w:tc>
          <w:tcPr>
            <w:tcW w:w="2289" w:type="dxa"/>
          </w:tcPr>
          <w:p w14:paraId="18C2D7D5" w14:textId="77777777" w:rsidR="00C1774F" w:rsidRDefault="00C1774F" w:rsidP="00C1774F">
            <w:pPr>
              <w:tabs>
                <w:tab w:val="center" w:pos="2144"/>
              </w:tabs>
              <w:spacing w:after="0" w:line="259" w:lineRule="auto"/>
              <w:ind w:left="0" w:right="0" w:firstLine="0"/>
              <w:jc w:val="left"/>
            </w:pPr>
          </w:p>
        </w:tc>
        <w:tc>
          <w:tcPr>
            <w:tcW w:w="2289" w:type="dxa"/>
          </w:tcPr>
          <w:p w14:paraId="05DED775" w14:textId="77777777" w:rsidR="00C1774F" w:rsidRDefault="00072465" w:rsidP="00C1774F">
            <w:pPr>
              <w:tabs>
                <w:tab w:val="center" w:pos="2144"/>
              </w:tabs>
              <w:spacing w:after="0" w:line="259" w:lineRule="auto"/>
              <w:ind w:left="0" w:right="0" w:firstLine="0"/>
              <w:jc w:val="left"/>
            </w:pPr>
            <w:r>
              <w:t>Entwicklungsumgebung</w:t>
            </w:r>
          </w:p>
        </w:tc>
      </w:tr>
      <w:tr w:rsidR="00C1774F" w14:paraId="1FA9E57B" w14:textId="77777777" w:rsidTr="00C1774F">
        <w:tc>
          <w:tcPr>
            <w:tcW w:w="2289" w:type="dxa"/>
          </w:tcPr>
          <w:p w14:paraId="78F58BA2" w14:textId="77777777" w:rsidR="00C1774F" w:rsidRDefault="00072465" w:rsidP="00C1774F">
            <w:pPr>
              <w:tabs>
                <w:tab w:val="center" w:pos="2144"/>
              </w:tabs>
              <w:spacing w:after="0" w:line="259" w:lineRule="auto"/>
              <w:ind w:left="0" w:right="0" w:firstLine="0"/>
              <w:jc w:val="left"/>
            </w:pPr>
            <w:r w:rsidRPr="00072465">
              <w:t>Buildmanagement</w:t>
            </w:r>
          </w:p>
        </w:tc>
        <w:tc>
          <w:tcPr>
            <w:tcW w:w="2289" w:type="dxa"/>
          </w:tcPr>
          <w:p w14:paraId="7EFAB4F7" w14:textId="77777777" w:rsidR="00C1774F" w:rsidRDefault="00072465" w:rsidP="00C1774F">
            <w:pPr>
              <w:tabs>
                <w:tab w:val="center" w:pos="2144"/>
              </w:tabs>
              <w:spacing w:after="0" w:line="259" w:lineRule="auto"/>
              <w:ind w:left="0" w:right="0" w:firstLine="0"/>
              <w:jc w:val="left"/>
            </w:pPr>
            <w:r>
              <w:t>Gradle</w:t>
            </w:r>
          </w:p>
        </w:tc>
        <w:tc>
          <w:tcPr>
            <w:tcW w:w="2289" w:type="dxa"/>
          </w:tcPr>
          <w:p w14:paraId="72FD7651" w14:textId="77777777" w:rsidR="00C1774F" w:rsidRDefault="00C1774F" w:rsidP="00C1774F">
            <w:pPr>
              <w:tabs>
                <w:tab w:val="center" w:pos="2144"/>
              </w:tabs>
              <w:spacing w:after="0" w:line="259" w:lineRule="auto"/>
              <w:ind w:left="0" w:right="0" w:firstLine="0"/>
              <w:jc w:val="left"/>
            </w:pPr>
          </w:p>
        </w:tc>
        <w:tc>
          <w:tcPr>
            <w:tcW w:w="2289" w:type="dxa"/>
          </w:tcPr>
          <w:p w14:paraId="00B0F4BF" w14:textId="77777777" w:rsidR="00C1774F" w:rsidRDefault="00072465" w:rsidP="00C1774F">
            <w:pPr>
              <w:tabs>
                <w:tab w:val="center" w:pos="2144"/>
              </w:tabs>
              <w:spacing w:after="0" w:line="259" w:lineRule="auto"/>
              <w:ind w:left="0" w:right="0" w:firstLine="0"/>
              <w:jc w:val="left"/>
            </w:pPr>
            <w:r>
              <w:t>Buildmanagement für das Projekt</w:t>
            </w:r>
          </w:p>
        </w:tc>
      </w:tr>
      <w:tr w:rsidR="00072465" w14:paraId="3AEE7561" w14:textId="77777777" w:rsidTr="00C1774F">
        <w:tc>
          <w:tcPr>
            <w:tcW w:w="2289" w:type="dxa"/>
          </w:tcPr>
          <w:p w14:paraId="53D56BF6" w14:textId="77777777" w:rsidR="00072465" w:rsidRPr="00072465" w:rsidRDefault="00072465" w:rsidP="00C1774F">
            <w:pPr>
              <w:tabs>
                <w:tab w:val="center" w:pos="2144"/>
              </w:tabs>
              <w:spacing w:after="0" w:line="259" w:lineRule="auto"/>
              <w:ind w:left="0" w:right="0" w:firstLine="0"/>
              <w:jc w:val="left"/>
            </w:pPr>
          </w:p>
        </w:tc>
        <w:tc>
          <w:tcPr>
            <w:tcW w:w="2289" w:type="dxa"/>
          </w:tcPr>
          <w:p w14:paraId="3D9B9E43" w14:textId="77777777" w:rsidR="00072465" w:rsidRDefault="00072465" w:rsidP="00C1774F">
            <w:pPr>
              <w:tabs>
                <w:tab w:val="center" w:pos="2144"/>
              </w:tabs>
              <w:spacing w:after="0" w:line="259" w:lineRule="auto"/>
              <w:ind w:left="0" w:right="0" w:firstLine="0"/>
              <w:jc w:val="left"/>
            </w:pPr>
            <w:r>
              <w:t>Git/Github</w:t>
            </w:r>
          </w:p>
        </w:tc>
        <w:tc>
          <w:tcPr>
            <w:tcW w:w="2289" w:type="dxa"/>
          </w:tcPr>
          <w:p w14:paraId="16134310" w14:textId="77777777" w:rsidR="00072465" w:rsidRDefault="00072465" w:rsidP="00C1774F">
            <w:pPr>
              <w:tabs>
                <w:tab w:val="center" w:pos="2144"/>
              </w:tabs>
              <w:spacing w:after="0" w:line="259" w:lineRule="auto"/>
              <w:ind w:left="0" w:right="0" w:firstLine="0"/>
              <w:jc w:val="left"/>
            </w:pPr>
          </w:p>
        </w:tc>
        <w:tc>
          <w:tcPr>
            <w:tcW w:w="2289" w:type="dxa"/>
          </w:tcPr>
          <w:p w14:paraId="7C0084AA" w14:textId="77777777" w:rsidR="00072465" w:rsidRDefault="00072465" w:rsidP="00072465">
            <w:pPr>
              <w:tabs>
                <w:tab w:val="center" w:pos="2144"/>
              </w:tabs>
              <w:spacing w:after="0" w:line="259" w:lineRule="auto"/>
              <w:ind w:left="0" w:right="0" w:firstLine="0"/>
              <w:jc w:val="left"/>
            </w:pPr>
            <w:r w:rsidRPr="00072465">
              <w:t>Version</w:t>
            </w:r>
            <w:del w:id="154" w:author="Schuberth, Paul Nikolaus" w:date="2023-04-07T20:52:00Z">
              <w:r w:rsidRPr="00072465" w:rsidDel="009F64F2">
                <w:delText>irung</w:delText>
              </w:r>
            </w:del>
            <w:r w:rsidRPr="00072465">
              <w:t>sverwaltung</w:t>
            </w:r>
          </w:p>
        </w:tc>
      </w:tr>
      <w:tr w:rsidR="00072465" w14:paraId="44D9F839" w14:textId="77777777" w:rsidTr="00C1774F">
        <w:tc>
          <w:tcPr>
            <w:tcW w:w="2289" w:type="dxa"/>
          </w:tcPr>
          <w:p w14:paraId="6919DB62" w14:textId="77777777" w:rsidR="00072465" w:rsidRPr="00072465" w:rsidRDefault="00072465" w:rsidP="00C1774F">
            <w:pPr>
              <w:tabs>
                <w:tab w:val="center" w:pos="2144"/>
              </w:tabs>
              <w:spacing w:after="0" w:line="259" w:lineRule="auto"/>
              <w:ind w:left="0" w:right="0" w:firstLine="0"/>
              <w:jc w:val="left"/>
            </w:pPr>
            <w:r>
              <w:t>Personal</w:t>
            </w:r>
          </w:p>
        </w:tc>
        <w:tc>
          <w:tcPr>
            <w:tcW w:w="2289" w:type="dxa"/>
          </w:tcPr>
          <w:p w14:paraId="200233F1" w14:textId="77777777" w:rsidR="00072465" w:rsidRDefault="00072465" w:rsidP="00C1774F">
            <w:pPr>
              <w:tabs>
                <w:tab w:val="center" w:pos="2144"/>
              </w:tabs>
              <w:spacing w:after="0" w:line="259" w:lineRule="auto"/>
              <w:ind w:left="0" w:right="0" w:firstLine="0"/>
              <w:jc w:val="left"/>
            </w:pPr>
            <w:r>
              <w:t>Entwickler/Auszubildender</w:t>
            </w:r>
          </w:p>
        </w:tc>
        <w:tc>
          <w:tcPr>
            <w:tcW w:w="2289" w:type="dxa"/>
          </w:tcPr>
          <w:p w14:paraId="0F8F6943" w14:textId="77777777" w:rsidR="00072465" w:rsidRDefault="00072465" w:rsidP="00C1774F">
            <w:pPr>
              <w:tabs>
                <w:tab w:val="center" w:pos="2144"/>
              </w:tabs>
              <w:spacing w:after="0" w:line="259" w:lineRule="auto"/>
              <w:ind w:left="0" w:right="0" w:firstLine="0"/>
              <w:jc w:val="left"/>
            </w:pPr>
          </w:p>
        </w:tc>
        <w:tc>
          <w:tcPr>
            <w:tcW w:w="2289" w:type="dxa"/>
          </w:tcPr>
          <w:p w14:paraId="0BC5F879" w14:textId="77777777" w:rsidR="00072465" w:rsidRPr="00072465" w:rsidRDefault="00072465" w:rsidP="00072465">
            <w:pPr>
              <w:tabs>
                <w:tab w:val="center" w:pos="2144"/>
              </w:tabs>
              <w:spacing w:after="0" w:line="259" w:lineRule="auto"/>
              <w:ind w:left="0" w:right="0" w:firstLine="0"/>
              <w:jc w:val="left"/>
            </w:pPr>
            <w:r>
              <w:t>Entwicklung des Projektes</w:t>
            </w:r>
          </w:p>
        </w:tc>
      </w:tr>
      <w:tr w:rsidR="00072465" w14:paraId="5DB8552F" w14:textId="77777777" w:rsidTr="00C1774F">
        <w:tc>
          <w:tcPr>
            <w:tcW w:w="2289" w:type="dxa"/>
          </w:tcPr>
          <w:p w14:paraId="79147A5F" w14:textId="77777777" w:rsidR="00072465" w:rsidRDefault="00072465" w:rsidP="00C1774F">
            <w:pPr>
              <w:tabs>
                <w:tab w:val="center" w:pos="2144"/>
              </w:tabs>
              <w:spacing w:after="0" w:line="259" w:lineRule="auto"/>
              <w:ind w:left="0" w:right="0" w:firstLine="0"/>
              <w:jc w:val="left"/>
            </w:pPr>
          </w:p>
        </w:tc>
        <w:tc>
          <w:tcPr>
            <w:tcW w:w="2289" w:type="dxa"/>
          </w:tcPr>
          <w:p w14:paraId="21A77C49" w14:textId="77777777" w:rsidR="00072465" w:rsidRDefault="00072465" w:rsidP="00C1774F">
            <w:pPr>
              <w:tabs>
                <w:tab w:val="center" w:pos="2144"/>
              </w:tabs>
              <w:spacing w:after="0" w:line="259" w:lineRule="auto"/>
              <w:ind w:left="0" w:right="0" w:firstLine="0"/>
              <w:jc w:val="left"/>
            </w:pPr>
            <w:r>
              <w:t>Ausbilder</w:t>
            </w:r>
          </w:p>
        </w:tc>
        <w:tc>
          <w:tcPr>
            <w:tcW w:w="2289" w:type="dxa"/>
          </w:tcPr>
          <w:p w14:paraId="3157B40B" w14:textId="77777777" w:rsidR="00072465" w:rsidRDefault="00072465" w:rsidP="00C1774F">
            <w:pPr>
              <w:tabs>
                <w:tab w:val="center" w:pos="2144"/>
              </w:tabs>
              <w:spacing w:after="0" w:line="259" w:lineRule="auto"/>
              <w:ind w:left="0" w:right="0" w:firstLine="0"/>
              <w:jc w:val="left"/>
            </w:pPr>
          </w:p>
        </w:tc>
        <w:tc>
          <w:tcPr>
            <w:tcW w:w="2289" w:type="dxa"/>
          </w:tcPr>
          <w:p w14:paraId="0CA2D454" w14:textId="77777777" w:rsidR="00072465" w:rsidRDefault="00072465" w:rsidP="00072465">
            <w:pPr>
              <w:tabs>
                <w:tab w:val="center" w:pos="2144"/>
              </w:tabs>
              <w:spacing w:after="0" w:line="259" w:lineRule="auto"/>
              <w:ind w:left="0" w:right="0" w:firstLine="0"/>
              <w:jc w:val="left"/>
            </w:pPr>
            <w:r>
              <w:t>Codereview</w:t>
            </w:r>
          </w:p>
        </w:tc>
      </w:tr>
      <w:tr w:rsidR="00072465" w14:paraId="213FC82C" w14:textId="77777777" w:rsidTr="00C1774F">
        <w:tc>
          <w:tcPr>
            <w:tcW w:w="2289" w:type="dxa"/>
          </w:tcPr>
          <w:p w14:paraId="03A8CE89" w14:textId="77777777" w:rsidR="00072465" w:rsidRDefault="00072465" w:rsidP="00C1774F">
            <w:pPr>
              <w:tabs>
                <w:tab w:val="center" w:pos="2144"/>
              </w:tabs>
              <w:spacing w:after="0" w:line="259" w:lineRule="auto"/>
              <w:ind w:left="0" w:right="0" w:firstLine="0"/>
              <w:jc w:val="left"/>
            </w:pPr>
            <w:r>
              <w:t>Hardware</w:t>
            </w:r>
          </w:p>
        </w:tc>
        <w:tc>
          <w:tcPr>
            <w:tcW w:w="2289" w:type="dxa"/>
          </w:tcPr>
          <w:p w14:paraId="7E0804CE" w14:textId="77777777" w:rsidR="00072465" w:rsidRDefault="00072465" w:rsidP="00C1774F">
            <w:pPr>
              <w:tabs>
                <w:tab w:val="center" w:pos="2144"/>
              </w:tabs>
              <w:spacing w:after="0" w:line="259" w:lineRule="auto"/>
              <w:ind w:left="0" w:right="0" w:firstLine="0"/>
              <w:jc w:val="left"/>
            </w:pPr>
            <w:r>
              <w:t>Laptop</w:t>
            </w:r>
          </w:p>
        </w:tc>
        <w:tc>
          <w:tcPr>
            <w:tcW w:w="2289" w:type="dxa"/>
          </w:tcPr>
          <w:p w14:paraId="14AD4508" w14:textId="77777777" w:rsidR="00072465" w:rsidRDefault="00072465" w:rsidP="00C1774F">
            <w:pPr>
              <w:tabs>
                <w:tab w:val="center" w:pos="2144"/>
              </w:tabs>
              <w:spacing w:after="0" w:line="259" w:lineRule="auto"/>
              <w:ind w:left="0" w:right="0" w:firstLine="0"/>
              <w:jc w:val="left"/>
            </w:pPr>
          </w:p>
        </w:tc>
        <w:tc>
          <w:tcPr>
            <w:tcW w:w="2289" w:type="dxa"/>
          </w:tcPr>
          <w:p w14:paraId="563DF07D" w14:textId="77777777" w:rsidR="00072465" w:rsidRDefault="00072465" w:rsidP="00072465">
            <w:pPr>
              <w:tabs>
                <w:tab w:val="center" w:pos="2144"/>
              </w:tabs>
              <w:spacing w:after="0" w:line="259" w:lineRule="auto"/>
              <w:ind w:left="0" w:right="0" w:firstLine="0"/>
              <w:jc w:val="left"/>
            </w:pPr>
            <w:r>
              <w:t>Laptop für die Enwicklungsumgebung</w:t>
            </w:r>
          </w:p>
        </w:tc>
      </w:tr>
    </w:tbl>
    <w:p w14:paraId="26EF14E1" w14:textId="77777777" w:rsidR="00C1774F" w:rsidRDefault="00C1774F" w:rsidP="00C1774F">
      <w:pPr>
        <w:tabs>
          <w:tab w:val="center" w:pos="2144"/>
        </w:tabs>
        <w:spacing w:after="0" w:line="259" w:lineRule="auto"/>
        <w:ind w:left="-15" w:right="0" w:firstLine="0"/>
        <w:jc w:val="left"/>
      </w:pPr>
    </w:p>
    <w:bookmarkEnd w:id="152"/>
    <w:p w14:paraId="3D00CDDC" w14:textId="77777777" w:rsidR="00C1774F" w:rsidRDefault="00072465" w:rsidP="00072465">
      <w:pPr>
        <w:pStyle w:val="TabelleH1"/>
      </w:pPr>
      <w:r>
        <w:t>Tabelle 6: Verwendete Ressourcen</w:t>
      </w:r>
    </w:p>
    <w:p w14:paraId="62E64DC2" w14:textId="77777777" w:rsidR="00C1774F" w:rsidRDefault="00C1774F" w:rsidP="009073CD">
      <w:pPr>
        <w:tabs>
          <w:tab w:val="center" w:pos="7552"/>
          <w:tab w:val="center" w:pos="8260"/>
          <w:tab w:val="right" w:pos="9161"/>
        </w:tabs>
        <w:spacing w:after="4" w:line="260" w:lineRule="auto"/>
        <w:ind w:left="0" w:right="0" w:firstLine="0"/>
        <w:jc w:val="left"/>
      </w:pPr>
    </w:p>
    <w:p w14:paraId="3841E757" w14:textId="77777777" w:rsidR="00C1774F" w:rsidRDefault="00C1774F" w:rsidP="009073CD">
      <w:pPr>
        <w:tabs>
          <w:tab w:val="center" w:pos="7552"/>
          <w:tab w:val="center" w:pos="8260"/>
          <w:tab w:val="right" w:pos="9161"/>
        </w:tabs>
        <w:spacing w:after="4" w:line="260" w:lineRule="auto"/>
        <w:ind w:left="0" w:right="0" w:firstLine="0"/>
        <w:jc w:val="left"/>
      </w:pPr>
    </w:p>
    <w:p w14:paraId="5354C29B" w14:textId="77777777" w:rsidR="00C1774F" w:rsidRDefault="00C1774F" w:rsidP="009073CD">
      <w:pPr>
        <w:tabs>
          <w:tab w:val="center" w:pos="7552"/>
          <w:tab w:val="center" w:pos="8260"/>
          <w:tab w:val="right" w:pos="9161"/>
        </w:tabs>
        <w:spacing w:after="4" w:line="260" w:lineRule="auto"/>
        <w:ind w:left="0" w:right="0" w:firstLine="0"/>
        <w:jc w:val="left"/>
      </w:pPr>
    </w:p>
    <w:p w14:paraId="75BA9184" w14:textId="77777777" w:rsidR="00C1774F" w:rsidRDefault="00C1774F" w:rsidP="009073CD">
      <w:pPr>
        <w:tabs>
          <w:tab w:val="center" w:pos="7552"/>
          <w:tab w:val="center" w:pos="8260"/>
          <w:tab w:val="right" w:pos="9161"/>
        </w:tabs>
        <w:spacing w:after="4" w:line="260" w:lineRule="auto"/>
        <w:ind w:left="0" w:right="0" w:firstLine="0"/>
        <w:jc w:val="left"/>
      </w:pPr>
    </w:p>
    <w:p w14:paraId="116D73A9" w14:textId="77777777" w:rsidR="00C1774F" w:rsidRDefault="00C1774F" w:rsidP="009073CD">
      <w:pPr>
        <w:tabs>
          <w:tab w:val="center" w:pos="7552"/>
          <w:tab w:val="center" w:pos="8260"/>
          <w:tab w:val="right" w:pos="9161"/>
        </w:tabs>
        <w:spacing w:after="4" w:line="260" w:lineRule="auto"/>
        <w:ind w:left="0" w:right="0" w:firstLine="0"/>
        <w:jc w:val="left"/>
      </w:pPr>
    </w:p>
    <w:p w14:paraId="2EFAD3DE" w14:textId="77777777" w:rsidR="00C1774F" w:rsidRDefault="00C1774F" w:rsidP="009073CD">
      <w:pPr>
        <w:tabs>
          <w:tab w:val="center" w:pos="7552"/>
          <w:tab w:val="center" w:pos="8260"/>
          <w:tab w:val="right" w:pos="9161"/>
        </w:tabs>
        <w:spacing w:after="4" w:line="260" w:lineRule="auto"/>
        <w:ind w:left="0" w:right="0" w:firstLine="0"/>
        <w:jc w:val="left"/>
      </w:pPr>
    </w:p>
    <w:p w14:paraId="679EAB56" w14:textId="77777777" w:rsidR="0090432E" w:rsidRDefault="004A30B3">
      <w:pPr>
        <w:tabs>
          <w:tab w:val="center" w:pos="1957"/>
        </w:tabs>
        <w:spacing w:after="85" w:line="259" w:lineRule="auto"/>
        <w:ind w:left="-15" w:right="0" w:firstLine="0"/>
        <w:jc w:val="left"/>
      </w:pPr>
      <w:r>
        <w:rPr>
          <w:b/>
          <w:color w:val="1F4E79"/>
          <w:sz w:val="26"/>
        </w:rPr>
        <w:t xml:space="preserve">A2 </w:t>
      </w:r>
      <w:r>
        <w:rPr>
          <w:b/>
          <w:color w:val="1F4E79"/>
          <w:sz w:val="26"/>
        </w:rPr>
        <w:tab/>
        <w:t xml:space="preserve">Lastenheft (Auszug) </w:t>
      </w:r>
    </w:p>
    <w:p w14:paraId="4D1FEB37" w14:textId="77777777" w:rsidR="0090432E" w:rsidRDefault="004A30B3">
      <w:pPr>
        <w:spacing w:after="226"/>
        <w:ind w:left="-5" w:right="0"/>
      </w:pPr>
      <w:r>
        <w:t xml:space="preserve">Es folgt ein Auszug aus dem Lastenheft mit Fokus auf die Anforderungen: </w:t>
      </w:r>
    </w:p>
    <w:p w14:paraId="5C8F892D" w14:textId="77777777" w:rsidR="0090432E" w:rsidRDefault="004A30B3">
      <w:pPr>
        <w:spacing w:after="100" w:line="260" w:lineRule="auto"/>
        <w:ind w:left="-5" w:right="0"/>
        <w:jc w:val="left"/>
      </w:pPr>
      <w:r>
        <w:rPr>
          <w:b/>
        </w:rPr>
        <w:t xml:space="preserve">Die Anwendung muss folgende Anforderungen erfüllen. </w:t>
      </w:r>
    </w:p>
    <w:p w14:paraId="098E6848" w14:textId="77777777" w:rsidR="0090432E" w:rsidRDefault="004A30B3">
      <w:pPr>
        <w:numPr>
          <w:ilvl w:val="0"/>
          <w:numId w:val="4"/>
        </w:numPr>
        <w:spacing w:after="111"/>
        <w:ind w:right="0" w:hanging="283"/>
      </w:pPr>
      <w:r>
        <w:t xml:space="preserve">Verarbeitung der Moduldaten </w:t>
      </w:r>
    </w:p>
    <w:p w14:paraId="374338F8" w14:textId="77777777" w:rsidR="0090432E" w:rsidRDefault="004A30B3">
      <w:pPr>
        <w:numPr>
          <w:ilvl w:val="1"/>
          <w:numId w:val="4"/>
        </w:numPr>
        <w:ind w:right="0" w:hanging="425"/>
      </w:pPr>
      <w:r>
        <w:t xml:space="preserve">Die Anwendung muss die von Subversion und einem externen Programm bereitgestellten Informationen (z.B. Source-Benutzer, -Datum, Hash) verarbeiten. </w:t>
      </w:r>
    </w:p>
    <w:p w14:paraId="28ED5F62" w14:textId="77777777" w:rsidR="0090432E" w:rsidRDefault="004A30B3">
      <w:pPr>
        <w:numPr>
          <w:ilvl w:val="1"/>
          <w:numId w:val="4"/>
        </w:numPr>
        <w:spacing w:after="109"/>
        <w:ind w:right="0" w:hanging="425"/>
      </w:pPr>
      <w:r>
        <w:t xml:space="preserve">Auslesen der Beschreibung und der Stichwörter aus dem Sourcecode. </w:t>
      </w:r>
    </w:p>
    <w:p w14:paraId="3570EB8C" w14:textId="77777777" w:rsidR="0090432E" w:rsidRDefault="004A30B3">
      <w:pPr>
        <w:numPr>
          <w:ilvl w:val="0"/>
          <w:numId w:val="4"/>
        </w:numPr>
        <w:spacing w:after="109"/>
        <w:ind w:right="0" w:hanging="283"/>
      </w:pPr>
      <w:r>
        <w:t xml:space="preserve">Darstellung der Daten </w:t>
      </w:r>
    </w:p>
    <w:p w14:paraId="4809357F" w14:textId="77777777" w:rsidR="0090432E" w:rsidRDefault="004A30B3">
      <w:pPr>
        <w:numPr>
          <w:ilvl w:val="1"/>
          <w:numId w:val="4"/>
        </w:numPr>
        <w:ind w:right="0" w:hanging="425"/>
      </w:pPr>
      <w:r>
        <w:t xml:space="preserve">Die Anwendung muss eine Liste aller Module erzeugen inkl. Source-Benutzer und Datum, letztem Commit-Benutzer und -Datum für alle drei Umgebungen. </w:t>
      </w:r>
    </w:p>
    <w:p w14:paraId="24562899" w14:textId="77777777" w:rsidR="0090432E" w:rsidRDefault="004A30B3">
      <w:pPr>
        <w:numPr>
          <w:ilvl w:val="1"/>
          <w:numId w:val="4"/>
        </w:numPr>
        <w:ind w:right="0" w:hanging="425"/>
      </w:pPr>
      <w:r>
        <w:t xml:space="preserve">Verknüpfen der Module mit externen Tools wie z.B. Wiki-Einträgen zu den Modulen oder dem Sourcecode in Subversion. </w:t>
      </w:r>
    </w:p>
    <w:p w14:paraId="186038CC" w14:textId="77777777" w:rsidR="0090432E" w:rsidRDefault="004A30B3">
      <w:pPr>
        <w:numPr>
          <w:ilvl w:val="1"/>
          <w:numId w:val="4"/>
        </w:numPr>
        <w:ind w:right="0" w:hanging="425"/>
      </w:pPr>
      <w:r>
        <w:t xml:space="preserve">Die Sourcen der Umgebungen müssen verglichen und eine schnelle Übersicht zur Einhaltung des allgemeinen Entwicklungsprozesses gegeben werden. </w:t>
      </w:r>
    </w:p>
    <w:p w14:paraId="3E6F9AF7" w14:textId="77777777" w:rsidR="0090432E" w:rsidRDefault="004A30B3">
      <w:pPr>
        <w:numPr>
          <w:ilvl w:val="1"/>
          <w:numId w:val="4"/>
        </w:numPr>
        <w:ind w:right="0" w:hanging="425"/>
      </w:pPr>
      <w:r>
        <w:t xml:space="preserve">Dieser Vergleich muss auf die von einem bestimmten Benutzer bearbeiteten Module eingeschränkt werden können. </w:t>
      </w:r>
    </w:p>
    <w:p w14:paraId="5A98B9B0" w14:textId="77777777" w:rsidR="0090432E" w:rsidRDefault="004A30B3">
      <w:pPr>
        <w:numPr>
          <w:ilvl w:val="1"/>
          <w:numId w:val="4"/>
        </w:numPr>
        <w:ind w:right="0" w:hanging="425"/>
      </w:pPr>
      <w:r>
        <w:t xml:space="preserve">Die Anwendung muss in dieser Liste auch Module anzeigen, die nach einer Bearbeitung durch den gesuchten Benutzer durch jemand anderen bearbeitet wurden. </w:t>
      </w:r>
    </w:p>
    <w:p w14:paraId="30188B7A" w14:textId="77777777" w:rsidR="0090432E" w:rsidRDefault="004A30B3">
      <w:pPr>
        <w:numPr>
          <w:ilvl w:val="1"/>
          <w:numId w:val="4"/>
        </w:numPr>
        <w:ind w:right="0" w:hanging="425"/>
      </w:pPr>
      <w:r>
        <w:t xml:space="preserve">Abweichungen sollen kenntlich gemacht werden. </w:t>
      </w:r>
    </w:p>
    <w:p w14:paraId="38AB886F" w14:textId="77777777" w:rsidR="0090432E" w:rsidRDefault="004A30B3">
      <w:pPr>
        <w:numPr>
          <w:ilvl w:val="1"/>
          <w:numId w:val="4"/>
        </w:numPr>
        <w:spacing w:after="114"/>
        <w:ind w:right="0" w:hanging="425"/>
      </w:pPr>
      <w:r>
        <w:t xml:space="preserve">Anzeigen einer Übersichtsseite für ein Modul mit allen relevanten Informationen zu diesem. </w:t>
      </w:r>
    </w:p>
    <w:p w14:paraId="279DDE3F" w14:textId="77777777" w:rsidR="0090432E" w:rsidRDefault="004A30B3">
      <w:pPr>
        <w:numPr>
          <w:ilvl w:val="0"/>
          <w:numId w:val="4"/>
        </w:numPr>
        <w:spacing w:after="109"/>
        <w:ind w:right="0" w:hanging="283"/>
      </w:pPr>
      <w:r>
        <w:lastRenderedPageBreak/>
        <w:t xml:space="preserve">Sonstige Anforderungen </w:t>
      </w:r>
    </w:p>
    <w:p w14:paraId="6E63DB25" w14:textId="77777777" w:rsidR="0090432E" w:rsidRDefault="004A30B3">
      <w:pPr>
        <w:numPr>
          <w:ilvl w:val="1"/>
          <w:numId w:val="4"/>
        </w:numPr>
        <w:ind w:right="0" w:hanging="425"/>
      </w:pPr>
      <w:r>
        <w:t xml:space="preserve">Die Anwendung muss ohne das Installieren einer zusätzlichen Software über einen Webbrowser im Intranet erreichbar sein. </w:t>
      </w:r>
    </w:p>
    <w:p w14:paraId="07DB067E" w14:textId="77777777" w:rsidR="0090432E" w:rsidRDefault="004A30B3">
      <w:pPr>
        <w:numPr>
          <w:ilvl w:val="1"/>
          <w:numId w:val="4"/>
        </w:numPr>
        <w:ind w:right="0" w:hanging="425"/>
      </w:pPr>
      <w:r>
        <w:t xml:space="preserve">Die Daten der Anwendung müssen jede Nacht bzw. nach jedem SVN-Commit automatisch aktualisiert werden. </w:t>
      </w:r>
    </w:p>
    <w:p w14:paraId="7894C08C" w14:textId="77777777" w:rsidR="0090432E" w:rsidRDefault="004A30B3">
      <w:pPr>
        <w:numPr>
          <w:ilvl w:val="1"/>
          <w:numId w:val="4"/>
        </w:numPr>
        <w:ind w:right="0" w:hanging="425"/>
      </w:pPr>
      <w:r>
        <w:t xml:space="preserve">Es muss ermittelt werden, ob Änderungen auf der Produktionsumgebung vorgenommen wurden, die nicht von einer anderen Umgebung kopiert wurden. Diese Modulliste soll als Mahnung per E-Mail an alle Entwickler geschickt werden (Peer Pressure). </w:t>
      </w:r>
    </w:p>
    <w:p w14:paraId="7DABC493" w14:textId="77777777" w:rsidR="0090432E" w:rsidRDefault="004A30B3">
      <w:pPr>
        <w:numPr>
          <w:ilvl w:val="1"/>
          <w:numId w:val="4"/>
        </w:numPr>
        <w:ind w:right="0" w:hanging="425"/>
      </w:pPr>
      <w:r>
        <w:t xml:space="preserve">Die Anwendung soll jederzeit erreichbar sein. </w:t>
      </w:r>
    </w:p>
    <w:p w14:paraId="41A13636" w14:textId="77777777" w:rsidR="0090432E" w:rsidRDefault="004A30B3">
      <w:pPr>
        <w:numPr>
          <w:ilvl w:val="1"/>
          <w:numId w:val="4"/>
        </w:numPr>
        <w:ind w:right="0" w:hanging="425"/>
      </w:pPr>
      <w:r>
        <w:t xml:space="preserve">Da sich die Entwickler auf die Anwendung verlassen, muss diese korrekte Daten liefern und darf keinen Interpretationsspielraum lassen. </w:t>
      </w:r>
    </w:p>
    <w:p w14:paraId="60A9845D" w14:textId="77777777" w:rsidR="0090432E" w:rsidRDefault="004A30B3">
      <w:pPr>
        <w:numPr>
          <w:ilvl w:val="1"/>
          <w:numId w:val="4"/>
        </w:numPr>
        <w:spacing w:after="270"/>
        <w:ind w:right="0" w:hanging="425"/>
      </w:pPr>
      <w:r>
        <w:t xml:space="preserve">Die Anwendung muss so flexibel sein, dass sie bei Änderungen im Entwicklungsprozess einfach angepasst werden kann. </w:t>
      </w:r>
    </w:p>
    <w:p w14:paraId="6247E050" w14:textId="77777777" w:rsidR="0090432E" w:rsidRPr="00832D7E" w:rsidRDefault="004A30B3">
      <w:pPr>
        <w:tabs>
          <w:tab w:val="center" w:pos="1978"/>
        </w:tabs>
        <w:spacing w:after="85" w:line="259" w:lineRule="auto"/>
        <w:ind w:left="-15" w:right="0" w:firstLine="0"/>
        <w:jc w:val="left"/>
        <w:rPr>
          <w:lang w:val="en-US"/>
        </w:rPr>
      </w:pPr>
      <w:r w:rsidRPr="00832D7E">
        <w:rPr>
          <w:b/>
          <w:color w:val="1F4E79"/>
          <w:sz w:val="26"/>
          <w:lang w:val="en-US"/>
        </w:rPr>
        <w:t xml:space="preserve">A3 </w:t>
      </w:r>
      <w:r w:rsidRPr="00832D7E">
        <w:rPr>
          <w:b/>
          <w:color w:val="1F4E79"/>
          <w:sz w:val="26"/>
          <w:lang w:val="en-US"/>
        </w:rPr>
        <w:tab/>
        <w:t xml:space="preserve">Use-Case-Diagramm </w:t>
      </w:r>
    </w:p>
    <w:p w14:paraId="7A7558EA" w14:textId="77777777" w:rsidR="0090432E" w:rsidRPr="00832D7E" w:rsidRDefault="004A30B3">
      <w:pPr>
        <w:spacing w:after="52" w:line="259" w:lineRule="auto"/>
        <w:ind w:left="-1" w:right="38" w:firstLine="0"/>
        <w:jc w:val="right"/>
        <w:rPr>
          <w:lang w:val="en-US"/>
        </w:rPr>
      </w:pPr>
      <w:r>
        <w:rPr>
          <w:noProof/>
        </w:rPr>
        <w:drawing>
          <wp:inline distT="0" distB="0" distL="0" distR="0" wp14:anchorId="6253F2C5" wp14:editId="499548BB">
            <wp:extent cx="5753101" cy="4523105"/>
            <wp:effectExtent l="0" t="0" r="0" b="0"/>
            <wp:docPr id="16243" name="Picture 16243"/>
            <wp:cNvGraphicFramePr/>
            <a:graphic xmlns:a="http://schemas.openxmlformats.org/drawingml/2006/main">
              <a:graphicData uri="http://schemas.openxmlformats.org/drawingml/2006/picture">
                <pic:pic xmlns:pic="http://schemas.openxmlformats.org/drawingml/2006/picture">
                  <pic:nvPicPr>
                    <pic:cNvPr id="16243" name="Picture 16243"/>
                    <pic:cNvPicPr/>
                  </pic:nvPicPr>
                  <pic:blipFill>
                    <a:blip r:embed="rId50"/>
                    <a:stretch>
                      <a:fillRect/>
                    </a:stretch>
                  </pic:blipFill>
                  <pic:spPr>
                    <a:xfrm>
                      <a:off x="0" y="0"/>
                      <a:ext cx="5753101" cy="4523105"/>
                    </a:xfrm>
                    <a:prstGeom prst="rect">
                      <a:avLst/>
                    </a:prstGeom>
                  </pic:spPr>
                </pic:pic>
              </a:graphicData>
            </a:graphic>
          </wp:inline>
        </w:drawing>
      </w:r>
      <w:r w:rsidRPr="00832D7E">
        <w:rPr>
          <w:lang w:val="en-US"/>
        </w:rPr>
        <w:t xml:space="preserve"> </w:t>
      </w:r>
    </w:p>
    <w:p w14:paraId="02E112E1" w14:textId="77777777" w:rsidR="0090432E" w:rsidRPr="001A477E" w:rsidRDefault="004A30B3" w:rsidP="003634CA">
      <w:pPr>
        <w:pStyle w:val="AbbildungH1"/>
      </w:pPr>
      <w:bookmarkStart w:id="155" w:name="_Toc129263593"/>
      <w:bookmarkStart w:id="156" w:name="_Toc129263760"/>
      <w:r w:rsidRPr="001A477E">
        <w:t>Abbildung 1: Use-Case-Diagramm</w:t>
      </w:r>
      <w:bookmarkEnd w:id="155"/>
      <w:bookmarkEnd w:id="156"/>
      <w:r w:rsidRPr="001A477E">
        <w:t xml:space="preserve"> </w:t>
      </w:r>
    </w:p>
    <w:p w14:paraId="0F9DFD9C" w14:textId="77777777" w:rsidR="0090432E" w:rsidRDefault="004A30B3">
      <w:pPr>
        <w:tabs>
          <w:tab w:val="center" w:pos="2086"/>
        </w:tabs>
        <w:spacing w:after="186" w:line="259" w:lineRule="auto"/>
        <w:ind w:left="-15" w:right="0" w:firstLine="0"/>
        <w:jc w:val="left"/>
      </w:pPr>
      <w:r>
        <w:rPr>
          <w:b/>
          <w:color w:val="1F4E79"/>
          <w:sz w:val="26"/>
        </w:rPr>
        <w:t xml:space="preserve">A4 </w:t>
      </w:r>
      <w:r>
        <w:rPr>
          <w:b/>
          <w:color w:val="1F4E79"/>
          <w:sz w:val="26"/>
        </w:rPr>
        <w:tab/>
        <w:t xml:space="preserve">Pflichtenheft (Auszug) </w:t>
      </w:r>
    </w:p>
    <w:p w14:paraId="3B17022C" w14:textId="77777777" w:rsidR="0090432E" w:rsidRDefault="004A30B3">
      <w:pPr>
        <w:spacing w:after="102" w:line="260" w:lineRule="auto"/>
        <w:ind w:left="-5" w:right="0"/>
        <w:jc w:val="left"/>
      </w:pPr>
      <w:r>
        <w:rPr>
          <w:b/>
        </w:rPr>
        <w:t xml:space="preserve">Zielbestimmung </w:t>
      </w:r>
    </w:p>
    <w:p w14:paraId="7CBB1AD0" w14:textId="77777777" w:rsidR="0090432E" w:rsidRDefault="004A30B3">
      <w:pPr>
        <w:numPr>
          <w:ilvl w:val="0"/>
          <w:numId w:val="5"/>
        </w:numPr>
        <w:spacing w:after="109"/>
        <w:ind w:right="0" w:hanging="283"/>
      </w:pPr>
      <w:r>
        <w:t xml:space="preserve">Musskriterien </w:t>
      </w:r>
    </w:p>
    <w:p w14:paraId="31008CAF" w14:textId="77777777" w:rsidR="0090432E" w:rsidRDefault="004A30B3">
      <w:pPr>
        <w:numPr>
          <w:ilvl w:val="1"/>
          <w:numId w:val="5"/>
        </w:numPr>
        <w:spacing w:after="126"/>
        <w:ind w:right="0" w:hanging="425"/>
      </w:pPr>
      <w:r>
        <w:lastRenderedPageBreak/>
        <w:t xml:space="preserve">Modul-Liste: Zeigt eine filterbare Liste der Module mit den dazugehörigen Kerninformationen sowie Symbolen zur Einhaltung des Entwicklungsprozesses an </w:t>
      </w:r>
    </w:p>
    <w:p w14:paraId="7D21D76F" w14:textId="77777777" w:rsidR="0090432E" w:rsidRDefault="004A30B3">
      <w:pPr>
        <w:numPr>
          <w:ilvl w:val="2"/>
          <w:numId w:val="5"/>
        </w:numPr>
        <w:ind w:right="0" w:hanging="286"/>
      </w:pPr>
      <w:r>
        <w:t xml:space="preserve">In der Liste wird der Name, die Bibliothek und Daten zum Source und Kompilat eines Moduls angezeigt. </w:t>
      </w:r>
    </w:p>
    <w:p w14:paraId="1652B091" w14:textId="77777777" w:rsidR="0090432E" w:rsidRDefault="004A30B3">
      <w:pPr>
        <w:numPr>
          <w:ilvl w:val="2"/>
          <w:numId w:val="5"/>
        </w:numPr>
        <w:ind w:right="0" w:hanging="286"/>
      </w:pPr>
      <w:r>
        <w:t xml:space="preserve">Ebenfalls wird der Status des Moduls hinsichtlich Source und Kompilat angezeigt. Dazu gibt es unterschiedliche Status-Zeichen, welche symbolisieren in wie weit der Entwicklungsprozess eingehalten wurde bzw. welche Schritte als nächstes getan werden müssen. So gibt es z. B. Zeichen für das Einhalten oder Verletzen des Prozesses oder den Hinweis auf den nächsten zu tätigenden Schritt. </w:t>
      </w:r>
    </w:p>
    <w:p w14:paraId="7D4C6C3C" w14:textId="77777777" w:rsidR="0090432E" w:rsidRDefault="004A30B3">
      <w:pPr>
        <w:numPr>
          <w:ilvl w:val="2"/>
          <w:numId w:val="5"/>
        </w:numPr>
        <w:ind w:right="0" w:hanging="286"/>
      </w:pPr>
      <w:r>
        <w:t xml:space="preserve">Weiterhin werden die Benutzer und Zeitpunkte der aktuellen Version der Sourcen und Kompilate angezeigt. Dazu kann vorher ausgewählt werden, von welcher Umgebung diese Daten gelesen werden sollen. </w:t>
      </w:r>
    </w:p>
    <w:p w14:paraId="77E13786" w14:textId="77777777" w:rsidR="0090432E" w:rsidRDefault="004A30B3">
      <w:pPr>
        <w:numPr>
          <w:ilvl w:val="2"/>
          <w:numId w:val="5"/>
        </w:numPr>
        <w:spacing w:after="111"/>
        <w:ind w:right="0" w:hanging="286"/>
      </w:pPr>
      <w:r>
        <w:t xml:space="preserve">Es kann eine Filterung nach allen angezeigten Daten vorgenommen werden. Die Daten zu den Sourcen sind historisiert. Durch die Filterung ist es möglich, auch Module zu finden, die in der Zwischenzeit schon von einem anderen Benutzer editiert wurden. </w:t>
      </w:r>
    </w:p>
    <w:p w14:paraId="161C0818" w14:textId="77777777" w:rsidR="0090432E" w:rsidRDefault="004A30B3">
      <w:pPr>
        <w:numPr>
          <w:ilvl w:val="1"/>
          <w:numId w:val="5"/>
        </w:numPr>
        <w:spacing w:after="124"/>
        <w:ind w:right="0" w:hanging="425"/>
      </w:pPr>
      <w:r>
        <w:t xml:space="preserve">Tag-Liste: Bietet die Möglichkeit die Module anhand von Tags zu filtern. </w:t>
      </w:r>
    </w:p>
    <w:p w14:paraId="4C6F304C" w14:textId="77777777" w:rsidR="0090432E" w:rsidRDefault="004A30B3">
      <w:pPr>
        <w:numPr>
          <w:ilvl w:val="2"/>
          <w:numId w:val="5"/>
        </w:numPr>
        <w:spacing w:after="114"/>
        <w:ind w:right="0" w:hanging="286"/>
      </w:pPr>
      <w:r>
        <w:t xml:space="preserve">Es sollen die Tags angezeigt werden, nach denen bereits gefiltert wird und die, die noch der Filterung hinzugefügt werden könnten, ohne dass die Ergebnisliste leer wird. </w:t>
      </w:r>
      <w:r>
        <w:rPr>
          <w:rFonts w:ascii="Segoe UI Symbol" w:eastAsia="Segoe UI Symbol" w:hAnsi="Segoe UI Symbol" w:cs="Segoe UI Symbol"/>
        </w:rPr>
        <w:t></w:t>
      </w:r>
      <w:r>
        <w:t xml:space="preserve"> Zusätzlich sollen die Module angezeigt werden, die den Filterkriterien entsprechen. Sollten die Filterkriterien leer sein, werden nur die Module angezeigt, welche mit einem Tag versehen sind. </w:t>
      </w:r>
    </w:p>
    <w:p w14:paraId="609CBA8F" w14:textId="77777777" w:rsidR="0090432E" w:rsidRDefault="004A30B3">
      <w:pPr>
        <w:numPr>
          <w:ilvl w:val="1"/>
          <w:numId w:val="5"/>
        </w:numPr>
        <w:spacing w:after="124"/>
        <w:ind w:right="0" w:hanging="425"/>
      </w:pPr>
      <w:r>
        <w:t xml:space="preserve">Import der Moduldaten aus einer bereitgestellten CSV-Datei </w:t>
      </w:r>
    </w:p>
    <w:p w14:paraId="77ADEFD0" w14:textId="77777777" w:rsidR="0090432E" w:rsidRDefault="004A30B3">
      <w:pPr>
        <w:numPr>
          <w:ilvl w:val="2"/>
          <w:numId w:val="5"/>
        </w:numPr>
        <w:ind w:right="0" w:hanging="286"/>
      </w:pPr>
      <w:r>
        <w:t xml:space="preserve">Es wird täglich eine Datei mit den Daten der aktuellen Module erstellt. Diese Datei wird (durch einen Cronjob) automatisch nachts importiert. </w:t>
      </w:r>
    </w:p>
    <w:p w14:paraId="66D60608" w14:textId="77777777" w:rsidR="0090432E" w:rsidRDefault="004A30B3">
      <w:pPr>
        <w:numPr>
          <w:ilvl w:val="2"/>
          <w:numId w:val="5"/>
        </w:numPr>
        <w:ind w:right="0" w:hanging="286"/>
      </w:pPr>
      <w:r>
        <w:t xml:space="preserve">Dabei wird für jedes importierte Modul ein Zeitstempel aktualisiert, damit festgestellt werden kann, wenn ein Modul gelöscht wurde. </w:t>
      </w:r>
    </w:p>
    <w:p w14:paraId="3BB24A55" w14:textId="77777777" w:rsidR="0090432E" w:rsidRDefault="004A30B3">
      <w:pPr>
        <w:numPr>
          <w:ilvl w:val="2"/>
          <w:numId w:val="5"/>
        </w:numPr>
        <w:ind w:right="0" w:hanging="286"/>
      </w:pPr>
      <w:r>
        <w:t xml:space="preserve">Die Datei enthält die Namen der Umgebung, der Bibliothek und des Moduls, den Programmtyp, den Benutzer und Zeitpunkt des Sourcecodes sowie des Kompilats und den Hash des Sourcecodes. </w:t>
      </w:r>
    </w:p>
    <w:p w14:paraId="41DA6829" w14:textId="77777777" w:rsidR="0090432E" w:rsidRDefault="004A30B3">
      <w:pPr>
        <w:numPr>
          <w:ilvl w:val="2"/>
          <w:numId w:val="5"/>
        </w:numPr>
        <w:spacing w:after="145"/>
        <w:ind w:right="0" w:hanging="286"/>
      </w:pPr>
      <w:r>
        <w:t xml:space="preserve">Sollte sich ein Modul verändert haben, werden die entsprechenden Daten in der Datenbank aktualisiert. Die Veränderungen am Source werden dabei aber nicht ersetzt, sondern historisiert. </w:t>
      </w:r>
    </w:p>
    <w:p w14:paraId="72DAB918" w14:textId="77777777" w:rsidR="0090432E" w:rsidRDefault="004A30B3">
      <w:pPr>
        <w:numPr>
          <w:ilvl w:val="1"/>
          <w:numId w:val="5"/>
        </w:numPr>
        <w:ind w:right="0" w:hanging="425"/>
      </w:pPr>
      <w:r>
        <w:t xml:space="preserve">Import der Informationen aus Subversion (SVN). Durch einen „post-commit-hook“ wird nach jedem Einchecken eines Moduls ein PHP-Script auf der Konsole aufgerufen, welches die Informationen, die vom SVN-Kommandozeilentool geliefert werden, an NatInfo übergibt. </w:t>
      </w:r>
    </w:p>
    <w:p w14:paraId="4BFBC381" w14:textId="77777777" w:rsidR="0090432E" w:rsidRDefault="004A30B3">
      <w:pPr>
        <w:numPr>
          <w:ilvl w:val="1"/>
          <w:numId w:val="5"/>
        </w:numPr>
        <w:spacing w:after="124"/>
        <w:ind w:right="0" w:hanging="425"/>
      </w:pPr>
      <w:r>
        <w:t xml:space="preserve">Parsen der Sourcen </w:t>
      </w:r>
    </w:p>
    <w:p w14:paraId="14881A63" w14:textId="77777777" w:rsidR="0090432E" w:rsidRDefault="004A30B3">
      <w:pPr>
        <w:numPr>
          <w:ilvl w:val="2"/>
          <w:numId w:val="5"/>
        </w:numPr>
        <w:ind w:right="0" w:hanging="286"/>
      </w:pPr>
      <w:r>
        <w:t xml:space="preserve">Die Sourcen der Entwicklungsumgebung werden nach Tags, Links zu Artikeln im Wiki und Programmbeschreibungen durchsucht. </w:t>
      </w:r>
    </w:p>
    <w:p w14:paraId="4468F85E" w14:textId="77777777" w:rsidR="0090432E" w:rsidRDefault="004A30B3">
      <w:pPr>
        <w:numPr>
          <w:ilvl w:val="2"/>
          <w:numId w:val="5"/>
        </w:numPr>
        <w:spacing w:after="111"/>
        <w:ind w:right="0" w:hanging="286"/>
      </w:pPr>
      <w:r>
        <w:t xml:space="preserve">Diese Daten werden dann entsprechend angelegt, aktualisiert oder nicht mehr gesetzte Tags/Wikiartikel entfernt. </w:t>
      </w:r>
    </w:p>
    <w:p w14:paraId="0A0D1507" w14:textId="77777777" w:rsidR="0090432E" w:rsidRDefault="004A30B3">
      <w:pPr>
        <w:numPr>
          <w:ilvl w:val="1"/>
          <w:numId w:val="5"/>
        </w:numPr>
        <w:spacing w:after="125"/>
        <w:ind w:right="0" w:hanging="425"/>
      </w:pPr>
      <w:r>
        <w:t xml:space="preserve">Sonstiges </w:t>
      </w:r>
    </w:p>
    <w:p w14:paraId="32EC7015" w14:textId="77777777" w:rsidR="0090432E" w:rsidRDefault="004A30B3">
      <w:pPr>
        <w:numPr>
          <w:ilvl w:val="2"/>
          <w:numId w:val="5"/>
        </w:numPr>
        <w:ind w:right="0" w:hanging="286"/>
      </w:pPr>
      <w:r>
        <w:t xml:space="preserve">Das Programm läuft als Webanwendung im Intranet. </w:t>
      </w:r>
    </w:p>
    <w:p w14:paraId="3394947F" w14:textId="77777777" w:rsidR="0090432E" w:rsidRDefault="004A30B3">
      <w:pPr>
        <w:numPr>
          <w:ilvl w:val="2"/>
          <w:numId w:val="5"/>
        </w:numPr>
        <w:ind w:right="0" w:hanging="286"/>
      </w:pPr>
      <w:r>
        <w:t xml:space="preserve">Die Anwendung soll möglichst leicht erweiterbar sein und auch von anderen Entwicklungsprozessen ausgehen können. </w:t>
      </w:r>
    </w:p>
    <w:p w14:paraId="66118ED2" w14:textId="77777777" w:rsidR="0090432E" w:rsidRDefault="004A30B3">
      <w:pPr>
        <w:numPr>
          <w:ilvl w:val="2"/>
          <w:numId w:val="5"/>
        </w:numPr>
        <w:spacing w:after="188"/>
        <w:ind w:right="0" w:hanging="286"/>
      </w:pPr>
      <w:r>
        <w:t xml:space="preserve">Eine Konfiguration soll möglichst in zentralen Konfigurationsdateien erfolgen. </w:t>
      </w:r>
    </w:p>
    <w:p w14:paraId="4AA10174" w14:textId="77777777" w:rsidR="0090432E" w:rsidRDefault="004A30B3">
      <w:pPr>
        <w:spacing w:after="100" w:line="260" w:lineRule="auto"/>
        <w:ind w:left="-5" w:right="0"/>
        <w:jc w:val="left"/>
      </w:pPr>
      <w:r>
        <w:rPr>
          <w:b/>
        </w:rPr>
        <w:lastRenderedPageBreak/>
        <w:t xml:space="preserve">Produkteinsatz </w:t>
      </w:r>
    </w:p>
    <w:p w14:paraId="1DC19FF3" w14:textId="77777777" w:rsidR="0090432E" w:rsidRDefault="004A30B3">
      <w:pPr>
        <w:numPr>
          <w:ilvl w:val="0"/>
          <w:numId w:val="6"/>
        </w:numPr>
        <w:spacing w:after="109"/>
        <w:ind w:right="0" w:hanging="283"/>
      </w:pPr>
      <w:r>
        <w:t xml:space="preserve">Anwendungsbereiche </w:t>
      </w:r>
    </w:p>
    <w:p w14:paraId="2821FAD4" w14:textId="77777777" w:rsidR="0090432E" w:rsidRDefault="004A30B3">
      <w:pPr>
        <w:numPr>
          <w:ilvl w:val="1"/>
          <w:numId w:val="6"/>
        </w:numPr>
        <w:spacing w:after="114"/>
        <w:ind w:right="90" w:hanging="425"/>
      </w:pPr>
      <w:r>
        <w:t xml:space="preserve">Die Webanwendung dient als Anlaufstelle für die Entwicklung. Dort sind alle Informationen für die Module an einer Stelle gesammelt. Vorher getrennte Anwendungen werden ersetzt bzw. verlinkt. </w:t>
      </w:r>
    </w:p>
    <w:p w14:paraId="3AA070C8" w14:textId="77777777" w:rsidR="0090432E" w:rsidRDefault="004A30B3">
      <w:pPr>
        <w:numPr>
          <w:ilvl w:val="0"/>
          <w:numId w:val="6"/>
        </w:numPr>
        <w:spacing w:after="109"/>
        <w:ind w:right="0" w:hanging="283"/>
      </w:pPr>
      <w:r>
        <w:t xml:space="preserve">Zielgruppen </w:t>
      </w:r>
    </w:p>
    <w:p w14:paraId="3813735C" w14:textId="77777777" w:rsidR="0090432E" w:rsidRDefault="004A30B3">
      <w:pPr>
        <w:numPr>
          <w:ilvl w:val="1"/>
          <w:numId w:val="6"/>
        </w:numPr>
        <w:ind w:right="90" w:hanging="425"/>
      </w:pPr>
      <w:r>
        <w:t xml:space="preserve">NatInfo wird lediglich von den Natural-Entwicklern in der EDV-Abteilung genutzt. </w:t>
      </w:r>
    </w:p>
    <w:p w14:paraId="5D3D6DEE" w14:textId="77777777" w:rsidR="0090432E" w:rsidRDefault="004A30B3">
      <w:pPr>
        <w:numPr>
          <w:ilvl w:val="0"/>
          <w:numId w:val="6"/>
        </w:numPr>
        <w:spacing w:after="111"/>
        <w:ind w:right="0" w:hanging="283"/>
      </w:pPr>
      <w:r>
        <w:t xml:space="preserve">Betriebsbedingungen </w:t>
      </w:r>
    </w:p>
    <w:p w14:paraId="18AF37AD" w14:textId="77777777" w:rsidR="0090432E" w:rsidRDefault="004A30B3">
      <w:pPr>
        <w:numPr>
          <w:ilvl w:val="1"/>
          <w:numId w:val="6"/>
        </w:numPr>
        <w:spacing w:after="267"/>
        <w:ind w:right="90" w:hanging="425"/>
      </w:pPr>
      <w:r>
        <w:t xml:space="preserve">Die nötigen Betriebsbedingungen, also der Webserver, die Datenbank, die Versionsverwaltung, das Wiki und der nächtliche Export sind bereits vorhanden und konfiguriert. Durch einen täglichen Cronjob werden entsprechende Daten aktualisiert, die Webanwendung ist jederzeit aus dem Intranet heraus erreichbar. </w:t>
      </w:r>
    </w:p>
    <w:p w14:paraId="14F7B720" w14:textId="77777777" w:rsidR="0090432E" w:rsidRDefault="004A30B3">
      <w:pPr>
        <w:tabs>
          <w:tab w:val="center" w:pos="1790"/>
        </w:tabs>
        <w:spacing w:after="85" w:line="259" w:lineRule="auto"/>
        <w:ind w:left="-15" w:right="0" w:firstLine="0"/>
        <w:jc w:val="left"/>
      </w:pPr>
      <w:r>
        <w:rPr>
          <w:b/>
          <w:color w:val="1F4E79"/>
          <w:sz w:val="26"/>
        </w:rPr>
        <w:t xml:space="preserve">A5 </w:t>
      </w:r>
      <w:r>
        <w:rPr>
          <w:b/>
          <w:color w:val="1F4E79"/>
          <w:sz w:val="26"/>
        </w:rPr>
        <w:tab/>
        <w:t xml:space="preserve">Datenbankmodell </w:t>
      </w:r>
    </w:p>
    <w:p w14:paraId="7E3900D7" w14:textId="77777777" w:rsidR="0090432E" w:rsidRDefault="004A30B3">
      <w:pPr>
        <w:spacing w:after="50" w:line="259" w:lineRule="auto"/>
        <w:ind w:left="-1" w:right="46" w:firstLine="0"/>
        <w:jc w:val="right"/>
      </w:pPr>
      <w:r>
        <w:rPr>
          <w:noProof/>
        </w:rPr>
        <w:drawing>
          <wp:inline distT="0" distB="0" distL="0" distR="0" wp14:anchorId="7F140D9D" wp14:editId="3F5B3E84">
            <wp:extent cx="5748655" cy="3034030"/>
            <wp:effectExtent l="0" t="0" r="0" b="0"/>
            <wp:docPr id="16492" name="Picture 16492"/>
            <wp:cNvGraphicFramePr/>
            <a:graphic xmlns:a="http://schemas.openxmlformats.org/drawingml/2006/main">
              <a:graphicData uri="http://schemas.openxmlformats.org/drawingml/2006/picture">
                <pic:pic xmlns:pic="http://schemas.openxmlformats.org/drawingml/2006/picture">
                  <pic:nvPicPr>
                    <pic:cNvPr id="16492" name="Picture 16492"/>
                    <pic:cNvPicPr/>
                  </pic:nvPicPr>
                  <pic:blipFill>
                    <a:blip r:embed="rId51"/>
                    <a:stretch>
                      <a:fillRect/>
                    </a:stretch>
                  </pic:blipFill>
                  <pic:spPr>
                    <a:xfrm>
                      <a:off x="0" y="0"/>
                      <a:ext cx="5748655" cy="3034030"/>
                    </a:xfrm>
                    <a:prstGeom prst="rect">
                      <a:avLst/>
                    </a:prstGeom>
                  </pic:spPr>
                </pic:pic>
              </a:graphicData>
            </a:graphic>
          </wp:inline>
        </w:drawing>
      </w:r>
      <w:r>
        <w:t xml:space="preserve"> </w:t>
      </w:r>
    </w:p>
    <w:p w14:paraId="6BE23D7A" w14:textId="77777777" w:rsidR="003634CA" w:rsidRDefault="003634CA">
      <w:pPr>
        <w:spacing w:after="50" w:line="259" w:lineRule="auto"/>
        <w:ind w:left="-1" w:right="46" w:firstLine="0"/>
        <w:jc w:val="right"/>
      </w:pPr>
    </w:p>
    <w:p w14:paraId="615D5772" w14:textId="77777777" w:rsidR="003634CA" w:rsidRDefault="003634CA">
      <w:pPr>
        <w:spacing w:after="50" w:line="259" w:lineRule="auto"/>
        <w:ind w:left="-1" w:right="46" w:firstLine="0"/>
        <w:jc w:val="right"/>
      </w:pPr>
    </w:p>
    <w:p w14:paraId="54F0A06E" w14:textId="77777777" w:rsidR="003634CA" w:rsidRDefault="003634CA">
      <w:pPr>
        <w:spacing w:after="50" w:line="259" w:lineRule="auto"/>
        <w:ind w:left="-1" w:right="46" w:firstLine="0"/>
        <w:jc w:val="right"/>
      </w:pPr>
    </w:p>
    <w:p w14:paraId="2E478B02" w14:textId="77777777" w:rsidR="003634CA" w:rsidRDefault="003634CA">
      <w:pPr>
        <w:spacing w:after="50" w:line="259" w:lineRule="auto"/>
        <w:ind w:left="-1" w:right="46" w:firstLine="0"/>
        <w:jc w:val="right"/>
      </w:pPr>
    </w:p>
    <w:p w14:paraId="09AC868D" w14:textId="77777777" w:rsidR="003634CA" w:rsidRDefault="003634CA">
      <w:pPr>
        <w:spacing w:after="50" w:line="259" w:lineRule="auto"/>
        <w:ind w:left="-1" w:right="46" w:firstLine="0"/>
        <w:jc w:val="right"/>
      </w:pPr>
    </w:p>
    <w:p w14:paraId="3AB272E4" w14:textId="77777777" w:rsidR="003634CA" w:rsidRDefault="003634CA">
      <w:pPr>
        <w:spacing w:after="50" w:line="259" w:lineRule="auto"/>
        <w:ind w:left="-1" w:right="46" w:firstLine="0"/>
        <w:jc w:val="right"/>
      </w:pPr>
    </w:p>
    <w:p w14:paraId="6AEE59FC" w14:textId="77777777" w:rsidR="003634CA" w:rsidRDefault="003634CA">
      <w:pPr>
        <w:spacing w:after="50" w:line="259" w:lineRule="auto"/>
        <w:ind w:left="-1" w:right="46" w:firstLine="0"/>
        <w:jc w:val="right"/>
        <w:rPr>
          <w:noProof/>
        </w:rPr>
      </w:pPr>
    </w:p>
    <w:p w14:paraId="54FF0B7C" w14:textId="77777777" w:rsidR="003634CA" w:rsidRDefault="003634CA">
      <w:pPr>
        <w:spacing w:after="50" w:line="259" w:lineRule="auto"/>
        <w:ind w:left="-1" w:right="46" w:firstLine="0"/>
        <w:jc w:val="right"/>
        <w:rPr>
          <w:noProof/>
        </w:rPr>
      </w:pPr>
    </w:p>
    <w:p w14:paraId="57688676" w14:textId="77777777" w:rsidR="003634CA" w:rsidRDefault="003634CA">
      <w:pPr>
        <w:spacing w:after="50" w:line="259" w:lineRule="auto"/>
        <w:ind w:left="-1" w:right="46" w:firstLine="0"/>
        <w:jc w:val="right"/>
      </w:pPr>
    </w:p>
    <w:p w14:paraId="5FFB44B7" w14:textId="77777777" w:rsidR="003634CA" w:rsidRDefault="003634CA">
      <w:pPr>
        <w:spacing w:after="50" w:line="259" w:lineRule="auto"/>
        <w:ind w:left="-1" w:right="46" w:firstLine="0"/>
        <w:jc w:val="right"/>
      </w:pPr>
    </w:p>
    <w:p w14:paraId="4588173E" w14:textId="77777777" w:rsidR="003634CA" w:rsidRDefault="003634CA">
      <w:pPr>
        <w:spacing w:after="50" w:line="259" w:lineRule="auto"/>
        <w:ind w:left="-1" w:right="46" w:firstLine="0"/>
        <w:jc w:val="right"/>
      </w:pPr>
    </w:p>
    <w:p w14:paraId="10F07B8B" w14:textId="77777777" w:rsidR="003634CA" w:rsidRDefault="003634CA">
      <w:pPr>
        <w:spacing w:after="50" w:line="259" w:lineRule="auto"/>
        <w:ind w:left="-1" w:right="46" w:firstLine="0"/>
        <w:jc w:val="right"/>
      </w:pPr>
    </w:p>
    <w:p w14:paraId="74C04B0D" w14:textId="77777777" w:rsidR="003634CA" w:rsidRDefault="003634CA">
      <w:pPr>
        <w:spacing w:after="50" w:line="259" w:lineRule="auto"/>
        <w:ind w:left="-1" w:right="46" w:firstLine="0"/>
        <w:jc w:val="right"/>
      </w:pPr>
    </w:p>
    <w:p w14:paraId="100C1D79" w14:textId="77777777" w:rsidR="003634CA" w:rsidRDefault="003634CA">
      <w:pPr>
        <w:spacing w:after="50" w:line="259" w:lineRule="auto"/>
        <w:ind w:left="-1" w:right="46" w:firstLine="0"/>
        <w:jc w:val="right"/>
      </w:pPr>
    </w:p>
    <w:p w14:paraId="3BD3663A" w14:textId="77777777" w:rsidR="003634CA" w:rsidRDefault="003634CA">
      <w:pPr>
        <w:spacing w:after="50" w:line="259" w:lineRule="auto"/>
        <w:ind w:left="-1" w:right="46" w:firstLine="0"/>
        <w:jc w:val="right"/>
      </w:pPr>
    </w:p>
    <w:p w14:paraId="38058C8C" w14:textId="77777777" w:rsidR="003634CA" w:rsidRDefault="003634CA">
      <w:pPr>
        <w:spacing w:after="50" w:line="259" w:lineRule="auto"/>
        <w:ind w:left="-1" w:right="46" w:firstLine="0"/>
        <w:jc w:val="right"/>
      </w:pPr>
    </w:p>
    <w:p w14:paraId="47EDA9A8" w14:textId="77777777" w:rsidR="003634CA" w:rsidRDefault="003634CA">
      <w:pPr>
        <w:spacing w:after="50" w:line="259" w:lineRule="auto"/>
        <w:ind w:left="-1" w:right="46" w:firstLine="0"/>
        <w:jc w:val="right"/>
      </w:pPr>
    </w:p>
    <w:p w14:paraId="039260DC" w14:textId="77777777" w:rsidR="003634CA" w:rsidRDefault="003634CA">
      <w:pPr>
        <w:spacing w:after="50" w:line="259" w:lineRule="auto"/>
        <w:ind w:left="-1" w:right="46" w:firstLine="0"/>
        <w:jc w:val="right"/>
      </w:pPr>
    </w:p>
    <w:p w14:paraId="219A8EB2" w14:textId="77777777" w:rsidR="003634CA" w:rsidRDefault="003634CA">
      <w:pPr>
        <w:spacing w:after="50" w:line="259" w:lineRule="auto"/>
        <w:ind w:left="-1" w:right="46" w:firstLine="0"/>
        <w:jc w:val="right"/>
      </w:pPr>
    </w:p>
    <w:p w14:paraId="41611409" w14:textId="77777777" w:rsidR="003634CA" w:rsidRDefault="003634CA">
      <w:pPr>
        <w:spacing w:after="50" w:line="259" w:lineRule="auto"/>
        <w:ind w:left="-1" w:right="46" w:firstLine="0"/>
        <w:jc w:val="right"/>
      </w:pPr>
    </w:p>
    <w:p w14:paraId="444A8126" w14:textId="77777777" w:rsidR="003634CA" w:rsidRDefault="003634CA">
      <w:pPr>
        <w:spacing w:after="50" w:line="259" w:lineRule="auto"/>
        <w:ind w:left="-1" w:right="46" w:firstLine="0"/>
        <w:jc w:val="right"/>
      </w:pPr>
    </w:p>
    <w:p w14:paraId="79496D83" w14:textId="77777777" w:rsidR="003634CA" w:rsidRDefault="003634CA">
      <w:pPr>
        <w:spacing w:after="50" w:line="259" w:lineRule="auto"/>
        <w:ind w:left="-1" w:right="46" w:firstLine="0"/>
        <w:jc w:val="right"/>
      </w:pPr>
    </w:p>
    <w:p w14:paraId="10FB2B36" w14:textId="77777777" w:rsidR="003634CA" w:rsidRDefault="003634CA" w:rsidP="003634CA">
      <w:pPr>
        <w:pStyle w:val="AbbildungH1"/>
      </w:pPr>
      <w:bookmarkStart w:id="157" w:name="_Toc129263594"/>
      <w:bookmarkStart w:id="158" w:name="_Toc129263761"/>
      <w:r>
        <w:t>Abbildung 2: Entity-Relationship-Modell</w:t>
      </w:r>
      <w:bookmarkEnd w:id="157"/>
      <w:bookmarkEnd w:id="158"/>
    </w:p>
    <w:p w14:paraId="0EB56A65" w14:textId="77777777" w:rsidR="0090432E" w:rsidRDefault="004A30B3">
      <w:pPr>
        <w:spacing w:after="50" w:line="259" w:lineRule="auto"/>
        <w:ind w:left="-1" w:right="46" w:firstLine="0"/>
        <w:jc w:val="right"/>
      </w:pPr>
      <w:r>
        <w:rPr>
          <w:noProof/>
        </w:rPr>
        <w:drawing>
          <wp:inline distT="0" distB="0" distL="0" distR="0" wp14:anchorId="2A7A18CF" wp14:editId="29168249">
            <wp:extent cx="5748655" cy="3997325"/>
            <wp:effectExtent l="0" t="0" r="0" b="0"/>
            <wp:docPr id="16525" name="Picture 16525"/>
            <wp:cNvGraphicFramePr/>
            <a:graphic xmlns:a="http://schemas.openxmlformats.org/drawingml/2006/main">
              <a:graphicData uri="http://schemas.openxmlformats.org/drawingml/2006/picture">
                <pic:pic xmlns:pic="http://schemas.openxmlformats.org/drawingml/2006/picture">
                  <pic:nvPicPr>
                    <pic:cNvPr id="16525" name="Picture 16525"/>
                    <pic:cNvPicPr/>
                  </pic:nvPicPr>
                  <pic:blipFill>
                    <a:blip r:embed="rId52"/>
                    <a:stretch>
                      <a:fillRect/>
                    </a:stretch>
                  </pic:blipFill>
                  <pic:spPr>
                    <a:xfrm>
                      <a:off x="0" y="0"/>
                      <a:ext cx="5748655" cy="3997325"/>
                    </a:xfrm>
                    <a:prstGeom prst="rect">
                      <a:avLst/>
                    </a:prstGeom>
                  </pic:spPr>
                </pic:pic>
              </a:graphicData>
            </a:graphic>
          </wp:inline>
        </w:drawing>
      </w:r>
      <w:r>
        <w:t xml:space="preserve"> </w:t>
      </w:r>
    </w:p>
    <w:p w14:paraId="60BF6BDF" w14:textId="77777777" w:rsidR="0090432E" w:rsidRDefault="004A30B3" w:rsidP="003634CA">
      <w:pPr>
        <w:pStyle w:val="AbbildungH1"/>
      </w:pPr>
      <w:bookmarkStart w:id="159" w:name="_Toc129262007"/>
      <w:bookmarkStart w:id="160" w:name="_Toc129263595"/>
      <w:bookmarkStart w:id="161" w:name="_Toc129263762"/>
      <w:r>
        <w:t>Abbildung 3: Tabellenmodell</w:t>
      </w:r>
      <w:bookmarkEnd w:id="159"/>
      <w:bookmarkEnd w:id="160"/>
      <w:bookmarkEnd w:id="161"/>
      <w:r>
        <w:t xml:space="preserve"> </w:t>
      </w:r>
    </w:p>
    <w:p w14:paraId="2A9A3948" w14:textId="77777777" w:rsidR="0090432E" w:rsidRDefault="004A30B3">
      <w:pPr>
        <w:tabs>
          <w:tab w:val="center" w:pos="2715"/>
        </w:tabs>
        <w:spacing w:after="60" w:line="259" w:lineRule="auto"/>
        <w:ind w:left="-15" w:right="0" w:firstLine="0"/>
        <w:jc w:val="left"/>
      </w:pPr>
      <w:r>
        <w:rPr>
          <w:b/>
          <w:color w:val="1F4E79"/>
          <w:sz w:val="26"/>
        </w:rPr>
        <w:t xml:space="preserve">A6 </w:t>
      </w:r>
      <w:r>
        <w:rPr>
          <w:b/>
          <w:color w:val="1F4E79"/>
          <w:sz w:val="26"/>
        </w:rPr>
        <w:tab/>
        <w:t xml:space="preserve">Ereignisgesteuerte Prozesskette </w:t>
      </w:r>
    </w:p>
    <w:p w14:paraId="79944EE0" w14:textId="77777777" w:rsidR="0090432E" w:rsidRDefault="004A30B3">
      <w:pPr>
        <w:spacing w:after="52" w:line="259" w:lineRule="auto"/>
        <w:ind w:left="-1" w:right="48" w:firstLine="0"/>
        <w:jc w:val="right"/>
      </w:pPr>
      <w:r>
        <w:rPr>
          <w:noProof/>
        </w:rPr>
        <w:lastRenderedPageBreak/>
        <w:drawing>
          <wp:inline distT="0" distB="0" distL="0" distR="0" wp14:anchorId="5F90F020" wp14:editId="5658F203">
            <wp:extent cx="5747385" cy="1958340"/>
            <wp:effectExtent l="0" t="0" r="0" b="0"/>
            <wp:docPr id="16536" name="Picture 16536"/>
            <wp:cNvGraphicFramePr/>
            <a:graphic xmlns:a="http://schemas.openxmlformats.org/drawingml/2006/main">
              <a:graphicData uri="http://schemas.openxmlformats.org/drawingml/2006/picture">
                <pic:pic xmlns:pic="http://schemas.openxmlformats.org/drawingml/2006/picture">
                  <pic:nvPicPr>
                    <pic:cNvPr id="16536" name="Picture 16536"/>
                    <pic:cNvPicPr/>
                  </pic:nvPicPr>
                  <pic:blipFill>
                    <a:blip r:embed="rId53"/>
                    <a:stretch>
                      <a:fillRect/>
                    </a:stretch>
                  </pic:blipFill>
                  <pic:spPr>
                    <a:xfrm>
                      <a:off x="0" y="0"/>
                      <a:ext cx="5747385" cy="1958340"/>
                    </a:xfrm>
                    <a:prstGeom prst="rect">
                      <a:avLst/>
                    </a:prstGeom>
                  </pic:spPr>
                </pic:pic>
              </a:graphicData>
            </a:graphic>
          </wp:inline>
        </w:drawing>
      </w:r>
      <w:r>
        <w:t xml:space="preserve"> </w:t>
      </w:r>
    </w:p>
    <w:p w14:paraId="49A2F1C4" w14:textId="77777777" w:rsidR="0090432E" w:rsidRDefault="004A30B3" w:rsidP="003634CA">
      <w:pPr>
        <w:pStyle w:val="AbbildungH1"/>
      </w:pPr>
      <w:bookmarkStart w:id="162" w:name="_Toc129262008"/>
      <w:bookmarkStart w:id="163" w:name="_Toc129263596"/>
      <w:bookmarkStart w:id="164" w:name="_Toc129263763"/>
      <w:r>
        <w:t>Abbildung 4: Prozess des Einlesens eines Moduls</w:t>
      </w:r>
      <w:bookmarkEnd w:id="162"/>
      <w:bookmarkEnd w:id="163"/>
      <w:bookmarkEnd w:id="164"/>
      <w:r>
        <w:t xml:space="preserve"> </w:t>
      </w:r>
    </w:p>
    <w:p w14:paraId="0B21D8ED" w14:textId="77777777" w:rsidR="003634CA" w:rsidRPr="003634CA" w:rsidRDefault="003634CA" w:rsidP="003634CA">
      <w:pPr>
        <w:pStyle w:val="Heading1"/>
      </w:pPr>
    </w:p>
    <w:p w14:paraId="2C8BC514" w14:textId="77777777" w:rsidR="0090432E" w:rsidRDefault="004A30B3">
      <w:pPr>
        <w:tabs>
          <w:tab w:val="center" w:pos="2007"/>
        </w:tabs>
        <w:spacing w:after="85" w:line="259" w:lineRule="auto"/>
        <w:ind w:left="-15" w:right="0" w:firstLine="0"/>
        <w:jc w:val="left"/>
      </w:pPr>
      <w:r>
        <w:rPr>
          <w:b/>
          <w:color w:val="1F4E79"/>
          <w:sz w:val="26"/>
        </w:rPr>
        <w:t xml:space="preserve">A7 </w:t>
      </w:r>
      <w:r>
        <w:rPr>
          <w:b/>
          <w:color w:val="1F4E79"/>
          <w:sz w:val="26"/>
        </w:rPr>
        <w:tab/>
        <w:t xml:space="preserve">Oberflächenentwürfe </w:t>
      </w:r>
    </w:p>
    <w:p w14:paraId="091466F6" w14:textId="77777777" w:rsidR="0090432E" w:rsidRDefault="004A30B3">
      <w:pPr>
        <w:spacing w:after="52" w:line="259" w:lineRule="auto"/>
        <w:ind w:left="-1" w:right="7" w:firstLine="0"/>
        <w:jc w:val="right"/>
      </w:pPr>
      <w:r>
        <w:rPr>
          <w:noProof/>
        </w:rPr>
        <w:drawing>
          <wp:inline distT="0" distB="0" distL="0" distR="0" wp14:anchorId="2D4936A1" wp14:editId="6CC19AA6">
            <wp:extent cx="5773420" cy="4401185"/>
            <wp:effectExtent l="0" t="0" r="0" b="0"/>
            <wp:docPr id="16571" name="Picture 16571"/>
            <wp:cNvGraphicFramePr/>
            <a:graphic xmlns:a="http://schemas.openxmlformats.org/drawingml/2006/main">
              <a:graphicData uri="http://schemas.openxmlformats.org/drawingml/2006/picture">
                <pic:pic xmlns:pic="http://schemas.openxmlformats.org/drawingml/2006/picture">
                  <pic:nvPicPr>
                    <pic:cNvPr id="16571" name="Picture 16571"/>
                    <pic:cNvPicPr/>
                  </pic:nvPicPr>
                  <pic:blipFill>
                    <a:blip r:embed="rId54"/>
                    <a:stretch>
                      <a:fillRect/>
                    </a:stretch>
                  </pic:blipFill>
                  <pic:spPr>
                    <a:xfrm>
                      <a:off x="0" y="0"/>
                      <a:ext cx="5773420" cy="4401185"/>
                    </a:xfrm>
                    <a:prstGeom prst="rect">
                      <a:avLst/>
                    </a:prstGeom>
                  </pic:spPr>
                </pic:pic>
              </a:graphicData>
            </a:graphic>
          </wp:inline>
        </w:drawing>
      </w:r>
      <w:r>
        <w:t xml:space="preserve"> </w:t>
      </w:r>
    </w:p>
    <w:p w14:paraId="6EBEA4E9" w14:textId="77777777" w:rsidR="0090432E" w:rsidRDefault="004A30B3" w:rsidP="003634CA">
      <w:pPr>
        <w:pStyle w:val="AbbildungH1"/>
      </w:pPr>
      <w:bookmarkStart w:id="165" w:name="_Toc129262009"/>
      <w:bookmarkStart w:id="166" w:name="_Toc129263597"/>
      <w:bookmarkStart w:id="167" w:name="_Toc129263764"/>
      <w:r>
        <w:lastRenderedPageBreak/>
        <w:t>Abbildung 5: Liste der Module mit Filtermöglichkeiten</w:t>
      </w:r>
      <w:bookmarkEnd w:id="165"/>
      <w:bookmarkEnd w:id="166"/>
      <w:bookmarkEnd w:id="167"/>
      <w:r>
        <w:t xml:space="preserve"> </w:t>
      </w:r>
    </w:p>
    <w:p w14:paraId="22C96BAB" w14:textId="77777777" w:rsidR="0090432E" w:rsidRDefault="004A30B3">
      <w:pPr>
        <w:spacing w:after="52" w:line="259" w:lineRule="auto"/>
        <w:ind w:left="-1" w:right="43" w:firstLine="0"/>
        <w:jc w:val="right"/>
      </w:pPr>
      <w:r>
        <w:rPr>
          <w:noProof/>
        </w:rPr>
        <w:drawing>
          <wp:inline distT="0" distB="0" distL="0" distR="0" wp14:anchorId="5A56BC2D" wp14:editId="4C7DFD83">
            <wp:extent cx="5750560" cy="4360546"/>
            <wp:effectExtent l="0" t="0" r="0" b="0"/>
            <wp:docPr id="16602" name="Picture 16602"/>
            <wp:cNvGraphicFramePr/>
            <a:graphic xmlns:a="http://schemas.openxmlformats.org/drawingml/2006/main">
              <a:graphicData uri="http://schemas.openxmlformats.org/drawingml/2006/picture">
                <pic:pic xmlns:pic="http://schemas.openxmlformats.org/drawingml/2006/picture">
                  <pic:nvPicPr>
                    <pic:cNvPr id="16602" name="Picture 16602"/>
                    <pic:cNvPicPr/>
                  </pic:nvPicPr>
                  <pic:blipFill>
                    <a:blip r:embed="rId55"/>
                    <a:stretch>
                      <a:fillRect/>
                    </a:stretch>
                  </pic:blipFill>
                  <pic:spPr>
                    <a:xfrm>
                      <a:off x="0" y="0"/>
                      <a:ext cx="5750560" cy="4360546"/>
                    </a:xfrm>
                    <a:prstGeom prst="rect">
                      <a:avLst/>
                    </a:prstGeom>
                  </pic:spPr>
                </pic:pic>
              </a:graphicData>
            </a:graphic>
          </wp:inline>
        </w:drawing>
      </w:r>
      <w:r>
        <w:t xml:space="preserve"> </w:t>
      </w:r>
    </w:p>
    <w:p w14:paraId="24343DB0" w14:textId="77777777" w:rsidR="0090432E" w:rsidRDefault="004A30B3" w:rsidP="003634CA">
      <w:pPr>
        <w:pStyle w:val="AbbildungH1"/>
      </w:pPr>
      <w:bookmarkStart w:id="168" w:name="_Toc129262010"/>
      <w:bookmarkStart w:id="169" w:name="_Toc129263598"/>
      <w:bookmarkStart w:id="170" w:name="_Toc129263765"/>
      <w:r>
        <w:t>Abbildung 6: Anzeige der Übersichtsseite einzelner Module</w:t>
      </w:r>
      <w:bookmarkEnd w:id="168"/>
      <w:bookmarkEnd w:id="169"/>
      <w:bookmarkEnd w:id="170"/>
      <w:r>
        <w:t xml:space="preserve"> </w:t>
      </w:r>
    </w:p>
    <w:p w14:paraId="032F561E" w14:textId="77777777" w:rsidR="0090432E" w:rsidRDefault="004A30B3">
      <w:pPr>
        <w:tabs>
          <w:tab w:val="center" w:pos="2505"/>
        </w:tabs>
        <w:spacing w:after="60" w:line="259" w:lineRule="auto"/>
        <w:ind w:left="-15" w:right="0" w:firstLine="0"/>
        <w:jc w:val="left"/>
      </w:pPr>
      <w:r>
        <w:rPr>
          <w:b/>
          <w:color w:val="1F4E79"/>
          <w:sz w:val="26"/>
        </w:rPr>
        <w:t xml:space="preserve">A8 </w:t>
      </w:r>
      <w:r>
        <w:rPr>
          <w:b/>
          <w:color w:val="1F4E79"/>
          <w:sz w:val="26"/>
        </w:rPr>
        <w:tab/>
        <w:t xml:space="preserve">Screenshots der Anwendung </w:t>
      </w:r>
    </w:p>
    <w:p w14:paraId="4A0773D2" w14:textId="77777777" w:rsidR="0090432E" w:rsidRDefault="004A30B3">
      <w:pPr>
        <w:spacing w:after="53" w:line="259" w:lineRule="auto"/>
        <w:ind w:left="-1" w:right="0" w:firstLine="0"/>
        <w:jc w:val="right"/>
      </w:pPr>
      <w:r>
        <w:rPr>
          <w:noProof/>
        </w:rPr>
        <w:drawing>
          <wp:inline distT="0" distB="0" distL="0" distR="0" wp14:anchorId="18736B66" wp14:editId="1EEBF59C">
            <wp:extent cx="5777866" cy="3028315"/>
            <wp:effectExtent l="0" t="0" r="0" b="0"/>
            <wp:docPr id="16615" name="Picture 16615"/>
            <wp:cNvGraphicFramePr/>
            <a:graphic xmlns:a="http://schemas.openxmlformats.org/drawingml/2006/main">
              <a:graphicData uri="http://schemas.openxmlformats.org/drawingml/2006/picture">
                <pic:pic xmlns:pic="http://schemas.openxmlformats.org/drawingml/2006/picture">
                  <pic:nvPicPr>
                    <pic:cNvPr id="16615" name="Picture 16615"/>
                    <pic:cNvPicPr/>
                  </pic:nvPicPr>
                  <pic:blipFill>
                    <a:blip r:embed="rId56"/>
                    <a:stretch>
                      <a:fillRect/>
                    </a:stretch>
                  </pic:blipFill>
                  <pic:spPr>
                    <a:xfrm>
                      <a:off x="0" y="0"/>
                      <a:ext cx="5777866" cy="3028315"/>
                    </a:xfrm>
                    <a:prstGeom prst="rect">
                      <a:avLst/>
                    </a:prstGeom>
                  </pic:spPr>
                </pic:pic>
              </a:graphicData>
            </a:graphic>
          </wp:inline>
        </w:drawing>
      </w:r>
      <w:r>
        <w:t xml:space="preserve"> </w:t>
      </w:r>
    </w:p>
    <w:p w14:paraId="1AF31E9A" w14:textId="77777777" w:rsidR="0090432E" w:rsidRDefault="004A30B3" w:rsidP="003634CA">
      <w:pPr>
        <w:pStyle w:val="AbbildungH1"/>
      </w:pPr>
      <w:bookmarkStart w:id="171" w:name="_Toc129262011"/>
      <w:bookmarkStart w:id="172" w:name="_Toc129263599"/>
      <w:bookmarkStart w:id="173" w:name="_Toc129263766"/>
      <w:r>
        <w:lastRenderedPageBreak/>
        <w:t>Abbildung 7: Anzeige und Filterung der Module nach Tags</w:t>
      </w:r>
      <w:bookmarkEnd w:id="171"/>
      <w:bookmarkEnd w:id="172"/>
      <w:bookmarkEnd w:id="173"/>
      <w:r>
        <w:t xml:space="preserve"> </w:t>
      </w:r>
    </w:p>
    <w:p w14:paraId="7BE9C638" w14:textId="77777777" w:rsidR="0090432E" w:rsidRDefault="004A30B3">
      <w:pPr>
        <w:spacing w:after="52" w:line="259" w:lineRule="auto"/>
        <w:ind w:left="-1" w:right="41" w:firstLine="0"/>
        <w:jc w:val="right"/>
      </w:pPr>
      <w:r>
        <w:rPr>
          <w:noProof/>
        </w:rPr>
        <w:drawing>
          <wp:inline distT="0" distB="0" distL="0" distR="0" wp14:anchorId="5D3A1512" wp14:editId="1847449C">
            <wp:extent cx="5751830" cy="4904105"/>
            <wp:effectExtent l="0" t="0" r="0" b="0"/>
            <wp:docPr id="16649" name="Picture 16649"/>
            <wp:cNvGraphicFramePr/>
            <a:graphic xmlns:a="http://schemas.openxmlformats.org/drawingml/2006/main">
              <a:graphicData uri="http://schemas.openxmlformats.org/drawingml/2006/picture">
                <pic:pic xmlns:pic="http://schemas.openxmlformats.org/drawingml/2006/picture">
                  <pic:nvPicPr>
                    <pic:cNvPr id="16649" name="Picture 16649"/>
                    <pic:cNvPicPr/>
                  </pic:nvPicPr>
                  <pic:blipFill>
                    <a:blip r:embed="rId57"/>
                    <a:stretch>
                      <a:fillRect/>
                    </a:stretch>
                  </pic:blipFill>
                  <pic:spPr>
                    <a:xfrm>
                      <a:off x="0" y="0"/>
                      <a:ext cx="5751830" cy="4904105"/>
                    </a:xfrm>
                    <a:prstGeom prst="rect">
                      <a:avLst/>
                    </a:prstGeom>
                  </pic:spPr>
                </pic:pic>
              </a:graphicData>
            </a:graphic>
          </wp:inline>
        </w:drawing>
      </w:r>
      <w:r>
        <w:t xml:space="preserve"> </w:t>
      </w:r>
    </w:p>
    <w:p w14:paraId="52664F19" w14:textId="77777777" w:rsidR="0090432E" w:rsidRDefault="004A30B3" w:rsidP="003634CA">
      <w:pPr>
        <w:pStyle w:val="AbbildungH1"/>
      </w:pPr>
      <w:bookmarkStart w:id="174" w:name="_Toc129262012"/>
      <w:bookmarkStart w:id="175" w:name="_Toc129263600"/>
      <w:bookmarkStart w:id="176" w:name="_Toc129263767"/>
      <w:r>
        <w:t>Abbildung 8: Liste der Module mit Filtermöglichkeiten</w:t>
      </w:r>
      <w:bookmarkEnd w:id="174"/>
      <w:bookmarkEnd w:id="175"/>
      <w:bookmarkEnd w:id="176"/>
      <w:r>
        <w:t xml:space="preserve"> </w:t>
      </w:r>
    </w:p>
    <w:p w14:paraId="39F55C8E" w14:textId="77777777" w:rsidR="0090432E" w:rsidRDefault="004A30B3">
      <w:pPr>
        <w:tabs>
          <w:tab w:val="center" w:pos="2879"/>
        </w:tabs>
        <w:spacing w:after="85" w:line="259" w:lineRule="auto"/>
        <w:ind w:left="-15" w:right="0" w:firstLine="0"/>
        <w:jc w:val="left"/>
      </w:pPr>
      <w:r>
        <w:rPr>
          <w:b/>
          <w:color w:val="1F4E79"/>
          <w:sz w:val="26"/>
        </w:rPr>
        <w:t xml:space="preserve">A9 </w:t>
      </w:r>
      <w:r>
        <w:rPr>
          <w:b/>
          <w:color w:val="1F4E79"/>
          <w:sz w:val="26"/>
        </w:rPr>
        <w:tab/>
        <w:t xml:space="preserve">Entwicklerdokumentation (Auszug) </w:t>
      </w:r>
    </w:p>
    <w:p w14:paraId="14EC91B3" w14:textId="77777777" w:rsidR="0090432E" w:rsidRDefault="004A30B3">
      <w:pPr>
        <w:spacing w:after="52" w:line="259" w:lineRule="auto"/>
        <w:ind w:left="-1" w:right="43" w:firstLine="0"/>
        <w:jc w:val="right"/>
      </w:pPr>
      <w:r>
        <w:rPr>
          <w:noProof/>
        </w:rPr>
        <w:lastRenderedPageBreak/>
        <w:drawing>
          <wp:inline distT="0" distB="0" distL="0" distR="0" wp14:anchorId="011FCBD3" wp14:editId="3BDB0524">
            <wp:extent cx="5750560" cy="6685915"/>
            <wp:effectExtent l="0" t="0" r="0" b="0"/>
            <wp:docPr id="16683" name="Picture 16683"/>
            <wp:cNvGraphicFramePr/>
            <a:graphic xmlns:a="http://schemas.openxmlformats.org/drawingml/2006/main">
              <a:graphicData uri="http://schemas.openxmlformats.org/drawingml/2006/picture">
                <pic:pic xmlns:pic="http://schemas.openxmlformats.org/drawingml/2006/picture">
                  <pic:nvPicPr>
                    <pic:cNvPr id="16683" name="Picture 16683"/>
                    <pic:cNvPicPr/>
                  </pic:nvPicPr>
                  <pic:blipFill>
                    <a:blip r:embed="rId58"/>
                    <a:stretch>
                      <a:fillRect/>
                    </a:stretch>
                  </pic:blipFill>
                  <pic:spPr>
                    <a:xfrm>
                      <a:off x="0" y="0"/>
                      <a:ext cx="5750560" cy="6685915"/>
                    </a:xfrm>
                    <a:prstGeom prst="rect">
                      <a:avLst/>
                    </a:prstGeom>
                  </pic:spPr>
                </pic:pic>
              </a:graphicData>
            </a:graphic>
          </wp:inline>
        </w:drawing>
      </w:r>
      <w:r>
        <w:t xml:space="preserve"> </w:t>
      </w:r>
    </w:p>
    <w:p w14:paraId="529E38E6" w14:textId="77777777" w:rsidR="0090432E" w:rsidRDefault="004A30B3" w:rsidP="003634CA">
      <w:pPr>
        <w:pStyle w:val="AbbildungH1"/>
      </w:pPr>
      <w:bookmarkStart w:id="177" w:name="_Toc129262013"/>
      <w:bookmarkStart w:id="178" w:name="_Toc129263601"/>
      <w:bookmarkStart w:id="179" w:name="_Toc129263768"/>
      <w:r>
        <w:t xml:space="preserve">Abbildung 9: Auszug aus der Entwicklerdokumentation mit </w:t>
      </w:r>
      <w:r>
        <w:rPr>
          <w:i/>
        </w:rPr>
        <w:t>PHPDoc</w:t>
      </w:r>
      <w:bookmarkEnd w:id="177"/>
      <w:bookmarkEnd w:id="178"/>
      <w:bookmarkEnd w:id="179"/>
      <w:r>
        <w:t xml:space="preserve"> </w:t>
      </w:r>
    </w:p>
    <w:p w14:paraId="1AF9A43A" w14:textId="77777777" w:rsidR="0090432E" w:rsidRDefault="004A30B3">
      <w:pPr>
        <w:spacing w:after="58" w:line="259" w:lineRule="auto"/>
        <w:ind w:left="-5" w:right="0"/>
        <w:jc w:val="left"/>
      </w:pPr>
      <w:r>
        <w:rPr>
          <w:b/>
          <w:color w:val="1F4E79"/>
          <w:sz w:val="26"/>
        </w:rPr>
        <w:t xml:space="preserve">A10 Testfall und sein Aufruf auf der Konsole </w:t>
      </w:r>
    </w:p>
    <w:p w14:paraId="761E0249" w14:textId="77777777" w:rsidR="0090432E" w:rsidRDefault="004A30B3">
      <w:pPr>
        <w:spacing w:after="50" w:line="259" w:lineRule="auto"/>
        <w:ind w:left="-1" w:right="34" w:firstLine="0"/>
        <w:jc w:val="right"/>
      </w:pPr>
      <w:r>
        <w:rPr>
          <w:noProof/>
        </w:rPr>
        <w:lastRenderedPageBreak/>
        <w:drawing>
          <wp:inline distT="0" distB="0" distL="0" distR="0" wp14:anchorId="5C61055A" wp14:editId="111739BF">
            <wp:extent cx="5756276" cy="2550795"/>
            <wp:effectExtent l="0" t="0" r="0" b="0"/>
            <wp:docPr id="16717" name="Picture 16717"/>
            <wp:cNvGraphicFramePr/>
            <a:graphic xmlns:a="http://schemas.openxmlformats.org/drawingml/2006/main">
              <a:graphicData uri="http://schemas.openxmlformats.org/drawingml/2006/picture">
                <pic:pic xmlns:pic="http://schemas.openxmlformats.org/drawingml/2006/picture">
                  <pic:nvPicPr>
                    <pic:cNvPr id="16717" name="Picture 16717"/>
                    <pic:cNvPicPr/>
                  </pic:nvPicPr>
                  <pic:blipFill>
                    <a:blip r:embed="rId59"/>
                    <a:stretch>
                      <a:fillRect/>
                    </a:stretch>
                  </pic:blipFill>
                  <pic:spPr>
                    <a:xfrm>
                      <a:off x="0" y="0"/>
                      <a:ext cx="5756276" cy="2550795"/>
                    </a:xfrm>
                    <a:prstGeom prst="rect">
                      <a:avLst/>
                    </a:prstGeom>
                  </pic:spPr>
                </pic:pic>
              </a:graphicData>
            </a:graphic>
          </wp:inline>
        </w:drawing>
      </w:r>
      <w:r>
        <w:t xml:space="preserve"> </w:t>
      </w:r>
    </w:p>
    <w:p w14:paraId="784A93B7" w14:textId="77777777" w:rsidR="0090432E" w:rsidRDefault="004A30B3" w:rsidP="003634CA">
      <w:pPr>
        <w:pStyle w:val="AbbildungH1"/>
      </w:pPr>
      <w:bookmarkStart w:id="180" w:name="_Toc129262014"/>
      <w:bookmarkStart w:id="181" w:name="_Toc129263602"/>
      <w:bookmarkStart w:id="182" w:name="_Toc129263769"/>
      <w:r>
        <w:t>Abbildung 10: Aufruf des Testfalls auf der Konsole</w:t>
      </w:r>
      <w:bookmarkEnd w:id="180"/>
      <w:bookmarkEnd w:id="181"/>
      <w:bookmarkEnd w:id="182"/>
      <w:r>
        <w:t xml:space="preserve"> </w:t>
      </w:r>
    </w:p>
    <w:tbl>
      <w:tblPr>
        <w:tblStyle w:val="TableGrid"/>
        <w:tblW w:w="9294" w:type="dxa"/>
        <w:tblInd w:w="-112" w:type="dxa"/>
        <w:tblCellMar>
          <w:top w:w="52" w:type="dxa"/>
          <w:right w:w="36" w:type="dxa"/>
        </w:tblCellMar>
        <w:tblLook w:val="04A0" w:firstRow="1" w:lastRow="0" w:firstColumn="1" w:lastColumn="0" w:noHBand="0" w:noVBand="1"/>
      </w:tblPr>
      <w:tblGrid>
        <w:gridCol w:w="678"/>
        <w:gridCol w:w="8616"/>
      </w:tblGrid>
      <w:tr w:rsidR="0090432E" w:rsidRPr="001A477E" w14:paraId="222E2446" w14:textId="77777777">
        <w:trPr>
          <w:trHeight w:val="8057"/>
        </w:trPr>
        <w:tc>
          <w:tcPr>
            <w:tcW w:w="9294" w:type="dxa"/>
            <w:gridSpan w:val="2"/>
            <w:tcBorders>
              <w:top w:val="single" w:sz="4" w:space="0" w:color="000000"/>
              <w:left w:val="single" w:sz="4" w:space="0" w:color="000000"/>
              <w:bottom w:val="nil"/>
              <w:right w:val="single" w:sz="4" w:space="0" w:color="000000"/>
            </w:tcBorders>
            <w:shd w:val="clear" w:color="auto" w:fill="D9D9D9"/>
          </w:tcPr>
          <w:p w14:paraId="6011D495" w14:textId="77777777" w:rsidR="0090432E" w:rsidRPr="00832D7E" w:rsidRDefault="004A30B3">
            <w:pPr>
              <w:spacing w:after="99" w:line="259" w:lineRule="auto"/>
              <w:ind w:left="0" w:right="0" w:firstLine="0"/>
              <w:jc w:val="left"/>
              <w:rPr>
                <w:lang w:val="en-US"/>
              </w:rPr>
            </w:pPr>
            <w:r w:rsidRPr="00832D7E">
              <w:rPr>
                <w:rFonts w:ascii="Courier New" w:eastAsia="Courier New" w:hAnsi="Courier New" w:cs="Courier New"/>
                <w:lang w:val="en-US"/>
              </w:rPr>
              <w:t xml:space="preserve">$t-&gt;comment('Empty Information'); </w:t>
            </w:r>
          </w:p>
          <w:p w14:paraId="271530C5" w14:textId="77777777" w:rsidR="0090432E" w:rsidRPr="00832D7E" w:rsidRDefault="004A30B3">
            <w:pPr>
              <w:spacing w:after="0" w:line="259" w:lineRule="auto"/>
              <w:ind w:left="0" w:right="0" w:firstLine="0"/>
              <w:jc w:val="left"/>
              <w:rPr>
                <w:lang w:val="en-US"/>
              </w:rPr>
            </w:pPr>
            <w:r w:rsidRPr="00832D7E">
              <w:rPr>
                <w:rFonts w:ascii="Courier New" w:eastAsia="Courier New" w:hAnsi="Courier New" w:cs="Courier New"/>
                <w:lang w:val="en-US"/>
              </w:rPr>
              <w:t xml:space="preserve">$emptyComparedInformation = new </w:t>
            </w:r>
          </w:p>
          <w:p w14:paraId="72FCCAD5" w14:textId="77777777" w:rsidR="0090432E" w:rsidRPr="00832D7E" w:rsidRDefault="004A30B3">
            <w:pPr>
              <w:spacing w:after="99" w:line="259" w:lineRule="auto"/>
              <w:ind w:left="566" w:right="0" w:firstLine="0"/>
              <w:jc w:val="left"/>
              <w:rPr>
                <w:lang w:val="en-US"/>
              </w:rPr>
            </w:pPr>
            <w:r w:rsidRPr="00832D7E">
              <w:rPr>
                <w:rFonts w:ascii="Courier New" w:eastAsia="Courier New" w:hAnsi="Courier New" w:cs="Courier New"/>
                <w:lang w:val="en-US"/>
              </w:rPr>
              <w:t xml:space="preserve">ComparedNaturalModuleInformation(array()); </w:t>
            </w:r>
          </w:p>
          <w:p w14:paraId="66FE4257" w14:textId="77777777" w:rsidR="0090432E" w:rsidRPr="00832D7E" w:rsidRDefault="004A30B3">
            <w:pPr>
              <w:spacing w:after="0" w:line="259" w:lineRule="auto"/>
              <w:ind w:left="0" w:right="0" w:firstLine="0"/>
              <w:jc w:val="left"/>
              <w:rPr>
                <w:lang w:val="en-US"/>
              </w:rPr>
            </w:pPr>
            <w:r w:rsidRPr="00832D7E">
              <w:rPr>
                <w:rFonts w:ascii="Courier New" w:eastAsia="Courier New" w:hAnsi="Courier New" w:cs="Courier New"/>
                <w:lang w:val="en-US"/>
              </w:rPr>
              <w:t xml:space="preserve">$t-&gt;is($emptyComparedInformation-&gt;getCatalogSign(), </w:t>
            </w:r>
          </w:p>
          <w:p w14:paraId="4343F246" w14:textId="77777777" w:rsidR="0090432E" w:rsidRPr="00832D7E" w:rsidRDefault="004A30B3">
            <w:pPr>
              <w:spacing w:after="120" w:line="239" w:lineRule="auto"/>
              <w:ind w:left="566" w:right="0" w:firstLine="0"/>
              <w:jc w:val="left"/>
              <w:rPr>
                <w:lang w:val="en-US"/>
              </w:rPr>
            </w:pPr>
            <w:r w:rsidRPr="00832D7E">
              <w:rPr>
                <w:rFonts w:ascii="Courier New" w:eastAsia="Courier New" w:hAnsi="Courier New" w:cs="Courier New"/>
                <w:lang w:val="en-US"/>
              </w:rPr>
              <w:t xml:space="preserve">ComparedNaturalModuleInformation::EMPTY_SIGN, 'Has no catalog sign'); </w:t>
            </w:r>
          </w:p>
          <w:p w14:paraId="20B24C23" w14:textId="77777777" w:rsidR="0090432E" w:rsidRPr="00832D7E" w:rsidRDefault="004A30B3">
            <w:pPr>
              <w:spacing w:after="0" w:line="259" w:lineRule="auto"/>
              <w:ind w:left="0" w:right="0" w:firstLine="0"/>
              <w:jc w:val="left"/>
              <w:rPr>
                <w:lang w:val="en-US"/>
              </w:rPr>
            </w:pPr>
            <w:r w:rsidRPr="00832D7E">
              <w:rPr>
                <w:rFonts w:ascii="Courier New" w:eastAsia="Courier New" w:hAnsi="Courier New" w:cs="Courier New"/>
                <w:lang w:val="en-US"/>
              </w:rPr>
              <w:t xml:space="preserve">$t-&gt;is($emptyComparedInformation-&gt;getSourceSign(), </w:t>
            </w:r>
          </w:p>
          <w:p w14:paraId="731F92FC" w14:textId="77777777" w:rsidR="0090432E" w:rsidRPr="00832D7E" w:rsidRDefault="004A30B3">
            <w:pPr>
              <w:spacing w:after="118" w:line="239" w:lineRule="auto"/>
              <w:ind w:left="566" w:right="0" w:firstLine="0"/>
              <w:jc w:val="left"/>
              <w:rPr>
                <w:lang w:val="en-US"/>
              </w:rPr>
            </w:pPr>
            <w:r w:rsidRPr="00832D7E">
              <w:rPr>
                <w:rFonts w:ascii="Courier New" w:eastAsia="Courier New" w:hAnsi="Courier New" w:cs="Courier New"/>
                <w:lang w:val="en-US"/>
              </w:rPr>
              <w:t xml:space="preserve">ComparedNaturalModuleInformation::SIGN_CREATE, 'Source has to be created'); </w:t>
            </w:r>
          </w:p>
          <w:p w14:paraId="1D56B733" w14:textId="77777777" w:rsidR="0090432E" w:rsidRPr="00832D7E" w:rsidRDefault="004A30B3">
            <w:pPr>
              <w:spacing w:after="99" w:line="259" w:lineRule="auto"/>
              <w:ind w:left="0" w:right="0" w:firstLine="0"/>
              <w:jc w:val="left"/>
              <w:rPr>
                <w:lang w:val="en-US"/>
              </w:rPr>
            </w:pPr>
            <w:r w:rsidRPr="00832D7E">
              <w:rPr>
                <w:rFonts w:ascii="Courier New" w:eastAsia="Courier New" w:hAnsi="Courier New" w:cs="Courier New"/>
                <w:lang w:val="en-US"/>
              </w:rPr>
              <w:t xml:space="preserve"> </w:t>
            </w:r>
          </w:p>
          <w:p w14:paraId="22BED780" w14:textId="77777777" w:rsidR="0090432E" w:rsidRPr="00832D7E" w:rsidRDefault="004A30B3">
            <w:pPr>
              <w:spacing w:after="99" w:line="259" w:lineRule="auto"/>
              <w:ind w:left="0" w:right="0" w:firstLine="0"/>
              <w:jc w:val="left"/>
              <w:rPr>
                <w:lang w:val="en-US"/>
              </w:rPr>
            </w:pPr>
            <w:r w:rsidRPr="00832D7E">
              <w:rPr>
                <w:rFonts w:ascii="Courier New" w:eastAsia="Courier New" w:hAnsi="Courier New" w:cs="Courier New"/>
                <w:lang w:val="en-US"/>
              </w:rPr>
              <w:t xml:space="preserve">$t-&gt;comment('Perfect Module'); </w:t>
            </w:r>
          </w:p>
          <w:p w14:paraId="0E5E1747" w14:textId="77777777" w:rsidR="0090432E" w:rsidRPr="00832D7E" w:rsidRDefault="004A30B3">
            <w:pPr>
              <w:spacing w:after="99" w:line="259" w:lineRule="auto"/>
              <w:ind w:left="0" w:right="0" w:firstLine="0"/>
              <w:jc w:val="left"/>
              <w:rPr>
                <w:lang w:val="en-US"/>
              </w:rPr>
            </w:pPr>
            <w:r w:rsidRPr="00832D7E">
              <w:rPr>
                <w:rFonts w:ascii="Courier New" w:eastAsia="Courier New" w:hAnsi="Courier New" w:cs="Courier New"/>
                <w:lang w:val="en-US"/>
              </w:rPr>
              <w:t xml:space="preserve">$criteria = new Criteria(); </w:t>
            </w:r>
          </w:p>
          <w:p w14:paraId="4AAFC719" w14:textId="77777777" w:rsidR="0090432E" w:rsidRPr="00832D7E" w:rsidRDefault="004A30B3">
            <w:pPr>
              <w:spacing w:after="99" w:line="259" w:lineRule="auto"/>
              <w:ind w:left="0" w:right="0" w:firstLine="0"/>
              <w:jc w:val="left"/>
              <w:rPr>
                <w:lang w:val="en-US"/>
              </w:rPr>
            </w:pPr>
            <w:r w:rsidRPr="00832D7E">
              <w:rPr>
                <w:rFonts w:ascii="Courier New" w:eastAsia="Courier New" w:hAnsi="Courier New" w:cs="Courier New"/>
                <w:lang w:val="en-US"/>
              </w:rPr>
              <w:t xml:space="preserve">$criteria-&gt;add(NaturalmodulenamePeer::NAME, 'SMTAB'); </w:t>
            </w:r>
          </w:p>
          <w:p w14:paraId="5475EEC9" w14:textId="77777777" w:rsidR="0090432E" w:rsidRPr="00832D7E" w:rsidRDefault="004A30B3">
            <w:pPr>
              <w:spacing w:after="100" w:line="259" w:lineRule="auto"/>
              <w:ind w:left="0" w:right="0" w:firstLine="0"/>
              <w:jc w:val="left"/>
              <w:rPr>
                <w:lang w:val="en-US"/>
              </w:rPr>
            </w:pPr>
            <w:r w:rsidRPr="00832D7E">
              <w:rPr>
                <w:rFonts w:ascii="Courier New" w:eastAsia="Courier New" w:hAnsi="Courier New" w:cs="Courier New"/>
                <w:lang w:val="en-US"/>
              </w:rPr>
              <w:t xml:space="preserve">$moduleName = NaturalmodulenamePeer::doSelectOne($criteria); </w:t>
            </w:r>
          </w:p>
          <w:p w14:paraId="4B5673A7" w14:textId="77777777" w:rsidR="0090432E" w:rsidRPr="00832D7E" w:rsidRDefault="004A30B3">
            <w:pPr>
              <w:spacing w:after="122" w:line="237" w:lineRule="auto"/>
              <w:ind w:left="566" w:right="37" w:hanging="566"/>
              <w:jc w:val="left"/>
              <w:rPr>
                <w:lang w:val="en-US"/>
              </w:rPr>
            </w:pPr>
            <w:r w:rsidRPr="00832D7E">
              <w:rPr>
                <w:rFonts w:ascii="Courier New" w:eastAsia="Courier New" w:hAnsi="Courier New" w:cs="Courier New"/>
                <w:lang w:val="en-US"/>
              </w:rPr>
              <w:t xml:space="preserve">$t-&gt;is($moduleName-&gt;getName(), 'SMTAB', 'Right modulename selected'); </w:t>
            </w:r>
          </w:p>
          <w:p w14:paraId="4E9FB751" w14:textId="77777777" w:rsidR="0090432E" w:rsidRPr="00832D7E" w:rsidRDefault="004A30B3">
            <w:pPr>
              <w:spacing w:after="99" w:line="259" w:lineRule="auto"/>
              <w:ind w:left="0" w:right="0" w:firstLine="0"/>
              <w:jc w:val="left"/>
              <w:rPr>
                <w:lang w:val="en-US"/>
              </w:rPr>
            </w:pPr>
            <w:r w:rsidRPr="00832D7E">
              <w:rPr>
                <w:rFonts w:ascii="Courier New" w:eastAsia="Courier New" w:hAnsi="Courier New" w:cs="Courier New"/>
                <w:lang w:val="en-US"/>
              </w:rPr>
              <w:t xml:space="preserve">$comparedInformation = $moduleName-&gt;loadNaturalModuleInformation(); </w:t>
            </w:r>
          </w:p>
          <w:p w14:paraId="60487C9C" w14:textId="77777777" w:rsidR="0090432E" w:rsidRPr="00832D7E" w:rsidRDefault="004A30B3">
            <w:pPr>
              <w:spacing w:after="0" w:line="259" w:lineRule="auto"/>
              <w:ind w:left="0" w:right="0" w:firstLine="0"/>
              <w:jc w:val="left"/>
              <w:rPr>
                <w:lang w:val="en-US"/>
              </w:rPr>
            </w:pPr>
            <w:r w:rsidRPr="00832D7E">
              <w:rPr>
                <w:rFonts w:ascii="Courier New" w:eastAsia="Courier New" w:hAnsi="Courier New" w:cs="Courier New"/>
                <w:lang w:val="en-US"/>
              </w:rPr>
              <w:t xml:space="preserve">$t-&gt;is($comparedInformation-&gt;getSourceSign(), </w:t>
            </w:r>
          </w:p>
          <w:p w14:paraId="57E152DF" w14:textId="77777777" w:rsidR="0090432E" w:rsidRPr="00832D7E" w:rsidRDefault="004A30B3">
            <w:pPr>
              <w:spacing w:after="120" w:line="239" w:lineRule="auto"/>
              <w:ind w:left="566" w:right="0" w:firstLine="0"/>
              <w:jc w:val="left"/>
              <w:rPr>
                <w:lang w:val="en-US"/>
              </w:rPr>
            </w:pPr>
            <w:r w:rsidRPr="00832D7E">
              <w:rPr>
                <w:rFonts w:ascii="Courier New" w:eastAsia="Courier New" w:hAnsi="Courier New" w:cs="Courier New"/>
                <w:lang w:val="en-US"/>
              </w:rPr>
              <w:t xml:space="preserve">ComparedNaturalModuleInformation::SIGN_OK, 'Source sign shines global'); </w:t>
            </w:r>
          </w:p>
          <w:p w14:paraId="7A352BEB" w14:textId="77777777" w:rsidR="0090432E" w:rsidRPr="00832D7E" w:rsidRDefault="004A30B3">
            <w:pPr>
              <w:spacing w:after="0" w:line="259" w:lineRule="auto"/>
              <w:ind w:left="0" w:right="0" w:firstLine="0"/>
              <w:jc w:val="left"/>
              <w:rPr>
                <w:lang w:val="en-US"/>
              </w:rPr>
            </w:pPr>
            <w:r w:rsidRPr="00832D7E">
              <w:rPr>
                <w:rFonts w:ascii="Courier New" w:eastAsia="Courier New" w:hAnsi="Courier New" w:cs="Courier New"/>
                <w:lang w:val="en-US"/>
              </w:rPr>
              <w:t xml:space="preserve">$t-&gt;is($comparedInformation-&gt;getCatalogSign(), </w:t>
            </w:r>
          </w:p>
          <w:p w14:paraId="64E2E0B0" w14:textId="77777777" w:rsidR="0090432E" w:rsidRPr="00832D7E" w:rsidRDefault="004A30B3">
            <w:pPr>
              <w:spacing w:after="120" w:line="239" w:lineRule="auto"/>
              <w:ind w:left="566" w:right="0" w:firstLine="0"/>
              <w:jc w:val="left"/>
              <w:rPr>
                <w:lang w:val="en-US"/>
              </w:rPr>
            </w:pPr>
            <w:r w:rsidRPr="00832D7E">
              <w:rPr>
                <w:rFonts w:ascii="Courier New" w:eastAsia="Courier New" w:hAnsi="Courier New" w:cs="Courier New"/>
                <w:lang w:val="en-US"/>
              </w:rPr>
              <w:t xml:space="preserve">ComparedNaturalModuleInformation::SIGN_OK, 'Catalog sign shines global'); </w:t>
            </w:r>
          </w:p>
          <w:p w14:paraId="6ED2A5C3" w14:textId="77777777" w:rsidR="0090432E" w:rsidRPr="00832D7E" w:rsidRDefault="004A30B3">
            <w:pPr>
              <w:spacing w:after="0" w:line="259" w:lineRule="auto"/>
              <w:ind w:left="0" w:right="0" w:firstLine="0"/>
              <w:jc w:val="left"/>
              <w:rPr>
                <w:lang w:val="en-US"/>
              </w:rPr>
            </w:pPr>
            <w:r w:rsidRPr="00832D7E">
              <w:rPr>
                <w:rFonts w:ascii="Courier New" w:eastAsia="Courier New" w:hAnsi="Courier New" w:cs="Courier New"/>
                <w:lang w:val="en-US"/>
              </w:rPr>
              <w:t xml:space="preserve">$infos = $comparedInformation-&gt;getNaturalModuleInformations(); foreach($infos as $info) { </w:t>
            </w:r>
          </w:p>
        </w:tc>
      </w:tr>
      <w:tr w:rsidR="0090432E" w14:paraId="54E17C22" w14:textId="77777777">
        <w:trPr>
          <w:trHeight w:val="4353"/>
        </w:trPr>
        <w:tc>
          <w:tcPr>
            <w:tcW w:w="678" w:type="dxa"/>
            <w:tcBorders>
              <w:top w:val="nil"/>
              <w:left w:val="single" w:sz="4" w:space="0" w:color="000000"/>
              <w:bottom w:val="single" w:sz="4" w:space="0" w:color="000000"/>
              <w:right w:val="nil"/>
            </w:tcBorders>
            <w:shd w:val="clear" w:color="auto" w:fill="D9D9D9"/>
          </w:tcPr>
          <w:p w14:paraId="5F3263C6" w14:textId="77777777" w:rsidR="0090432E" w:rsidRPr="00832D7E" w:rsidRDefault="004A30B3">
            <w:pPr>
              <w:spacing w:after="499" w:line="354" w:lineRule="auto"/>
              <w:ind w:left="112" w:right="319" w:firstLine="0"/>
              <w:jc w:val="left"/>
              <w:rPr>
                <w:lang w:val="en-US"/>
              </w:rPr>
            </w:pPr>
            <w:r w:rsidRPr="00832D7E">
              <w:rPr>
                <w:rFonts w:ascii="Courier New" w:eastAsia="Courier New" w:hAnsi="Courier New" w:cs="Courier New"/>
                <w:lang w:val="en-US"/>
              </w:rPr>
              <w:lastRenderedPageBreak/>
              <w:t xml:space="preserve">  </w:t>
            </w:r>
          </w:p>
          <w:p w14:paraId="2B2A94AC" w14:textId="77777777" w:rsidR="0090432E" w:rsidRPr="00832D7E" w:rsidRDefault="004A30B3">
            <w:pPr>
              <w:spacing w:after="502" w:line="352" w:lineRule="auto"/>
              <w:ind w:left="112" w:right="319" w:firstLine="0"/>
              <w:jc w:val="left"/>
              <w:rPr>
                <w:lang w:val="en-US"/>
              </w:rPr>
            </w:pPr>
            <w:r w:rsidRPr="00832D7E">
              <w:rPr>
                <w:rFonts w:ascii="Courier New" w:eastAsia="Courier New" w:hAnsi="Courier New" w:cs="Courier New"/>
                <w:lang w:val="en-US"/>
              </w:rPr>
              <w:t xml:space="preserve">  </w:t>
            </w:r>
          </w:p>
          <w:p w14:paraId="1B9659FC" w14:textId="77777777" w:rsidR="0090432E" w:rsidRPr="00832D7E" w:rsidRDefault="004A30B3">
            <w:pPr>
              <w:spacing w:after="496" w:line="355" w:lineRule="auto"/>
              <w:ind w:left="112" w:right="319" w:firstLine="0"/>
              <w:jc w:val="left"/>
              <w:rPr>
                <w:lang w:val="en-US"/>
              </w:rPr>
            </w:pPr>
            <w:r w:rsidRPr="00832D7E">
              <w:rPr>
                <w:rFonts w:ascii="Courier New" w:eastAsia="Courier New" w:hAnsi="Courier New" w:cs="Courier New"/>
                <w:lang w:val="en-US"/>
              </w:rPr>
              <w:t xml:space="preserve">  </w:t>
            </w:r>
          </w:p>
          <w:p w14:paraId="7206E7AB" w14:textId="77777777" w:rsidR="0090432E" w:rsidRPr="00832D7E" w:rsidRDefault="004A30B3">
            <w:pPr>
              <w:spacing w:after="101" w:line="259" w:lineRule="auto"/>
              <w:ind w:left="112" w:right="0" w:firstLine="0"/>
              <w:jc w:val="left"/>
              <w:rPr>
                <w:lang w:val="en-US"/>
              </w:rPr>
            </w:pPr>
            <w:r w:rsidRPr="00832D7E">
              <w:rPr>
                <w:rFonts w:ascii="Courier New" w:eastAsia="Courier New" w:hAnsi="Courier New" w:cs="Courier New"/>
                <w:lang w:val="en-US"/>
              </w:rPr>
              <w:t xml:space="preserve"> </w:t>
            </w:r>
          </w:p>
          <w:p w14:paraId="0DF28422" w14:textId="77777777" w:rsidR="0090432E" w:rsidRDefault="004A30B3">
            <w:pPr>
              <w:spacing w:after="0" w:line="259" w:lineRule="auto"/>
              <w:ind w:left="112" w:right="0" w:firstLine="0"/>
              <w:jc w:val="left"/>
            </w:pPr>
            <w:r>
              <w:rPr>
                <w:rFonts w:ascii="Courier New" w:eastAsia="Courier New" w:hAnsi="Courier New" w:cs="Courier New"/>
              </w:rPr>
              <w:t xml:space="preserve">} </w:t>
            </w:r>
          </w:p>
        </w:tc>
        <w:tc>
          <w:tcPr>
            <w:tcW w:w="8616" w:type="dxa"/>
            <w:tcBorders>
              <w:top w:val="nil"/>
              <w:left w:val="nil"/>
              <w:bottom w:val="single" w:sz="4" w:space="0" w:color="000000"/>
              <w:right w:val="single" w:sz="4" w:space="0" w:color="000000"/>
            </w:tcBorders>
            <w:shd w:val="clear" w:color="auto" w:fill="D9D9D9"/>
          </w:tcPr>
          <w:p w14:paraId="2BC3CD51" w14:textId="77777777" w:rsidR="0090432E" w:rsidRPr="00832D7E" w:rsidRDefault="004A30B3">
            <w:pPr>
              <w:spacing w:after="99" w:line="259" w:lineRule="auto"/>
              <w:ind w:left="0" w:right="0" w:firstLine="0"/>
              <w:jc w:val="left"/>
              <w:rPr>
                <w:lang w:val="en-US"/>
              </w:rPr>
            </w:pPr>
            <w:r w:rsidRPr="00832D7E">
              <w:rPr>
                <w:rFonts w:ascii="Courier New" w:eastAsia="Courier New" w:hAnsi="Courier New" w:cs="Courier New"/>
                <w:lang w:val="en-US"/>
              </w:rPr>
              <w:t xml:space="preserve">$env = $info-&gt;getEnvironmentName(); </w:t>
            </w:r>
          </w:p>
          <w:p w14:paraId="11A86269" w14:textId="77777777" w:rsidR="0090432E" w:rsidRPr="00832D7E" w:rsidRDefault="004A30B3">
            <w:pPr>
              <w:spacing w:after="0" w:line="259" w:lineRule="auto"/>
              <w:ind w:left="0" w:right="0" w:firstLine="0"/>
              <w:jc w:val="left"/>
              <w:rPr>
                <w:lang w:val="en-US"/>
              </w:rPr>
            </w:pPr>
            <w:r w:rsidRPr="00832D7E">
              <w:rPr>
                <w:rFonts w:ascii="Courier New" w:eastAsia="Courier New" w:hAnsi="Courier New" w:cs="Courier New"/>
                <w:lang w:val="en-US"/>
              </w:rPr>
              <w:t xml:space="preserve">$t-&gt;is($info-&gt;getSourceSign(), </w:t>
            </w:r>
          </w:p>
          <w:p w14:paraId="03D422A6" w14:textId="77777777" w:rsidR="0090432E" w:rsidRPr="00832D7E" w:rsidRDefault="004A30B3">
            <w:pPr>
              <w:spacing w:after="102" w:line="297" w:lineRule="auto"/>
              <w:ind w:left="0" w:right="317" w:firstLine="0"/>
              <w:jc w:val="left"/>
              <w:rPr>
                <w:lang w:val="en-US"/>
              </w:rPr>
            </w:pPr>
            <w:r w:rsidRPr="00832D7E">
              <w:rPr>
                <w:rFonts w:ascii="Courier New" w:eastAsia="Courier New" w:hAnsi="Courier New" w:cs="Courier New"/>
                <w:lang w:val="en-US"/>
              </w:rPr>
              <w:t xml:space="preserve">ComparedNaturalModuleInformation::SIGN_OK, 'Source sign shines at ' . $env); if($env != 'SVNENTW') { </w:t>
            </w:r>
          </w:p>
          <w:p w14:paraId="7C41FF3C" w14:textId="77777777" w:rsidR="0090432E" w:rsidRPr="00832D7E" w:rsidRDefault="004A30B3">
            <w:pPr>
              <w:tabs>
                <w:tab w:val="center" w:pos="2613"/>
              </w:tabs>
              <w:spacing w:after="0"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$t-&gt;is($info-&gt;getCatalogSign(), </w:t>
            </w:r>
          </w:p>
          <w:p w14:paraId="0AE9A533" w14:textId="77777777" w:rsidR="0090432E" w:rsidRPr="00832D7E" w:rsidRDefault="004A30B3">
            <w:pPr>
              <w:spacing w:after="120" w:line="239" w:lineRule="auto"/>
              <w:ind w:left="0" w:right="0" w:firstLine="0"/>
              <w:jc w:val="left"/>
              <w:rPr>
                <w:lang w:val="en-US"/>
              </w:rPr>
            </w:pPr>
            <w:r w:rsidRPr="00832D7E">
              <w:rPr>
                <w:rFonts w:ascii="Courier New" w:eastAsia="Courier New" w:hAnsi="Courier New" w:cs="Courier New"/>
                <w:lang w:val="en-US"/>
              </w:rPr>
              <w:t xml:space="preserve">ComparedNaturalModuleInformation::SIGN_OK, 'Catalog sign shines at ' . $info-&gt;getEnvironmentName()); </w:t>
            </w:r>
          </w:p>
          <w:p w14:paraId="40734781" w14:textId="77777777" w:rsidR="0090432E" w:rsidRPr="00832D7E" w:rsidRDefault="004A30B3">
            <w:pPr>
              <w:spacing w:after="145" w:line="259" w:lineRule="auto"/>
              <w:ind w:left="0" w:right="0" w:firstLine="0"/>
              <w:jc w:val="left"/>
              <w:rPr>
                <w:lang w:val="en-US"/>
              </w:rPr>
            </w:pPr>
            <w:r w:rsidRPr="00832D7E">
              <w:rPr>
                <w:rFonts w:ascii="Courier New" w:eastAsia="Courier New" w:hAnsi="Courier New" w:cs="Courier New"/>
                <w:lang w:val="en-US"/>
              </w:rPr>
              <w:t xml:space="preserve">} else { </w:t>
            </w:r>
          </w:p>
          <w:p w14:paraId="218AFFA0" w14:textId="77777777" w:rsidR="0090432E" w:rsidRPr="00832D7E" w:rsidRDefault="004A30B3">
            <w:pPr>
              <w:tabs>
                <w:tab w:val="center" w:pos="2613"/>
              </w:tabs>
              <w:spacing w:after="0"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$t-&gt;is($info-&gt;getCatalogSign(), </w:t>
            </w:r>
          </w:p>
          <w:p w14:paraId="6C7D55D8" w14:textId="77777777" w:rsidR="0090432E" w:rsidRDefault="004A30B3">
            <w:pPr>
              <w:spacing w:after="122" w:line="237" w:lineRule="auto"/>
              <w:ind w:left="0" w:right="0" w:firstLine="0"/>
              <w:jc w:val="left"/>
            </w:pPr>
            <w:r w:rsidRPr="00832D7E">
              <w:rPr>
                <w:rFonts w:ascii="Courier New" w:eastAsia="Courier New" w:hAnsi="Courier New" w:cs="Courier New"/>
                <w:lang w:val="en-US"/>
              </w:rPr>
              <w:t xml:space="preserve">ComparedNaturalModuleInformation::EMPTY_SIGN, 'Catalog sign is empty at ' . </w:t>
            </w:r>
            <w:r>
              <w:rPr>
                <w:rFonts w:ascii="Courier New" w:eastAsia="Courier New" w:hAnsi="Courier New" w:cs="Courier New"/>
              </w:rPr>
              <w:t xml:space="preserve">$info-&gt;getEnvironmentName()); </w:t>
            </w:r>
          </w:p>
          <w:p w14:paraId="1F532C91" w14:textId="77777777" w:rsidR="0090432E" w:rsidRDefault="004A30B3">
            <w:pPr>
              <w:spacing w:after="0" w:line="259" w:lineRule="auto"/>
              <w:ind w:left="0" w:right="0" w:firstLine="0"/>
              <w:jc w:val="left"/>
            </w:pPr>
            <w:r>
              <w:rPr>
                <w:rFonts w:ascii="Courier New" w:eastAsia="Courier New" w:hAnsi="Courier New" w:cs="Courier New"/>
              </w:rPr>
              <w:t xml:space="preserve">} </w:t>
            </w:r>
          </w:p>
        </w:tc>
      </w:tr>
    </w:tbl>
    <w:p w14:paraId="69640CCD" w14:textId="77777777" w:rsidR="0090432E" w:rsidRDefault="004A30B3">
      <w:pPr>
        <w:spacing w:after="302" w:line="259" w:lineRule="auto"/>
        <w:ind w:left="3659" w:right="0"/>
        <w:jc w:val="left"/>
      </w:pPr>
      <w:r>
        <w:rPr>
          <w:b/>
          <w:color w:val="1F4E79"/>
          <w:sz w:val="18"/>
        </w:rPr>
        <w:t xml:space="preserve">Listing 1: Testklasse </w:t>
      </w:r>
    </w:p>
    <w:p w14:paraId="3E4BF641" w14:textId="77777777" w:rsidR="0090432E" w:rsidRDefault="004A30B3">
      <w:pPr>
        <w:spacing w:after="60" w:line="259" w:lineRule="auto"/>
        <w:ind w:left="-5" w:right="0"/>
        <w:jc w:val="left"/>
      </w:pPr>
      <w:r>
        <w:rPr>
          <w:b/>
          <w:color w:val="1F4E79"/>
          <w:sz w:val="26"/>
        </w:rPr>
        <w:t xml:space="preserve">A11 Klasse: ComparedNaturalModuleInformation </w:t>
      </w:r>
    </w:p>
    <w:p w14:paraId="0332F708" w14:textId="77777777" w:rsidR="0090432E" w:rsidRDefault="004A30B3">
      <w:pPr>
        <w:ind w:left="-5" w:right="0"/>
      </w:pPr>
      <w:r>
        <w:t xml:space="preserve">Kommentare und simple Getter/Setter werden nicht gezeigt. </w:t>
      </w:r>
    </w:p>
    <w:tbl>
      <w:tblPr>
        <w:tblStyle w:val="TableGrid"/>
        <w:tblW w:w="9294" w:type="dxa"/>
        <w:tblInd w:w="-112" w:type="dxa"/>
        <w:tblCellMar>
          <w:top w:w="77" w:type="dxa"/>
          <w:left w:w="112" w:type="dxa"/>
          <w:right w:w="128" w:type="dxa"/>
        </w:tblCellMar>
        <w:tblLook w:val="04A0" w:firstRow="1" w:lastRow="0" w:firstColumn="1" w:lastColumn="0" w:noHBand="0" w:noVBand="1"/>
      </w:tblPr>
      <w:tblGrid>
        <w:gridCol w:w="9294"/>
      </w:tblGrid>
      <w:tr w:rsidR="0090432E" w14:paraId="412A4352" w14:textId="77777777">
        <w:trPr>
          <w:trHeight w:val="7539"/>
        </w:trPr>
        <w:tc>
          <w:tcPr>
            <w:tcW w:w="9294" w:type="dxa"/>
            <w:tcBorders>
              <w:top w:val="single" w:sz="4" w:space="0" w:color="000000"/>
              <w:left w:val="single" w:sz="4" w:space="0" w:color="000000"/>
              <w:bottom w:val="nil"/>
              <w:right w:val="single" w:sz="4" w:space="0" w:color="000000"/>
            </w:tcBorders>
            <w:shd w:val="clear" w:color="auto" w:fill="D9D9D9"/>
          </w:tcPr>
          <w:p w14:paraId="553B9218" w14:textId="77777777" w:rsidR="0090432E" w:rsidRPr="00832D7E" w:rsidRDefault="004A30B3">
            <w:pPr>
              <w:spacing w:after="0" w:line="397" w:lineRule="auto"/>
              <w:ind w:left="0" w:right="2981" w:firstLine="0"/>
              <w:jc w:val="left"/>
              <w:rPr>
                <w:lang w:val="en-US"/>
              </w:rPr>
            </w:pPr>
            <w:r w:rsidRPr="00832D7E">
              <w:rPr>
                <w:rFonts w:ascii="Courier New" w:eastAsia="Courier New" w:hAnsi="Courier New" w:cs="Courier New"/>
                <w:lang w:val="en-US"/>
              </w:rPr>
              <w:t xml:space="preserve">class ComparedNaturalModuleInformation {  </w:t>
            </w:r>
            <w:r w:rsidRPr="00832D7E">
              <w:rPr>
                <w:rFonts w:ascii="Courier New" w:eastAsia="Courier New" w:hAnsi="Courier New" w:cs="Courier New"/>
                <w:lang w:val="en-US"/>
              </w:rPr>
              <w:tab/>
              <w:t xml:space="preserve">const EMPTY_SIGN = 0; </w:t>
            </w:r>
          </w:p>
          <w:p w14:paraId="696098A8" w14:textId="77777777" w:rsidR="0090432E" w:rsidRPr="00832D7E" w:rsidRDefault="004A30B3">
            <w:pPr>
              <w:tabs>
                <w:tab w:val="center" w:pos="765"/>
              </w:tabs>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14:paraId="39CD5221" w14:textId="77777777" w:rsidR="0090432E" w:rsidRPr="00832D7E" w:rsidRDefault="004A30B3">
            <w:pPr>
              <w:tabs>
                <w:tab w:val="center" w:pos="1953"/>
              </w:tabs>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const SIGN_ERROR = 5; </w:t>
            </w:r>
          </w:p>
          <w:p w14:paraId="14D48173" w14:textId="77777777" w:rsidR="0090432E" w:rsidRPr="00832D7E" w:rsidRDefault="004A30B3">
            <w:pPr>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14:paraId="3776DADD" w14:textId="77777777" w:rsidR="0090432E" w:rsidRPr="00832D7E" w:rsidRDefault="004A30B3">
            <w:pPr>
              <w:tabs>
                <w:tab w:val="center" w:pos="3537"/>
              </w:tabs>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private $naturalModuleInformations = array(); </w:t>
            </w:r>
          </w:p>
          <w:p w14:paraId="65B73211" w14:textId="77777777" w:rsidR="0090432E" w:rsidRPr="00832D7E" w:rsidRDefault="004A30B3">
            <w:pPr>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14:paraId="40089197" w14:textId="77777777" w:rsidR="0090432E" w:rsidRPr="00832D7E" w:rsidRDefault="004A30B3">
            <w:pPr>
              <w:spacing w:after="0" w:line="397" w:lineRule="auto"/>
              <w:ind w:left="0" w:right="185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public static function environments() {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return array("ENTW", "SVNENTW", "QS", "PROD"); </w:t>
            </w:r>
          </w:p>
          <w:p w14:paraId="23C61869" w14:textId="77777777" w:rsidR="0090432E" w:rsidRPr="00832D7E" w:rsidRDefault="004A30B3">
            <w:pPr>
              <w:tabs>
                <w:tab w:val="center" w:pos="633"/>
              </w:tabs>
              <w:spacing w:after="145"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14:paraId="01A343B9" w14:textId="77777777" w:rsidR="0090432E" w:rsidRPr="00832D7E" w:rsidRDefault="004A30B3">
            <w:pPr>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14:paraId="6F69BFEF" w14:textId="77777777" w:rsidR="0090432E" w:rsidRPr="00832D7E" w:rsidRDefault="004A30B3">
            <w:pPr>
              <w:tabs>
                <w:tab w:val="center" w:pos="2943"/>
              </w:tabs>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public static function signOrder() { </w:t>
            </w:r>
          </w:p>
          <w:p w14:paraId="46F528B7" w14:textId="77777777" w:rsidR="0090432E" w:rsidRPr="00832D7E" w:rsidRDefault="004A30B3">
            <w:pPr>
              <w:spacing w:after="162" w:line="239" w:lineRule="auto"/>
              <w:ind w:left="566" w:right="0" w:hanging="566"/>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return array(self::SIGN_ERROR, self::SIGN_NEXT_STEP, self::SIGN_CREATE_AND_NEXT_STEP, self::SIGN_CREATE, self::SIGN_OK); </w:t>
            </w:r>
          </w:p>
          <w:p w14:paraId="4627C148" w14:textId="77777777" w:rsidR="0090432E" w:rsidRPr="00832D7E" w:rsidRDefault="004A30B3">
            <w:pPr>
              <w:tabs>
                <w:tab w:val="center" w:pos="633"/>
              </w:tabs>
              <w:spacing w:after="99"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14:paraId="7E2EC7F6" w14:textId="77777777" w:rsidR="0090432E" w:rsidRPr="00832D7E" w:rsidRDefault="004A30B3">
            <w:pPr>
              <w:spacing w:after="144" w:line="259" w:lineRule="auto"/>
              <w:ind w:left="0" w:right="0" w:firstLine="0"/>
              <w:jc w:val="left"/>
              <w:rPr>
                <w:lang w:val="en-US"/>
              </w:rPr>
            </w:pPr>
            <w:r w:rsidRPr="00832D7E">
              <w:rPr>
                <w:rFonts w:ascii="Courier New" w:eastAsia="Courier New" w:hAnsi="Courier New" w:cs="Courier New"/>
                <w:lang w:val="en-US"/>
              </w:rPr>
              <w:t xml:space="preserve"> </w:t>
            </w:r>
          </w:p>
          <w:p w14:paraId="63BA1C48" w14:textId="77777777" w:rsidR="0090432E" w:rsidRPr="00832D7E" w:rsidRDefault="004A30B3">
            <w:pPr>
              <w:tabs>
                <w:tab w:val="center" w:pos="4329"/>
              </w:tabs>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public function __construct(array $naturalInformations) { </w:t>
            </w:r>
          </w:p>
          <w:p w14:paraId="75DBCFFE" w14:textId="77777777" w:rsidR="0090432E" w:rsidRPr="00832D7E" w:rsidRDefault="004A30B3">
            <w:pPr>
              <w:tabs>
                <w:tab w:val="center" w:pos="566"/>
                <w:tab w:val="right" w:pos="9055"/>
              </w:tabs>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$this-&gt;allocateModulesToEnvironments($naturalInformations); </w:t>
            </w:r>
          </w:p>
          <w:p w14:paraId="0CC73B50" w14:textId="77777777" w:rsidR="0090432E" w:rsidRPr="00832D7E" w:rsidRDefault="004A30B3">
            <w:pPr>
              <w:tabs>
                <w:tab w:val="center" w:pos="566"/>
                <w:tab w:val="center" w:pos="4499"/>
              </w:tabs>
              <w:spacing w:after="144" w:line="259" w:lineRule="auto"/>
              <w:ind w:left="0" w:right="0" w:firstLine="0"/>
              <w:jc w:val="left"/>
              <w:rPr>
                <w:lang w:val="en-US"/>
              </w:rPr>
            </w:pPr>
            <w:r w:rsidRPr="00832D7E">
              <w:rPr>
                <w:rFonts w:ascii="Courier New" w:eastAsia="Courier New" w:hAnsi="Courier New" w:cs="Courier New"/>
                <w:lang w:val="en-US"/>
              </w:rPr>
              <w:lastRenderedPageBreak/>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$this-&gt;allocateEmptyModulesToMissingEnvironments(); </w:t>
            </w:r>
          </w:p>
          <w:p w14:paraId="523B1F3D" w14:textId="77777777" w:rsidR="0090432E" w:rsidRDefault="004A30B3">
            <w:pPr>
              <w:tabs>
                <w:tab w:val="center" w:pos="566"/>
                <w:tab w:val="center" w:pos="4301"/>
                <w:tab w:val="center" w:pos="8498"/>
              </w:tabs>
              <w:spacing w:after="0" w:line="259" w:lineRule="auto"/>
              <w:ind w:left="0" w:right="0" w:firstLine="0"/>
              <w:jc w:val="left"/>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r>
            <w:r>
              <w:rPr>
                <w:rFonts w:ascii="Courier New" w:eastAsia="Courier New" w:hAnsi="Courier New" w:cs="Courier New"/>
              </w:rPr>
              <w:t xml:space="preserve">$this-&gt;determineSourceSignsForAllEnvironments();  </w:t>
            </w:r>
            <w:r>
              <w:rPr>
                <w:rFonts w:ascii="Courier New" w:eastAsia="Courier New" w:hAnsi="Courier New" w:cs="Courier New"/>
              </w:rPr>
              <w:tab/>
              <w:t xml:space="preserve"> </w:t>
            </w:r>
          </w:p>
        </w:tc>
      </w:tr>
    </w:tbl>
    <w:p w14:paraId="0D658AAB" w14:textId="77777777" w:rsidR="0090432E" w:rsidRDefault="0090432E">
      <w:pPr>
        <w:spacing w:after="0" w:line="259" w:lineRule="auto"/>
        <w:ind w:left="-1419" w:right="10580" w:firstLine="0"/>
        <w:jc w:val="left"/>
      </w:pPr>
    </w:p>
    <w:tbl>
      <w:tblPr>
        <w:tblStyle w:val="TableGrid"/>
        <w:tblW w:w="9294" w:type="dxa"/>
        <w:tblInd w:w="-112" w:type="dxa"/>
        <w:tblCellMar>
          <w:top w:w="52" w:type="dxa"/>
          <w:right w:w="38" w:type="dxa"/>
        </w:tblCellMar>
        <w:tblLook w:val="04A0" w:firstRow="1" w:lastRow="0" w:firstColumn="1" w:lastColumn="0" w:noHBand="0" w:noVBand="1"/>
      </w:tblPr>
      <w:tblGrid>
        <w:gridCol w:w="678"/>
        <w:gridCol w:w="567"/>
        <w:gridCol w:w="569"/>
        <w:gridCol w:w="7480"/>
      </w:tblGrid>
      <w:tr w:rsidR="0090432E" w14:paraId="1FA789CF" w14:textId="77777777">
        <w:trPr>
          <w:trHeight w:val="13312"/>
        </w:trPr>
        <w:tc>
          <w:tcPr>
            <w:tcW w:w="9294" w:type="dxa"/>
            <w:gridSpan w:val="4"/>
            <w:tcBorders>
              <w:top w:val="nil"/>
              <w:left w:val="single" w:sz="4" w:space="0" w:color="000000"/>
              <w:bottom w:val="nil"/>
              <w:right w:val="single" w:sz="4" w:space="0" w:color="000000"/>
            </w:tcBorders>
            <w:shd w:val="clear" w:color="auto" w:fill="D9D9D9"/>
          </w:tcPr>
          <w:p w14:paraId="0B85687D" w14:textId="77777777" w:rsidR="0090432E" w:rsidRPr="00832D7E" w:rsidRDefault="004A30B3">
            <w:pPr>
              <w:tabs>
                <w:tab w:val="center" w:pos="112"/>
                <w:tab w:val="center" w:pos="744"/>
              </w:tabs>
              <w:spacing w:after="99" w:line="259" w:lineRule="auto"/>
              <w:ind w:left="0" w:right="0" w:firstLine="0"/>
              <w:jc w:val="left"/>
              <w:rPr>
                <w:lang w:val="en-US"/>
              </w:rPr>
            </w:pPr>
            <w:r w:rsidRPr="00832D7E">
              <w:rPr>
                <w:rFonts w:ascii="Calibri" w:eastAsia="Calibri" w:hAnsi="Calibri" w:cs="Calibri"/>
                <w:lang w:val="en-US"/>
              </w:rPr>
              <w:lastRenderedPageBreak/>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14:paraId="180636E3" w14:textId="77777777" w:rsidR="0090432E" w:rsidRPr="00832D7E" w:rsidRDefault="004A30B3">
            <w:pPr>
              <w:spacing w:after="144" w:line="259" w:lineRule="auto"/>
              <w:ind w:left="0" w:right="0" w:firstLine="0"/>
              <w:jc w:val="left"/>
              <w:rPr>
                <w:lang w:val="en-US"/>
              </w:rPr>
            </w:pPr>
            <w:r w:rsidRPr="00832D7E">
              <w:rPr>
                <w:rFonts w:ascii="Courier New" w:eastAsia="Courier New" w:hAnsi="Courier New" w:cs="Courier New"/>
                <w:lang w:val="en-US"/>
              </w:rPr>
              <w:t xml:space="preserve"> </w:t>
            </w:r>
          </w:p>
          <w:p w14:paraId="41747423" w14:textId="77777777" w:rsidR="0090432E" w:rsidRPr="00832D7E" w:rsidRDefault="004A30B3">
            <w:pPr>
              <w:spacing w:after="42" w:line="357" w:lineRule="auto"/>
              <w:ind w:left="0" w:right="741"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private function allocateModulesToEnvironments(array $naturalInformations) {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foreach ($naturalInformations as $naturalInformation) {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$env = $naturalInformation-&gt;getEnvironmentName();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if(in_array($env, self::environments())) { </w:t>
            </w:r>
          </w:p>
          <w:p w14:paraId="2B983C1B" w14:textId="77777777" w:rsidR="0090432E" w:rsidRPr="00832D7E" w:rsidRDefault="004A30B3">
            <w:pPr>
              <w:tabs>
                <w:tab w:val="center" w:pos="112"/>
                <w:tab w:val="center" w:pos="678"/>
                <w:tab w:val="center" w:pos="1244"/>
                <w:tab w:val="center" w:pos="1813"/>
                <w:tab w:val="center" w:pos="5747"/>
              </w:tabs>
              <w:spacing w:after="0"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$this-&gt;naturalModuleInformations[array_search($env, </w:t>
            </w:r>
          </w:p>
          <w:p w14:paraId="0A46A60A" w14:textId="77777777" w:rsidR="0090432E" w:rsidRPr="00832D7E" w:rsidRDefault="004A30B3">
            <w:pPr>
              <w:spacing w:after="144" w:line="259" w:lineRule="auto"/>
              <w:ind w:left="566" w:right="0" w:firstLine="0"/>
              <w:jc w:val="left"/>
              <w:rPr>
                <w:lang w:val="en-US"/>
              </w:rPr>
            </w:pPr>
            <w:r w:rsidRPr="00832D7E">
              <w:rPr>
                <w:rFonts w:ascii="Courier New" w:eastAsia="Courier New" w:hAnsi="Courier New" w:cs="Courier New"/>
                <w:lang w:val="en-US"/>
              </w:rPr>
              <w:t xml:space="preserve">self::environments())] = $naturalInformation; </w:t>
            </w:r>
          </w:p>
          <w:p w14:paraId="535C7305" w14:textId="77777777" w:rsidR="0090432E" w:rsidRPr="00832D7E" w:rsidRDefault="004A30B3">
            <w:pPr>
              <w:tabs>
                <w:tab w:val="center" w:pos="112"/>
                <w:tab w:val="center" w:pos="678"/>
                <w:tab w:val="center" w:pos="1244"/>
                <w:tab w:val="center" w:pos="1879"/>
              </w:tabs>
              <w:spacing w:after="144"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p>
          <w:p w14:paraId="1CB57929" w14:textId="77777777" w:rsidR="0090432E" w:rsidRPr="00832D7E" w:rsidRDefault="004A30B3">
            <w:pPr>
              <w:tabs>
                <w:tab w:val="center" w:pos="112"/>
                <w:tab w:val="center" w:pos="678"/>
                <w:tab w:val="center" w:pos="1311"/>
                <w:tab w:val="center" w:pos="2380"/>
              </w:tabs>
              <w:spacing w:after="142"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p>
          <w:p w14:paraId="78F5D469" w14:textId="77777777" w:rsidR="0090432E" w:rsidRPr="00832D7E" w:rsidRDefault="004A30B3">
            <w:pPr>
              <w:tabs>
                <w:tab w:val="center" w:pos="112"/>
                <w:tab w:val="center" w:pos="744"/>
              </w:tabs>
              <w:spacing w:after="144"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14:paraId="09E2BB08" w14:textId="77777777" w:rsidR="0090432E" w:rsidRPr="00832D7E" w:rsidRDefault="004A30B3">
            <w:pPr>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14:paraId="5A2DD12F" w14:textId="77777777" w:rsidR="0090432E" w:rsidRPr="00832D7E" w:rsidRDefault="004A30B3">
            <w:pPr>
              <w:spacing w:after="0" w:line="397"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private function allocateEmptyModulesToMissingEnvironments() {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if(array_key_exists(0, $this-&gt;naturalModuleInformations)) { </w:t>
            </w:r>
          </w:p>
          <w:p w14:paraId="2ABEE984" w14:textId="77777777" w:rsidR="0090432E" w:rsidRPr="00832D7E" w:rsidRDefault="004A30B3">
            <w:pPr>
              <w:tabs>
                <w:tab w:val="center" w:pos="112"/>
                <w:tab w:val="center" w:pos="678"/>
                <w:tab w:val="center" w:pos="1244"/>
                <w:tab w:val="center" w:pos="4190"/>
              </w:tabs>
              <w:spacing w:after="0"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$this-&gt;naturalModuleInformations[0]-</w:t>
            </w:r>
          </w:p>
          <w:p w14:paraId="791146F0" w14:textId="77777777" w:rsidR="0090432E" w:rsidRPr="00832D7E" w:rsidRDefault="004A30B3">
            <w:pPr>
              <w:spacing w:after="142" w:line="259" w:lineRule="auto"/>
              <w:ind w:left="566" w:right="0" w:firstLine="0"/>
              <w:jc w:val="left"/>
              <w:rPr>
                <w:lang w:val="en-US"/>
              </w:rPr>
            </w:pPr>
            <w:r w:rsidRPr="00832D7E">
              <w:rPr>
                <w:rFonts w:ascii="Courier New" w:eastAsia="Courier New" w:hAnsi="Courier New" w:cs="Courier New"/>
                <w:lang w:val="en-US"/>
              </w:rPr>
              <w:t xml:space="preserve">&gt;setSourceSign(self::SIGN_OK); </w:t>
            </w:r>
          </w:p>
          <w:p w14:paraId="26DB6B29" w14:textId="77777777" w:rsidR="0090432E" w:rsidRPr="00832D7E" w:rsidRDefault="004A30B3">
            <w:pPr>
              <w:tabs>
                <w:tab w:val="center" w:pos="112"/>
                <w:tab w:val="center" w:pos="678"/>
                <w:tab w:val="center" w:pos="1311"/>
              </w:tabs>
              <w:spacing w:after="144"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p>
          <w:p w14:paraId="4AAAD50B" w14:textId="77777777" w:rsidR="0090432E" w:rsidRPr="00832D7E" w:rsidRDefault="004A30B3">
            <w:pPr>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p>
          <w:p w14:paraId="16BBD5F9" w14:textId="77777777" w:rsidR="0090432E" w:rsidRPr="00832D7E" w:rsidRDefault="004A30B3">
            <w:pPr>
              <w:tabs>
                <w:tab w:val="center" w:pos="112"/>
                <w:tab w:val="center" w:pos="678"/>
                <w:tab w:val="center" w:pos="4611"/>
              </w:tabs>
              <w:spacing w:after="144"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for($i = 0;$i &lt; count(self::environments());$i++) { </w:t>
            </w:r>
          </w:p>
          <w:p w14:paraId="3F0C762B" w14:textId="77777777" w:rsidR="0090432E" w:rsidRPr="00832D7E" w:rsidRDefault="004A30B3">
            <w:pPr>
              <w:tabs>
                <w:tab w:val="center" w:pos="112"/>
                <w:tab w:val="center" w:pos="678"/>
                <w:tab w:val="center" w:pos="1244"/>
                <w:tab w:val="center" w:pos="3860"/>
              </w:tabs>
              <w:spacing w:after="0"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if(!array_key_exists($i, $this-</w:t>
            </w:r>
          </w:p>
          <w:p w14:paraId="5C1E18C0" w14:textId="77777777" w:rsidR="0090432E" w:rsidRPr="00832D7E" w:rsidRDefault="004A30B3">
            <w:pPr>
              <w:spacing w:after="144" w:line="259" w:lineRule="auto"/>
              <w:ind w:left="566" w:right="0" w:firstLine="0"/>
              <w:jc w:val="left"/>
              <w:rPr>
                <w:lang w:val="en-US"/>
              </w:rPr>
            </w:pPr>
            <w:r w:rsidRPr="00832D7E">
              <w:rPr>
                <w:rFonts w:ascii="Courier New" w:eastAsia="Courier New" w:hAnsi="Courier New" w:cs="Courier New"/>
                <w:lang w:val="en-US"/>
              </w:rPr>
              <w:t xml:space="preserve">&gt;naturalModuleInformations)) { </w:t>
            </w:r>
          </w:p>
          <w:p w14:paraId="09A86262" w14:textId="77777777" w:rsidR="0090432E" w:rsidRPr="00832D7E" w:rsidRDefault="004A30B3">
            <w:pPr>
              <w:tabs>
                <w:tab w:val="center" w:pos="112"/>
                <w:tab w:val="center" w:pos="678"/>
                <w:tab w:val="center" w:pos="1244"/>
                <w:tab w:val="center" w:pos="1813"/>
                <w:tab w:val="center" w:pos="4822"/>
              </w:tabs>
              <w:spacing w:after="142"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$environments = self::environments(); </w:t>
            </w:r>
          </w:p>
          <w:p w14:paraId="1BD2FAE8" w14:textId="77777777" w:rsidR="0090432E" w:rsidRPr="00832D7E" w:rsidRDefault="004A30B3">
            <w:pPr>
              <w:tabs>
                <w:tab w:val="center" w:pos="112"/>
                <w:tab w:val="center" w:pos="678"/>
                <w:tab w:val="center" w:pos="1244"/>
                <w:tab w:val="center" w:pos="1813"/>
                <w:tab w:val="center" w:pos="5152"/>
              </w:tabs>
              <w:spacing w:after="0"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$this-&gt;naturalModuleInformations[$i] = new </w:t>
            </w:r>
          </w:p>
          <w:p w14:paraId="07F05DB1" w14:textId="77777777" w:rsidR="0090432E" w:rsidRPr="00832D7E" w:rsidRDefault="004A30B3">
            <w:pPr>
              <w:spacing w:after="144" w:line="259" w:lineRule="auto"/>
              <w:ind w:left="566" w:right="0" w:firstLine="0"/>
              <w:jc w:val="left"/>
              <w:rPr>
                <w:lang w:val="en-US"/>
              </w:rPr>
            </w:pPr>
            <w:r w:rsidRPr="00832D7E">
              <w:rPr>
                <w:rFonts w:ascii="Courier New" w:eastAsia="Courier New" w:hAnsi="Courier New" w:cs="Courier New"/>
                <w:lang w:val="en-US"/>
              </w:rPr>
              <w:t xml:space="preserve">EmptyNaturalModuleInformation($environments[$i]); </w:t>
            </w:r>
          </w:p>
          <w:p w14:paraId="2B4706C0" w14:textId="77777777" w:rsidR="0090432E" w:rsidRPr="00832D7E" w:rsidRDefault="004A30B3">
            <w:pPr>
              <w:tabs>
                <w:tab w:val="center" w:pos="112"/>
                <w:tab w:val="center" w:pos="678"/>
                <w:tab w:val="center" w:pos="1244"/>
                <w:tab w:val="center" w:pos="1813"/>
                <w:tab w:val="center" w:pos="4823"/>
              </w:tabs>
              <w:spacing w:after="0"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$this-&gt;naturalModuleInformations[$i]-</w:t>
            </w:r>
          </w:p>
          <w:p w14:paraId="5EDAB71C" w14:textId="77777777" w:rsidR="0090432E" w:rsidRPr="00832D7E" w:rsidRDefault="004A30B3">
            <w:pPr>
              <w:spacing w:after="144" w:line="259" w:lineRule="auto"/>
              <w:ind w:left="566" w:right="0" w:firstLine="0"/>
              <w:jc w:val="left"/>
              <w:rPr>
                <w:lang w:val="en-US"/>
              </w:rPr>
            </w:pPr>
            <w:r w:rsidRPr="00832D7E">
              <w:rPr>
                <w:rFonts w:ascii="Courier New" w:eastAsia="Courier New" w:hAnsi="Courier New" w:cs="Courier New"/>
                <w:lang w:val="en-US"/>
              </w:rPr>
              <w:t xml:space="preserve">&gt;setSourceSign(self::SIGN_CREATE); </w:t>
            </w:r>
          </w:p>
          <w:p w14:paraId="07AF9254" w14:textId="77777777" w:rsidR="0090432E" w:rsidRPr="00832D7E" w:rsidRDefault="004A30B3">
            <w:pPr>
              <w:tabs>
                <w:tab w:val="center" w:pos="112"/>
                <w:tab w:val="center" w:pos="678"/>
                <w:tab w:val="center" w:pos="1244"/>
                <w:tab w:val="center" w:pos="1879"/>
              </w:tabs>
              <w:spacing w:after="145"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p>
          <w:p w14:paraId="758D5C3B" w14:textId="77777777" w:rsidR="0090432E" w:rsidRPr="00832D7E" w:rsidRDefault="004A30B3">
            <w:pPr>
              <w:tabs>
                <w:tab w:val="center" w:pos="112"/>
                <w:tab w:val="center" w:pos="678"/>
                <w:tab w:val="center" w:pos="1311"/>
              </w:tabs>
              <w:spacing w:after="144"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p>
          <w:p w14:paraId="4B183AB8" w14:textId="77777777" w:rsidR="0090432E" w:rsidRPr="00832D7E" w:rsidRDefault="004A30B3">
            <w:pPr>
              <w:tabs>
                <w:tab w:val="center" w:pos="112"/>
                <w:tab w:val="center" w:pos="744"/>
              </w:tabs>
              <w:spacing w:after="142"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14:paraId="7B918546" w14:textId="77777777" w:rsidR="0090432E" w:rsidRPr="00832D7E" w:rsidRDefault="004A30B3">
            <w:pPr>
              <w:spacing w:after="144" w:line="259"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p>
          <w:p w14:paraId="18B2C5DE" w14:textId="77777777" w:rsidR="0090432E" w:rsidRPr="00832D7E" w:rsidRDefault="004A30B3">
            <w:pPr>
              <w:tabs>
                <w:tab w:val="center" w:pos="112"/>
                <w:tab w:val="center" w:pos="3582"/>
              </w:tabs>
              <w:spacing w:after="144" w:line="259" w:lineRule="auto"/>
              <w:ind w:left="0" w:right="0" w:firstLine="0"/>
              <w:jc w:val="left"/>
              <w:rPr>
                <w:lang w:val="en-US"/>
              </w:rPr>
            </w:pPr>
            <w:r w:rsidRPr="00832D7E">
              <w:rPr>
                <w:rFonts w:ascii="Calibri" w:eastAsia="Calibri" w:hAnsi="Calibri" w:cs="Calibri"/>
                <w:lang w:val="en-US"/>
              </w:rPr>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private function containsSourceSign($sign) { </w:t>
            </w:r>
          </w:p>
          <w:p w14:paraId="1D5D9DCF" w14:textId="77777777" w:rsidR="0090432E" w:rsidRPr="00832D7E" w:rsidRDefault="004A30B3">
            <w:pPr>
              <w:spacing w:after="0" w:line="397" w:lineRule="auto"/>
              <w:ind w:left="0" w:right="0" w:firstLine="0"/>
              <w:jc w:val="left"/>
              <w:rPr>
                <w:lang w:val="en-US"/>
              </w:rPr>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foreach($this-&gt;naturalModuleInformations as $information) {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if($information-&gt;getSourceSign() == $sign) { </w:t>
            </w:r>
          </w:p>
          <w:p w14:paraId="2B7BBE9B" w14:textId="77777777" w:rsidR="0090432E" w:rsidRDefault="004A30B3">
            <w:pPr>
              <w:tabs>
                <w:tab w:val="center" w:pos="112"/>
                <w:tab w:val="center" w:pos="678"/>
                <w:tab w:val="center" w:pos="1244"/>
                <w:tab w:val="center" w:pos="1813"/>
                <w:tab w:val="center" w:pos="3172"/>
              </w:tabs>
              <w:spacing w:after="144" w:line="259" w:lineRule="auto"/>
              <w:ind w:left="0" w:right="0" w:firstLine="0"/>
              <w:jc w:val="left"/>
            </w:pPr>
            <w:r w:rsidRPr="00832D7E">
              <w:rPr>
                <w:rFonts w:ascii="Calibri" w:eastAsia="Calibri" w:hAnsi="Calibri" w:cs="Calibri"/>
                <w:lang w:val="en-US"/>
              </w:rPr>
              <w:lastRenderedPageBreak/>
              <w:tab/>
            </w: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r>
            <w:r>
              <w:rPr>
                <w:rFonts w:ascii="Courier New" w:eastAsia="Courier New" w:hAnsi="Courier New" w:cs="Courier New"/>
              </w:rPr>
              <w:t xml:space="preserve">return true; </w:t>
            </w:r>
          </w:p>
          <w:p w14:paraId="454C00D2" w14:textId="77777777" w:rsidR="0090432E" w:rsidRDefault="004A30B3">
            <w:pPr>
              <w:tabs>
                <w:tab w:val="center" w:pos="112"/>
                <w:tab w:val="center" w:pos="678"/>
                <w:tab w:val="center" w:pos="1244"/>
                <w:tab w:val="center" w:pos="1879"/>
              </w:tabs>
              <w:spacing w:after="141" w:line="259" w:lineRule="auto"/>
              <w:ind w:left="0" w:right="0" w:firstLine="0"/>
              <w:jc w:val="left"/>
            </w:pPr>
            <w:r>
              <w:rPr>
                <w:rFonts w:ascii="Calibri" w:eastAsia="Calibri" w:hAnsi="Calibri" w:cs="Calibri"/>
              </w:rPr>
              <w:tab/>
            </w: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t xml:space="preserve">} </w:t>
            </w:r>
          </w:p>
          <w:p w14:paraId="0FC86131" w14:textId="77777777" w:rsidR="0090432E" w:rsidRDefault="004A30B3">
            <w:pPr>
              <w:tabs>
                <w:tab w:val="center" w:pos="112"/>
                <w:tab w:val="center" w:pos="678"/>
                <w:tab w:val="center" w:pos="1311"/>
              </w:tabs>
              <w:spacing w:after="144" w:line="259" w:lineRule="auto"/>
              <w:ind w:left="0" w:right="0" w:firstLine="0"/>
              <w:jc w:val="left"/>
            </w:pPr>
            <w:r>
              <w:rPr>
                <w:rFonts w:ascii="Calibri" w:eastAsia="Calibri" w:hAnsi="Calibri" w:cs="Calibri"/>
              </w:rPr>
              <w:tab/>
            </w: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 </w:t>
            </w:r>
          </w:p>
          <w:p w14:paraId="154553AB" w14:textId="77777777" w:rsidR="0090432E" w:rsidRDefault="004A30B3">
            <w:pPr>
              <w:tabs>
                <w:tab w:val="center" w:pos="112"/>
                <w:tab w:val="center" w:pos="678"/>
                <w:tab w:val="center" w:pos="2103"/>
              </w:tabs>
              <w:spacing w:after="0" w:line="259" w:lineRule="auto"/>
              <w:ind w:left="0" w:right="0" w:firstLine="0"/>
              <w:jc w:val="left"/>
            </w:pPr>
            <w:r>
              <w:rPr>
                <w:rFonts w:ascii="Calibri" w:eastAsia="Calibri" w:hAnsi="Calibri" w:cs="Calibri"/>
              </w:rPr>
              <w:tab/>
            </w: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return false; </w:t>
            </w:r>
          </w:p>
        </w:tc>
      </w:tr>
      <w:tr w:rsidR="0090432E" w14:paraId="0DBBB08C" w14:textId="77777777">
        <w:trPr>
          <w:trHeight w:val="2553"/>
        </w:trPr>
        <w:tc>
          <w:tcPr>
            <w:tcW w:w="678" w:type="dxa"/>
            <w:tcBorders>
              <w:top w:val="nil"/>
              <w:left w:val="single" w:sz="4" w:space="0" w:color="000000"/>
              <w:bottom w:val="nil"/>
              <w:right w:val="nil"/>
            </w:tcBorders>
            <w:shd w:val="clear" w:color="auto" w:fill="D9D9D9"/>
          </w:tcPr>
          <w:p w14:paraId="795E96FF" w14:textId="77777777" w:rsidR="0090432E" w:rsidRDefault="004A30B3">
            <w:pPr>
              <w:spacing w:after="0" w:line="259" w:lineRule="auto"/>
              <w:ind w:left="112" w:right="396" w:firstLine="0"/>
            </w:pPr>
            <w:r>
              <w:rPr>
                <w:rFonts w:ascii="Courier New" w:eastAsia="Courier New" w:hAnsi="Courier New" w:cs="Courier New"/>
              </w:rPr>
              <w:lastRenderedPageBreak/>
              <w:t xml:space="preserve">       </w:t>
            </w:r>
          </w:p>
        </w:tc>
        <w:tc>
          <w:tcPr>
            <w:tcW w:w="566" w:type="dxa"/>
            <w:tcBorders>
              <w:top w:val="nil"/>
              <w:left w:val="nil"/>
              <w:bottom w:val="nil"/>
              <w:right w:val="nil"/>
            </w:tcBorders>
            <w:shd w:val="clear" w:color="auto" w:fill="D9D9D9"/>
          </w:tcPr>
          <w:p w14:paraId="3CD3BBCF" w14:textId="77777777" w:rsidR="0090432E" w:rsidRDefault="004A30B3">
            <w:pPr>
              <w:spacing w:after="0" w:line="259" w:lineRule="auto"/>
              <w:ind w:left="0" w:right="0" w:firstLine="0"/>
              <w:jc w:val="left"/>
            </w:pPr>
            <w:r>
              <w:rPr>
                <w:rFonts w:ascii="Courier New" w:eastAsia="Courier New" w:hAnsi="Courier New" w:cs="Courier New"/>
              </w:rPr>
              <w:t xml:space="preserve">}  priv     </w:t>
            </w:r>
          </w:p>
        </w:tc>
        <w:tc>
          <w:tcPr>
            <w:tcW w:w="8050" w:type="dxa"/>
            <w:gridSpan w:val="2"/>
            <w:tcBorders>
              <w:top w:val="nil"/>
              <w:left w:val="nil"/>
              <w:bottom w:val="nil"/>
              <w:right w:val="single" w:sz="4" w:space="0" w:color="000000"/>
            </w:tcBorders>
            <w:shd w:val="clear" w:color="auto" w:fill="D9D9D9"/>
            <w:vAlign w:val="bottom"/>
          </w:tcPr>
          <w:p w14:paraId="21D8C1C1" w14:textId="77777777" w:rsidR="0090432E" w:rsidRPr="00832D7E" w:rsidRDefault="004A30B3">
            <w:pPr>
              <w:spacing w:after="99" w:line="259" w:lineRule="auto"/>
              <w:ind w:left="-38" w:right="0" w:firstLine="0"/>
              <w:jc w:val="left"/>
              <w:rPr>
                <w:lang w:val="en-US"/>
              </w:rPr>
            </w:pPr>
            <w:r w:rsidRPr="00832D7E">
              <w:rPr>
                <w:rFonts w:ascii="Courier New" w:eastAsia="Courier New" w:hAnsi="Courier New" w:cs="Courier New"/>
                <w:lang w:val="en-US"/>
              </w:rPr>
              <w:t xml:space="preserve">ate function containsCatalogSign($sign) { </w:t>
            </w:r>
          </w:p>
          <w:p w14:paraId="138DBC84" w14:textId="77777777" w:rsidR="0090432E" w:rsidRPr="00832D7E" w:rsidRDefault="004A30B3">
            <w:pPr>
              <w:spacing w:after="1" w:line="396" w:lineRule="auto"/>
              <w:ind w:left="0" w:right="223" w:firstLine="0"/>
              <w:jc w:val="left"/>
              <w:rPr>
                <w:lang w:val="en-US"/>
              </w:rPr>
            </w:pPr>
            <w:r w:rsidRPr="00832D7E">
              <w:rPr>
                <w:rFonts w:ascii="Courier New" w:eastAsia="Courier New" w:hAnsi="Courier New" w:cs="Courier New"/>
                <w:lang w:val="en-US"/>
              </w:rPr>
              <w:t xml:space="preserve">foreach($this-&gt;naturalModuleInformations as $information) {  </w:t>
            </w:r>
            <w:r w:rsidRPr="00832D7E">
              <w:rPr>
                <w:rFonts w:ascii="Courier New" w:eastAsia="Courier New" w:hAnsi="Courier New" w:cs="Courier New"/>
                <w:lang w:val="en-US"/>
              </w:rPr>
              <w:tab/>
              <w:t xml:space="preserve">if($information-&gt;getCatalogSign() == $sign) {  </w:t>
            </w:r>
            <w:r w:rsidRPr="00832D7E">
              <w:rPr>
                <w:rFonts w:ascii="Courier New" w:eastAsia="Courier New" w:hAnsi="Courier New" w:cs="Courier New"/>
                <w:lang w:val="en-US"/>
              </w:rPr>
              <w:tab/>
              <w:t xml:space="preserve"> </w:t>
            </w:r>
            <w:r w:rsidRPr="00832D7E">
              <w:rPr>
                <w:rFonts w:ascii="Courier New" w:eastAsia="Courier New" w:hAnsi="Courier New" w:cs="Courier New"/>
                <w:lang w:val="en-US"/>
              </w:rPr>
              <w:tab/>
              <w:t xml:space="preserve">return true; </w:t>
            </w:r>
          </w:p>
          <w:p w14:paraId="3F85DEA8" w14:textId="77777777" w:rsidR="0090432E" w:rsidRDefault="004A30B3">
            <w:pPr>
              <w:tabs>
                <w:tab w:val="center" w:pos="635"/>
              </w:tabs>
              <w:spacing w:after="0" w:line="259" w:lineRule="auto"/>
              <w:ind w:left="0" w:right="0" w:firstLine="0"/>
              <w:jc w:val="left"/>
            </w:pPr>
            <w:r w:rsidRPr="00832D7E">
              <w:rPr>
                <w:rFonts w:ascii="Courier New" w:eastAsia="Courier New" w:hAnsi="Courier New" w:cs="Courier New"/>
                <w:lang w:val="en-US"/>
              </w:rPr>
              <w:t xml:space="preserve"> </w:t>
            </w:r>
            <w:r w:rsidRPr="00832D7E">
              <w:rPr>
                <w:rFonts w:ascii="Courier New" w:eastAsia="Courier New" w:hAnsi="Courier New" w:cs="Courier New"/>
                <w:lang w:val="en-US"/>
              </w:rPr>
              <w:tab/>
            </w:r>
            <w:r>
              <w:rPr>
                <w:rFonts w:ascii="Courier New" w:eastAsia="Courier New" w:hAnsi="Courier New" w:cs="Courier New"/>
              </w:rPr>
              <w:t xml:space="preserve">} </w:t>
            </w:r>
          </w:p>
        </w:tc>
      </w:tr>
      <w:tr w:rsidR="0090432E" w14:paraId="766FF4AA" w14:textId="77777777">
        <w:trPr>
          <w:trHeight w:val="740"/>
        </w:trPr>
        <w:tc>
          <w:tcPr>
            <w:tcW w:w="678" w:type="dxa"/>
            <w:tcBorders>
              <w:top w:val="nil"/>
              <w:left w:val="single" w:sz="4" w:space="0" w:color="000000"/>
              <w:bottom w:val="nil"/>
              <w:right w:val="nil"/>
            </w:tcBorders>
            <w:shd w:val="clear" w:color="auto" w:fill="D9D9D9"/>
          </w:tcPr>
          <w:p w14:paraId="74709258" w14:textId="77777777" w:rsidR="0090432E" w:rsidRDefault="004A30B3">
            <w:pPr>
              <w:spacing w:after="100" w:line="259" w:lineRule="auto"/>
              <w:ind w:left="112" w:right="0" w:firstLine="0"/>
              <w:jc w:val="left"/>
            </w:pPr>
            <w:r>
              <w:rPr>
                <w:rFonts w:ascii="Courier New" w:eastAsia="Courier New" w:hAnsi="Courier New" w:cs="Courier New"/>
              </w:rPr>
              <w:t xml:space="preserve"> </w:t>
            </w:r>
          </w:p>
          <w:p w14:paraId="1DAB2F9C" w14:textId="77777777" w:rsidR="0090432E" w:rsidRDefault="004A30B3">
            <w:pPr>
              <w:spacing w:after="0" w:line="259" w:lineRule="auto"/>
              <w:ind w:left="112" w:right="0" w:firstLine="0"/>
              <w:jc w:val="left"/>
            </w:pPr>
            <w:r>
              <w:rPr>
                <w:rFonts w:ascii="Courier New" w:eastAsia="Courier New" w:hAnsi="Courier New" w:cs="Courier New"/>
              </w:rPr>
              <w:t xml:space="preserve"> </w:t>
            </w:r>
          </w:p>
        </w:tc>
        <w:tc>
          <w:tcPr>
            <w:tcW w:w="566" w:type="dxa"/>
            <w:tcBorders>
              <w:top w:val="nil"/>
              <w:left w:val="nil"/>
              <w:bottom w:val="nil"/>
              <w:right w:val="nil"/>
            </w:tcBorders>
            <w:shd w:val="clear" w:color="auto" w:fill="D9D9D9"/>
          </w:tcPr>
          <w:p w14:paraId="4B4E2E0A" w14:textId="77777777" w:rsidR="0090432E" w:rsidRDefault="004A30B3">
            <w:pPr>
              <w:spacing w:after="100" w:line="259" w:lineRule="auto"/>
              <w:ind w:left="0" w:right="0" w:firstLine="0"/>
              <w:jc w:val="left"/>
            </w:pPr>
            <w:r>
              <w:rPr>
                <w:rFonts w:ascii="Courier New" w:eastAsia="Courier New" w:hAnsi="Courier New" w:cs="Courier New"/>
              </w:rPr>
              <w:t xml:space="preserve"> </w:t>
            </w:r>
          </w:p>
          <w:p w14:paraId="11492295" w14:textId="77777777" w:rsidR="0090432E" w:rsidRDefault="004A30B3">
            <w:pPr>
              <w:spacing w:after="0" w:line="259" w:lineRule="auto"/>
              <w:ind w:left="0" w:right="0" w:firstLine="0"/>
              <w:jc w:val="left"/>
            </w:pPr>
            <w:r>
              <w:rPr>
                <w:rFonts w:ascii="Courier New" w:eastAsia="Courier New" w:hAnsi="Courier New" w:cs="Courier New"/>
              </w:rPr>
              <w:t xml:space="preserve"> </w:t>
            </w:r>
          </w:p>
        </w:tc>
        <w:tc>
          <w:tcPr>
            <w:tcW w:w="569" w:type="dxa"/>
            <w:tcBorders>
              <w:top w:val="nil"/>
              <w:left w:val="nil"/>
              <w:bottom w:val="nil"/>
              <w:right w:val="nil"/>
            </w:tcBorders>
            <w:shd w:val="clear" w:color="auto" w:fill="D9D9D9"/>
          </w:tcPr>
          <w:p w14:paraId="3DC065A7" w14:textId="77777777" w:rsidR="0090432E" w:rsidRDefault="004A30B3">
            <w:pPr>
              <w:spacing w:after="0" w:line="259" w:lineRule="auto"/>
              <w:ind w:left="0" w:right="0" w:firstLine="0"/>
              <w:jc w:val="left"/>
            </w:pPr>
            <w:r>
              <w:rPr>
                <w:rFonts w:ascii="Courier New" w:eastAsia="Courier New" w:hAnsi="Courier New" w:cs="Courier New"/>
              </w:rPr>
              <w:t>} retu</w:t>
            </w:r>
          </w:p>
        </w:tc>
        <w:tc>
          <w:tcPr>
            <w:tcW w:w="7481" w:type="dxa"/>
            <w:tcBorders>
              <w:top w:val="nil"/>
              <w:left w:val="nil"/>
              <w:bottom w:val="nil"/>
              <w:right w:val="single" w:sz="4" w:space="0" w:color="000000"/>
            </w:tcBorders>
            <w:shd w:val="clear" w:color="auto" w:fill="D9D9D9"/>
            <w:vAlign w:val="bottom"/>
          </w:tcPr>
          <w:p w14:paraId="19088200" w14:textId="77777777" w:rsidR="0090432E" w:rsidRDefault="004A30B3">
            <w:pPr>
              <w:spacing w:after="0" w:line="259" w:lineRule="auto"/>
              <w:ind w:left="-41" w:right="0" w:firstLine="0"/>
              <w:jc w:val="left"/>
            </w:pPr>
            <w:r>
              <w:rPr>
                <w:rFonts w:ascii="Courier New" w:eastAsia="Courier New" w:hAnsi="Courier New" w:cs="Courier New"/>
              </w:rPr>
              <w:t xml:space="preserve">rn false; </w:t>
            </w:r>
          </w:p>
        </w:tc>
      </w:tr>
      <w:tr w:rsidR="0090432E" w14:paraId="0F5EDC82" w14:textId="77777777">
        <w:trPr>
          <w:trHeight w:val="674"/>
        </w:trPr>
        <w:tc>
          <w:tcPr>
            <w:tcW w:w="678" w:type="dxa"/>
            <w:tcBorders>
              <w:top w:val="nil"/>
              <w:left w:val="single" w:sz="4" w:space="0" w:color="000000"/>
              <w:bottom w:val="single" w:sz="4" w:space="0" w:color="000000"/>
              <w:right w:val="nil"/>
            </w:tcBorders>
            <w:shd w:val="clear" w:color="auto" w:fill="D9D9D9"/>
          </w:tcPr>
          <w:p w14:paraId="400A2694" w14:textId="77777777" w:rsidR="0090432E" w:rsidRDefault="004A30B3">
            <w:pPr>
              <w:spacing w:after="101" w:line="259" w:lineRule="auto"/>
              <w:ind w:left="112" w:right="0" w:firstLine="0"/>
              <w:jc w:val="left"/>
            </w:pPr>
            <w:r>
              <w:rPr>
                <w:rFonts w:ascii="Courier New" w:eastAsia="Courier New" w:hAnsi="Courier New" w:cs="Courier New"/>
              </w:rPr>
              <w:t xml:space="preserve"> </w:t>
            </w:r>
          </w:p>
          <w:p w14:paraId="6076C951" w14:textId="77777777" w:rsidR="0090432E" w:rsidRDefault="004A30B3">
            <w:pPr>
              <w:spacing w:after="0" w:line="259" w:lineRule="auto"/>
              <w:ind w:left="112" w:right="0" w:firstLine="0"/>
              <w:jc w:val="left"/>
            </w:pPr>
            <w:r>
              <w:rPr>
                <w:rFonts w:ascii="Courier New" w:eastAsia="Courier New" w:hAnsi="Courier New" w:cs="Courier New"/>
              </w:rPr>
              <w:t xml:space="preserve">} </w:t>
            </w:r>
          </w:p>
        </w:tc>
        <w:tc>
          <w:tcPr>
            <w:tcW w:w="8616" w:type="dxa"/>
            <w:gridSpan w:val="3"/>
            <w:tcBorders>
              <w:top w:val="nil"/>
              <w:left w:val="nil"/>
              <w:bottom w:val="single" w:sz="4" w:space="0" w:color="000000"/>
              <w:right w:val="single" w:sz="4" w:space="0" w:color="000000"/>
            </w:tcBorders>
            <w:shd w:val="clear" w:color="auto" w:fill="D9D9D9"/>
          </w:tcPr>
          <w:p w14:paraId="48160231" w14:textId="77777777" w:rsidR="0090432E" w:rsidRDefault="004A30B3">
            <w:pPr>
              <w:spacing w:after="0" w:line="259" w:lineRule="auto"/>
              <w:ind w:left="0" w:right="0" w:firstLine="0"/>
              <w:jc w:val="left"/>
            </w:pPr>
            <w:r>
              <w:rPr>
                <w:rFonts w:ascii="Courier New" w:eastAsia="Courier New" w:hAnsi="Courier New" w:cs="Courier New"/>
              </w:rPr>
              <w:t xml:space="preserve">}  </w:t>
            </w:r>
          </w:p>
        </w:tc>
      </w:tr>
    </w:tbl>
    <w:p w14:paraId="453E1E60" w14:textId="77777777" w:rsidR="0090432E" w:rsidRDefault="004A30B3">
      <w:pPr>
        <w:spacing w:after="317" w:line="259" w:lineRule="auto"/>
        <w:ind w:left="0" w:right="91" w:firstLine="0"/>
        <w:jc w:val="center"/>
      </w:pPr>
      <w:r>
        <w:rPr>
          <w:b/>
          <w:color w:val="1F4E79"/>
          <w:sz w:val="18"/>
        </w:rPr>
        <w:t xml:space="preserve">Listing 2: Klasse </w:t>
      </w:r>
      <w:r>
        <w:rPr>
          <w:rFonts w:ascii="Courier New" w:eastAsia="Courier New" w:hAnsi="Courier New" w:cs="Courier New"/>
          <w:b/>
          <w:sz w:val="18"/>
          <w:shd w:val="clear" w:color="auto" w:fill="D9D9D9"/>
        </w:rPr>
        <w:t>ComparedNaturalModuleInformation</w:t>
      </w:r>
      <w:r>
        <w:rPr>
          <w:b/>
          <w:color w:val="1F4E79"/>
          <w:sz w:val="18"/>
        </w:rPr>
        <w:t xml:space="preserve"> </w:t>
      </w:r>
    </w:p>
    <w:p w14:paraId="7B2016B9" w14:textId="77777777" w:rsidR="0090432E" w:rsidRDefault="004A30B3">
      <w:pPr>
        <w:spacing w:after="52" w:line="259" w:lineRule="auto"/>
        <w:ind w:left="-5" w:right="0"/>
        <w:jc w:val="left"/>
      </w:pPr>
      <w:r>
        <w:rPr>
          <w:b/>
          <w:color w:val="1F4E79"/>
          <w:sz w:val="26"/>
        </w:rPr>
        <w:t xml:space="preserve">A12 Klassendiagramm </w:t>
      </w:r>
    </w:p>
    <w:p w14:paraId="1914ACD9" w14:textId="77777777" w:rsidR="0090432E" w:rsidRDefault="004A30B3">
      <w:pPr>
        <w:spacing w:after="52" w:line="259" w:lineRule="auto"/>
        <w:ind w:left="-1" w:right="31" w:firstLine="0"/>
        <w:jc w:val="right"/>
      </w:pPr>
      <w:r>
        <w:rPr>
          <w:noProof/>
        </w:rPr>
        <w:drawing>
          <wp:inline distT="0" distB="0" distL="0" distR="0" wp14:anchorId="430F0504" wp14:editId="32403FDF">
            <wp:extent cx="5758180" cy="4436110"/>
            <wp:effectExtent l="0" t="0" r="0" b="0"/>
            <wp:docPr id="17649" name="Picture 17649"/>
            <wp:cNvGraphicFramePr/>
            <a:graphic xmlns:a="http://schemas.openxmlformats.org/drawingml/2006/main">
              <a:graphicData uri="http://schemas.openxmlformats.org/drawingml/2006/picture">
                <pic:pic xmlns:pic="http://schemas.openxmlformats.org/drawingml/2006/picture">
                  <pic:nvPicPr>
                    <pic:cNvPr id="17649" name="Picture 17649"/>
                    <pic:cNvPicPr/>
                  </pic:nvPicPr>
                  <pic:blipFill>
                    <a:blip r:embed="rId60"/>
                    <a:stretch>
                      <a:fillRect/>
                    </a:stretch>
                  </pic:blipFill>
                  <pic:spPr>
                    <a:xfrm>
                      <a:off x="0" y="0"/>
                      <a:ext cx="5758180" cy="4436110"/>
                    </a:xfrm>
                    <a:prstGeom prst="rect">
                      <a:avLst/>
                    </a:prstGeom>
                  </pic:spPr>
                </pic:pic>
              </a:graphicData>
            </a:graphic>
          </wp:inline>
        </w:drawing>
      </w:r>
      <w:r>
        <w:t xml:space="preserve"> </w:t>
      </w:r>
    </w:p>
    <w:p w14:paraId="4937BB33" w14:textId="77777777" w:rsidR="0090432E" w:rsidRDefault="004A30B3" w:rsidP="003634CA">
      <w:pPr>
        <w:pStyle w:val="AbbildungH1"/>
      </w:pPr>
      <w:bookmarkStart w:id="183" w:name="_Toc129262015"/>
      <w:bookmarkStart w:id="184" w:name="_Toc129263603"/>
      <w:bookmarkStart w:id="185" w:name="_Toc129263770"/>
      <w:r>
        <w:t>Abbildung 11: Klassendiagramm</w:t>
      </w:r>
      <w:bookmarkEnd w:id="183"/>
      <w:bookmarkEnd w:id="184"/>
      <w:bookmarkEnd w:id="185"/>
      <w:r>
        <w:t xml:space="preserve"> </w:t>
      </w:r>
    </w:p>
    <w:p w14:paraId="7A158078" w14:textId="77777777" w:rsidR="0090432E" w:rsidRDefault="004A30B3">
      <w:pPr>
        <w:spacing w:after="55" w:line="259" w:lineRule="auto"/>
        <w:ind w:left="-5" w:right="0"/>
        <w:jc w:val="left"/>
      </w:pPr>
      <w:r>
        <w:rPr>
          <w:b/>
          <w:color w:val="1F4E79"/>
          <w:sz w:val="26"/>
        </w:rPr>
        <w:t xml:space="preserve">A13 Benutzerdokumentation (Auszug) </w:t>
      </w:r>
    </w:p>
    <w:p w14:paraId="25EE7FD8" w14:textId="77777777" w:rsidR="0090432E" w:rsidRDefault="004A30B3">
      <w:pPr>
        <w:spacing w:after="52" w:line="259" w:lineRule="auto"/>
        <w:ind w:left="-1" w:right="10" w:firstLine="0"/>
        <w:jc w:val="right"/>
      </w:pPr>
      <w:r>
        <w:rPr>
          <w:noProof/>
        </w:rPr>
        <w:lastRenderedPageBreak/>
        <w:drawing>
          <wp:inline distT="0" distB="0" distL="0" distR="0" wp14:anchorId="65DF2A8C" wp14:editId="3D702336">
            <wp:extent cx="5771516" cy="3043555"/>
            <wp:effectExtent l="0" t="0" r="0" b="0"/>
            <wp:docPr id="17690" name="Picture 17690"/>
            <wp:cNvGraphicFramePr/>
            <a:graphic xmlns:a="http://schemas.openxmlformats.org/drawingml/2006/main">
              <a:graphicData uri="http://schemas.openxmlformats.org/drawingml/2006/picture">
                <pic:pic xmlns:pic="http://schemas.openxmlformats.org/drawingml/2006/picture">
                  <pic:nvPicPr>
                    <pic:cNvPr id="17690" name="Picture 17690"/>
                    <pic:cNvPicPr/>
                  </pic:nvPicPr>
                  <pic:blipFill>
                    <a:blip r:embed="rId61"/>
                    <a:stretch>
                      <a:fillRect/>
                    </a:stretch>
                  </pic:blipFill>
                  <pic:spPr>
                    <a:xfrm>
                      <a:off x="0" y="0"/>
                      <a:ext cx="5771516" cy="3043555"/>
                    </a:xfrm>
                    <a:prstGeom prst="rect">
                      <a:avLst/>
                    </a:prstGeom>
                  </pic:spPr>
                </pic:pic>
              </a:graphicData>
            </a:graphic>
          </wp:inline>
        </w:drawing>
      </w:r>
      <w:r>
        <w:t xml:space="preserve"> </w:t>
      </w:r>
    </w:p>
    <w:p w14:paraId="49AB4BDF" w14:textId="77777777" w:rsidR="0090432E" w:rsidRDefault="004A30B3" w:rsidP="003634CA">
      <w:pPr>
        <w:pStyle w:val="AbbildungH1"/>
      </w:pPr>
      <w:bookmarkStart w:id="186" w:name="_Toc129262016"/>
      <w:bookmarkStart w:id="187" w:name="_Toc129263604"/>
      <w:bookmarkStart w:id="188" w:name="_Toc129263771"/>
      <w:r>
        <w:t>Abbildung 12: Auszug aus der Benutzerdokumentation</w:t>
      </w:r>
      <w:bookmarkEnd w:id="186"/>
      <w:bookmarkEnd w:id="187"/>
      <w:bookmarkEnd w:id="188"/>
      <w:r>
        <w:t xml:space="preserve"> </w:t>
      </w:r>
    </w:p>
    <w:sectPr w:rsidR="0090432E">
      <w:headerReference w:type="even" r:id="rId62"/>
      <w:headerReference w:type="default" r:id="rId63"/>
      <w:footerReference w:type="even" r:id="rId64"/>
      <w:footerReference w:type="default" r:id="rId65"/>
      <w:headerReference w:type="first" r:id="rId66"/>
      <w:footerReference w:type="first" r:id="rId67"/>
      <w:pgSz w:w="11906" w:h="16838"/>
      <w:pgMar w:top="2167" w:right="1326" w:bottom="1356" w:left="1419" w:header="285" w:footer="738" w:gutter="0"/>
      <w:pgNumType w:fmt="lowerRoman"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chuberth, Paul Nikolaus" w:date="2023-04-07T20:28:00Z" w:initials="PS">
    <w:p w14:paraId="00914D92" w14:textId="77777777" w:rsidR="001A477E" w:rsidRDefault="001A477E" w:rsidP="0063182C">
      <w:pPr>
        <w:jc w:val="left"/>
      </w:pPr>
      <w:r>
        <w:rPr>
          <w:rStyle w:val="CommentReference"/>
        </w:rPr>
        <w:annotationRef/>
      </w:r>
      <w:r>
        <w:rPr>
          <w:sz w:val="20"/>
          <w:szCs w:val="20"/>
        </w:rPr>
        <w:t>Keine Ahnung ob es für diese Änderung zu spät ist oder nicht…</w:t>
      </w:r>
    </w:p>
  </w:comment>
  <w:comment w:id="16" w:author="Schuberth, Paul Nikolaus" w:date="2023-04-07T21:09:00Z" w:initials="PS">
    <w:p w14:paraId="047F4717" w14:textId="77777777" w:rsidR="00CC55B6" w:rsidRDefault="00CC55B6" w:rsidP="0025782A">
      <w:pPr>
        <w:jc w:val="left"/>
      </w:pPr>
      <w:r>
        <w:rPr>
          <w:rStyle w:val="CommentReference"/>
        </w:rPr>
        <w:annotationRef/>
      </w:r>
      <w:r>
        <w:rPr>
          <w:sz w:val="20"/>
          <w:szCs w:val="20"/>
        </w:rPr>
        <w:t>Würde hier noch auf das AcPP Projekt eingehen. Der aktuelle Zustand dieses Projekts ist ja auch die Motivation für dein Abschlussprojekt.</w:t>
      </w:r>
    </w:p>
  </w:comment>
  <w:comment w:id="23" w:author="Schuberth, Paul Nikolaus" w:date="2023-04-07T20:32:00Z" w:initials="PS">
    <w:p w14:paraId="2646BA7A" w14:textId="5587B157" w:rsidR="00800DEF" w:rsidRDefault="00800DEF" w:rsidP="000A3BFD">
      <w:pPr>
        <w:jc w:val="left"/>
      </w:pPr>
      <w:r>
        <w:rPr>
          <w:rStyle w:val="CommentReference"/>
        </w:rPr>
        <w:annotationRef/>
      </w:r>
      <w:r>
        <w:rPr>
          <w:sz w:val="20"/>
          <w:szCs w:val="20"/>
        </w:rPr>
        <w:t>Hier ist die Formatierung plötzlich anders!? Ignoriere ich für den Rest der Doku</w:t>
      </w:r>
    </w:p>
  </w:comment>
  <w:comment w:id="25" w:author="Schuberth, Paul Nikolaus" w:date="2023-04-07T20:36:00Z" w:initials="PS">
    <w:p w14:paraId="7DD71CF2" w14:textId="77777777" w:rsidR="00800DEF" w:rsidRDefault="00800DEF" w:rsidP="00A06A62">
      <w:pPr>
        <w:jc w:val="left"/>
      </w:pPr>
      <w:r>
        <w:rPr>
          <w:rStyle w:val="CommentReference"/>
        </w:rPr>
        <w:annotationRef/>
      </w:r>
      <w:r>
        <w:rPr>
          <w:sz w:val="20"/>
          <w:szCs w:val="20"/>
        </w:rPr>
        <w:t>Hier braucht es eine Erklärung was ein Fragment und eine View ist.</w:t>
      </w:r>
    </w:p>
    <w:p w14:paraId="407E7CC8" w14:textId="77777777" w:rsidR="00800DEF" w:rsidRDefault="00800DEF" w:rsidP="00A06A62">
      <w:pPr>
        <w:jc w:val="left"/>
      </w:pPr>
    </w:p>
    <w:p w14:paraId="3C385810" w14:textId="77777777" w:rsidR="00800DEF" w:rsidRDefault="00800DEF" w:rsidP="00A06A62">
      <w:pPr>
        <w:jc w:val="left"/>
      </w:pPr>
      <w:r>
        <w:rPr>
          <w:sz w:val="20"/>
          <w:szCs w:val="20"/>
        </w:rPr>
        <w:t xml:space="preserve">Wenn das jemand ohne Android Dev Erfahrung liest, versteht die Person nur 🚉 </w:t>
      </w:r>
    </w:p>
  </w:comment>
  <w:comment w:id="26" w:author="Schuberth, Paul Nikolaus" w:date="2023-04-07T20:39:00Z" w:initials="PS">
    <w:p w14:paraId="520F261A" w14:textId="77777777" w:rsidR="00800DEF" w:rsidRDefault="00800DEF" w:rsidP="00F7760D">
      <w:pPr>
        <w:jc w:val="left"/>
      </w:pPr>
      <w:r>
        <w:rPr>
          <w:rStyle w:val="CommentReference"/>
        </w:rPr>
        <w:annotationRef/>
      </w:r>
      <w:r>
        <w:rPr>
          <w:sz w:val="20"/>
          <w:szCs w:val="20"/>
        </w:rPr>
        <w:t>Der Satz war mega verwirrend.</w:t>
      </w:r>
    </w:p>
  </w:comment>
  <w:comment w:id="30" w:author="Schuberth, Paul Nikolaus" w:date="2023-04-07T20:42:00Z" w:initials="PS">
    <w:p w14:paraId="071A381E" w14:textId="77777777" w:rsidR="00EC0A5F" w:rsidRDefault="00EC0A5F" w:rsidP="009A3A7F">
      <w:pPr>
        <w:jc w:val="left"/>
      </w:pPr>
      <w:r>
        <w:rPr>
          <w:rStyle w:val="CommentReference"/>
        </w:rPr>
        <w:annotationRef/>
      </w:r>
      <w:r>
        <w:rPr>
          <w:sz w:val="20"/>
          <w:szCs w:val="20"/>
        </w:rPr>
        <w:t>Und es hat den Vorteil, dass – eine funktionierendes Branching und CI Konzept vorausgesetzt – kein “schlechter” Code gemergt werden kann.</w:t>
      </w:r>
    </w:p>
  </w:comment>
  <w:comment w:id="32" w:author="Schuberth, Paul Nikolaus" w:date="2023-04-07T20:39:00Z" w:initials="PS">
    <w:p w14:paraId="46003424" w14:textId="60019810" w:rsidR="00800DEF" w:rsidRDefault="00800DEF" w:rsidP="00CC3AD9">
      <w:pPr>
        <w:jc w:val="left"/>
      </w:pPr>
      <w:r>
        <w:rPr>
          <w:rStyle w:val="CommentReference"/>
        </w:rPr>
        <w:annotationRef/>
      </w:r>
      <w:r>
        <w:rPr>
          <w:sz w:val="20"/>
          <w:szCs w:val="20"/>
        </w:rPr>
        <w:t>Meinst du hier Konsistenz?</w:t>
      </w:r>
    </w:p>
  </w:comment>
  <w:comment w:id="35" w:author="Schuberth, Paul Nikolaus" w:date="2023-04-07T20:44:00Z" w:initials="PS">
    <w:p w14:paraId="429C370A" w14:textId="77777777" w:rsidR="00EC0A5F" w:rsidRDefault="00EC0A5F" w:rsidP="00316158">
      <w:pPr>
        <w:jc w:val="left"/>
      </w:pPr>
      <w:r>
        <w:rPr>
          <w:rStyle w:val="CommentReference"/>
        </w:rPr>
        <w:annotationRef/>
      </w:r>
      <w:r>
        <w:rPr>
          <w:sz w:val="20"/>
          <w:szCs w:val="20"/>
        </w:rPr>
        <w:t>Du schreibst immer wieder “Projektintegrität”. Was meinst du damit? Das musst du vermutlich erklären.</w:t>
      </w:r>
    </w:p>
  </w:comment>
  <w:comment w:id="41" w:author="Schuberth, Paul Nikolaus" w:date="2023-04-07T20:45:00Z" w:initials="PS">
    <w:p w14:paraId="6DDF2C7A" w14:textId="77777777" w:rsidR="00EC0A5F" w:rsidRDefault="00EC0A5F" w:rsidP="007B3121">
      <w:pPr>
        <w:jc w:val="left"/>
      </w:pPr>
      <w:r>
        <w:rPr>
          <w:rStyle w:val="CommentReference"/>
        </w:rPr>
        <w:annotationRef/>
      </w:r>
      <w:r>
        <w:rPr>
          <w:sz w:val="20"/>
          <w:szCs w:val="20"/>
        </w:rPr>
        <w:t>Was ist ein “Library Tool”?</w:t>
      </w:r>
    </w:p>
  </w:comment>
  <w:comment w:id="44" w:author="Schuberth, Paul Nikolaus" w:date="2023-04-07T20:46:00Z" w:initials="PS">
    <w:p w14:paraId="7672D13A" w14:textId="77777777" w:rsidR="00AF005D" w:rsidRDefault="00EC0A5F" w:rsidP="00060289">
      <w:pPr>
        <w:jc w:val="left"/>
      </w:pPr>
      <w:r>
        <w:rPr>
          <w:rStyle w:val="CommentReference"/>
        </w:rPr>
        <w:annotationRef/>
      </w:r>
      <w:r w:rsidR="00AF005D">
        <w:rPr>
          <w:sz w:val="20"/>
          <w:szCs w:val="20"/>
        </w:rPr>
        <w:t>Das ist falsch! Es wird als Teil des Buildprozesses von Gradle aufgerufen. Das kann in Android Studio, VS Code, im Terminal oder sonstwo. Genau das schreibst du sogar im nächsten Satz.</w:t>
      </w:r>
    </w:p>
  </w:comment>
  <w:comment w:id="74" w:author="Schuberth, Paul Nikolaus" w:date="2023-04-07T20:59:00Z" w:initials="PS">
    <w:p w14:paraId="3A7C6642" w14:textId="77777777" w:rsidR="009F64F2" w:rsidRDefault="009F64F2" w:rsidP="00AC67D1">
      <w:pPr>
        <w:jc w:val="left"/>
      </w:pPr>
      <w:r>
        <w:rPr>
          <w:rStyle w:val="CommentReference"/>
        </w:rPr>
        <w:annotationRef/>
      </w:r>
      <w:r>
        <w:rPr>
          <w:sz w:val="20"/>
          <w:szCs w:val="20"/>
        </w:rPr>
        <w:t xml:space="preserve">Kommt mir ein bisschen komisch vor, hier nur auf den Anhang zu verweisen. </w:t>
      </w:r>
    </w:p>
    <w:p w14:paraId="516BD209" w14:textId="77777777" w:rsidR="009F64F2" w:rsidRDefault="009F64F2" w:rsidP="00AC67D1">
      <w:pPr>
        <w:jc w:val="left"/>
      </w:pPr>
    </w:p>
    <w:p w14:paraId="2E89FD18" w14:textId="77777777" w:rsidR="009F64F2" w:rsidRDefault="009F64F2" w:rsidP="00AC67D1">
      <w:pPr>
        <w:jc w:val="left"/>
      </w:pPr>
      <w:r>
        <w:rPr>
          <w:sz w:val="20"/>
          <w:szCs w:val="20"/>
        </w:rPr>
        <w:t>Außerdem: Auch Ressourcen die vor dem Beginn dieses konkreten Projekts schon zur Verfügung standen, müssten irgendwie in die Kostenkalkulation einfließen.</w:t>
      </w:r>
    </w:p>
  </w:comment>
  <w:comment w:id="79" w:author="Schuberth, Paul Nikolaus" w:date="2023-04-07T21:03:00Z" w:initials="PS">
    <w:p w14:paraId="16071334" w14:textId="77777777" w:rsidR="009F64F2" w:rsidRDefault="009F64F2" w:rsidP="007502B1">
      <w:pPr>
        <w:jc w:val="left"/>
      </w:pPr>
      <w:r>
        <w:rPr>
          <w:rStyle w:val="CommentReference"/>
        </w:rPr>
        <w:annotationRef/>
      </w:r>
      <w:r>
        <w:rPr>
          <w:sz w:val="20"/>
          <w:szCs w:val="20"/>
        </w:rPr>
        <w:t xml:space="preserve">Ja, wenn die Planung zu Beginn entsprechend gut und detailliert ist </w:t>
      </w:r>
    </w:p>
  </w:comment>
  <w:comment w:id="82" w:author="Schuberth, Paul Nikolaus" w:date="2023-04-07T21:03:00Z" w:initials="PS">
    <w:p w14:paraId="44D7A827" w14:textId="77777777" w:rsidR="009F64F2" w:rsidRDefault="009F64F2" w:rsidP="00BE4988">
      <w:pPr>
        <w:jc w:val="left"/>
      </w:pPr>
      <w:r>
        <w:rPr>
          <w:rStyle w:val="CommentReference"/>
        </w:rPr>
        <w:annotationRef/>
      </w:r>
      <w:r>
        <w:rPr>
          <w:sz w:val="20"/>
          <w:szCs w:val="20"/>
        </w:rPr>
        <w:t>am Ende? Passt das zum Wasserfall?</w:t>
      </w:r>
    </w:p>
  </w:comment>
  <w:comment w:id="89" w:author="Schuberth, Paul Nikolaus" w:date="2023-04-07T21:05:00Z" w:initials="PS">
    <w:p w14:paraId="74BB965D" w14:textId="77777777" w:rsidR="00CC55B6" w:rsidRDefault="00CC55B6" w:rsidP="00D214FF">
      <w:pPr>
        <w:jc w:val="left"/>
      </w:pPr>
      <w:r>
        <w:rPr>
          <w:rStyle w:val="CommentReference"/>
        </w:rPr>
        <w:annotationRef/>
      </w:r>
      <w:r>
        <w:rPr>
          <w:sz w:val="20"/>
          <w:szCs w:val="20"/>
        </w:rPr>
        <w:t>Und das wird auch so bleiben. Dafür ist CGI zu groß. Ich glaube es ist besser, hier erstmal nur das Audi Projekt zu betrachten,</w:t>
      </w:r>
    </w:p>
  </w:comment>
  <w:comment w:id="102" w:author="Schuberth, Paul Nikolaus" w:date="2023-04-07T21:32:00Z" w:initials="PS">
    <w:p w14:paraId="2435075E" w14:textId="77777777" w:rsidR="005955E4" w:rsidRDefault="005955E4" w:rsidP="00142EBE">
      <w:pPr>
        <w:jc w:val="left"/>
      </w:pPr>
      <w:r>
        <w:rPr>
          <w:rStyle w:val="CommentReference"/>
        </w:rPr>
        <w:annotationRef/>
      </w:r>
      <w:r>
        <w:rPr>
          <w:sz w:val="20"/>
          <w:szCs w:val="20"/>
        </w:rPr>
        <w:t>Kommt da noch was?</w:t>
      </w:r>
    </w:p>
  </w:comment>
  <w:comment w:id="112" w:author="Schuberth, Paul Nikolaus" w:date="2023-04-07T21:22:00Z" w:initials="PS">
    <w:p w14:paraId="17D7C062" w14:textId="31A47929" w:rsidR="00ED52EF" w:rsidRDefault="00ED52EF" w:rsidP="00D27F5B">
      <w:pPr>
        <w:jc w:val="left"/>
      </w:pPr>
      <w:r>
        <w:rPr>
          <w:rStyle w:val="CommentReference"/>
        </w:rPr>
        <w:annotationRef/>
      </w:r>
      <w:r>
        <w:rPr>
          <w:sz w:val="20"/>
          <w:szCs w:val="20"/>
        </w:rPr>
        <w:t xml:space="preserve">Tarifvertrag!? Ich glaube kaum :D </w:t>
      </w:r>
    </w:p>
  </w:comment>
  <w:comment w:id="113" w:author="Schuberth, Paul Nikolaus" w:date="2023-04-07T21:21:00Z" w:initials="PS">
    <w:p w14:paraId="2EB1504D" w14:textId="77777777" w:rsidR="005955E4" w:rsidRDefault="00ED52EF" w:rsidP="00B76641">
      <w:pPr>
        <w:jc w:val="left"/>
      </w:pPr>
      <w:r>
        <w:rPr>
          <w:rStyle w:val="CommentReference"/>
        </w:rPr>
        <w:annotationRef/>
      </w:r>
      <w:r w:rsidR="005955E4">
        <w:rPr>
          <w:sz w:val="20"/>
          <w:szCs w:val="20"/>
        </w:rPr>
        <w:t xml:space="preserve">Das sollte am Ende auf jeden Fall auf einer Seite landen, sonst versteht man da glaube ich nichts. </w:t>
      </w:r>
    </w:p>
    <w:p w14:paraId="63627828" w14:textId="77777777" w:rsidR="005955E4" w:rsidRDefault="005955E4" w:rsidP="00B76641">
      <w:pPr>
        <w:jc w:val="left"/>
      </w:pPr>
    </w:p>
    <w:p w14:paraId="468ED182" w14:textId="77777777" w:rsidR="005955E4" w:rsidRDefault="005955E4" w:rsidP="00B76641">
      <w:pPr>
        <w:jc w:val="left"/>
      </w:pPr>
      <w:r>
        <w:rPr>
          <w:sz w:val="20"/>
          <w:szCs w:val="20"/>
        </w:rPr>
        <w:t>Außerdem scheinen die Einheiten noch nicht ganz richtig zu sein.</w:t>
      </w:r>
    </w:p>
  </w:comment>
  <w:comment w:id="114" w:author="Schuberth, Paul Nikolaus" w:date="2023-04-07T21:22:00Z" w:initials="PS">
    <w:p w14:paraId="7BCBE019" w14:textId="01C608D9" w:rsidR="00ED52EF" w:rsidRDefault="00ED52EF" w:rsidP="00CE0564">
      <w:pPr>
        <w:jc w:val="left"/>
      </w:pPr>
      <w:r>
        <w:rPr>
          <w:rStyle w:val="CommentReference"/>
        </w:rPr>
        <w:annotationRef/>
      </w:r>
      <w:r>
        <w:rPr>
          <w:sz w:val="20"/>
          <w:szCs w:val="20"/>
        </w:rPr>
        <w:t>Oben hast du noch von 80h gesprochen</w:t>
      </w:r>
    </w:p>
  </w:comment>
  <w:comment w:id="115" w:author="Schuberth, Paul Nikolaus" w:date="2023-04-07T21:34:00Z" w:initials="PS">
    <w:p w14:paraId="7A35F15E" w14:textId="77777777" w:rsidR="005955E4" w:rsidRDefault="005955E4" w:rsidP="00125924">
      <w:pPr>
        <w:jc w:val="left"/>
      </w:pPr>
      <w:r>
        <w:rPr>
          <w:rStyle w:val="CommentReference"/>
        </w:rPr>
        <w:annotationRef/>
      </w:r>
      <w:r>
        <w:rPr>
          <w:sz w:val="20"/>
          <w:szCs w:val="20"/>
        </w:rPr>
        <w:t>Wo kommen diese Werte her?</w:t>
      </w:r>
    </w:p>
  </w:comment>
  <w:comment w:id="119" w:author="Schuberth, Paul Nikolaus" w:date="2023-04-07T21:35:00Z" w:initials="PS">
    <w:p w14:paraId="662A7A62" w14:textId="77777777" w:rsidR="00D26C19" w:rsidRDefault="00D26C19" w:rsidP="00C60BEA">
      <w:pPr>
        <w:jc w:val="left"/>
      </w:pPr>
      <w:r>
        <w:rPr>
          <w:rStyle w:val="CommentReference"/>
        </w:rPr>
        <w:annotationRef/>
      </w:r>
      <w:r>
        <w:rPr>
          <w:sz w:val="20"/>
          <w:szCs w:val="20"/>
        </w:rPr>
        <w:t>Wie kommst du auf diesen Wert?</w:t>
      </w:r>
    </w:p>
  </w:comment>
  <w:comment w:id="128" w:author="Schuberth, Paul Nikolaus" w:date="2023-04-07T21:41:00Z" w:initials="PS">
    <w:p w14:paraId="12A221C3" w14:textId="77777777" w:rsidR="00D26C19" w:rsidRDefault="00D26C19" w:rsidP="00C44A99">
      <w:pPr>
        <w:jc w:val="left"/>
      </w:pPr>
      <w:r>
        <w:rPr>
          <w:rStyle w:val="CommentReference"/>
        </w:rPr>
        <w:annotationRef/>
      </w:r>
      <w:r>
        <w:rPr>
          <w:sz w:val="20"/>
          <w:szCs w:val="20"/>
        </w:rPr>
        <w:t>Kommt das ganze aus einer Vorlage? Dann musst du höllisch aufpassen, dass da nichts drin bleibt, was da nicht reingehört und, dass du alles ausfüllst, was du brauchst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914D92" w15:done="0"/>
  <w15:commentEx w15:paraId="047F4717" w15:done="0"/>
  <w15:commentEx w15:paraId="2646BA7A" w15:done="0"/>
  <w15:commentEx w15:paraId="3C385810" w15:done="0"/>
  <w15:commentEx w15:paraId="520F261A" w15:done="0"/>
  <w15:commentEx w15:paraId="071A381E" w15:done="0"/>
  <w15:commentEx w15:paraId="46003424" w15:done="0"/>
  <w15:commentEx w15:paraId="429C370A" w15:done="0"/>
  <w15:commentEx w15:paraId="6DDF2C7A" w15:done="0"/>
  <w15:commentEx w15:paraId="7672D13A" w15:done="0"/>
  <w15:commentEx w15:paraId="2E89FD18" w15:done="0"/>
  <w15:commentEx w15:paraId="16071334" w15:done="0"/>
  <w15:commentEx w15:paraId="44D7A827" w15:done="0"/>
  <w15:commentEx w15:paraId="74BB965D" w15:done="0"/>
  <w15:commentEx w15:paraId="2435075E" w15:done="0"/>
  <w15:commentEx w15:paraId="17D7C062" w15:done="0"/>
  <w15:commentEx w15:paraId="468ED182" w15:done="0"/>
  <w15:commentEx w15:paraId="7BCBE019" w15:done="0"/>
  <w15:commentEx w15:paraId="7A35F15E" w15:done="0"/>
  <w15:commentEx w15:paraId="662A7A62" w15:done="0"/>
  <w15:commentEx w15:paraId="12A221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AFB83" w16cex:dateUtc="2023-04-07T18:28:00Z"/>
  <w16cex:commentExtensible w16cex:durableId="27DB04FA" w16cex:dateUtc="2023-04-07T19:09:00Z"/>
  <w16cex:commentExtensible w16cex:durableId="27DAFC4D" w16cex:dateUtc="2023-04-07T18:32:00Z"/>
  <w16cex:commentExtensible w16cex:durableId="27DAFD53" w16cex:dateUtc="2023-04-07T18:36:00Z"/>
  <w16cex:commentExtensible w16cex:durableId="27DAFDFA" w16cex:dateUtc="2023-04-07T18:39:00Z"/>
  <w16cex:commentExtensible w16cex:durableId="27DAFEA2" w16cex:dateUtc="2023-04-07T18:42:00Z"/>
  <w16cex:commentExtensible w16cex:durableId="27DAFE1C" w16cex:dateUtc="2023-04-07T18:39:00Z"/>
  <w16cex:commentExtensible w16cex:durableId="27DAFF2A" w16cex:dateUtc="2023-04-07T18:44:00Z"/>
  <w16cex:commentExtensible w16cex:durableId="27DAFF5B" w16cex:dateUtc="2023-04-07T18:45:00Z"/>
  <w16cex:commentExtensible w16cex:durableId="27DAFFB5" w16cex:dateUtc="2023-04-07T18:46:00Z"/>
  <w16cex:commentExtensible w16cex:durableId="27DB02B3" w16cex:dateUtc="2023-04-07T18:59:00Z"/>
  <w16cex:commentExtensible w16cex:durableId="27DB039C" w16cex:dateUtc="2023-04-07T19:03:00Z"/>
  <w16cex:commentExtensible w16cex:durableId="27DB03B4" w16cex:dateUtc="2023-04-07T19:03:00Z"/>
  <w16cex:commentExtensible w16cex:durableId="27DB03FD" w16cex:dateUtc="2023-04-07T19:05:00Z"/>
  <w16cex:commentExtensible w16cex:durableId="27DB0A75" w16cex:dateUtc="2023-04-07T19:32:00Z"/>
  <w16cex:commentExtensible w16cex:durableId="27DB0815" w16cex:dateUtc="2023-04-07T19:22:00Z"/>
  <w16cex:commentExtensible w16cex:durableId="27DB07EA" w16cex:dateUtc="2023-04-07T19:21:00Z"/>
  <w16cex:commentExtensible w16cex:durableId="27DB082A" w16cex:dateUtc="2023-04-07T19:22:00Z"/>
  <w16cex:commentExtensible w16cex:durableId="27DB0AF3" w16cex:dateUtc="2023-04-07T19:34:00Z"/>
  <w16cex:commentExtensible w16cex:durableId="27DB0B2F" w16cex:dateUtc="2023-04-07T19:35:00Z"/>
  <w16cex:commentExtensible w16cex:durableId="27DB0C7A" w16cex:dateUtc="2023-04-07T19: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914D92" w16cid:durableId="27DAFB83"/>
  <w16cid:commentId w16cid:paraId="047F4717" w16cid:durableId="27DB04FA"/>
  <w16cid:commentId w16cid:paraId="2646BA7A" w16cid:durableId="27DAFC4D"/>
  <w16cid:commentId w16cid:paraId="3C385810" w16cid:durableId="27DAFD53"/>
  <w16cid:commentId w16cid:paraId="520F261A" w16cid:durableId="27DAFDFA"/>
  <w16cid:commentId w16cid:paraId="071A381E" w16cid:durableId="27DAFEA2"/>
  <w16cid:commentId w16cid:paraId="46003424" w16cid:durableId="27DAFE1C"/>
  <w16cid:commentId w16cid:paraId="429C370A" w16cid:durableId="27DAFF2A"/>
  <w16cid:commentId w16cid:paraId="6DDF2C7A" w16cid:durableId="27DAFF5B"/>
  <w16cid:commentId w16cid:paraId="7672D13A" w16cid:durableId="27DAFFB5"/>
  <w16cid:commentId w16cid:paraId="2E89FD18" w16cid:durableId="27DB02B3"/>
  <w16cid:commentId w16cid:paraId="16071334" w16cid:durableId="27DB039C"/>
  <w16cid:commentId w16cid:paraId="44D7A827" w16cid:durableId="27DB03B4"/>
  <w16cid:commentId w16cid:paraId="74BB965D" w16cid:durableId="27DB03FD"/>
  <w16cid:commentId w16cid:paraId="2435075E" w16cid:durableId="27DB0A75"/>
  <w16cid:commentId w16cid:paraId="17D7C062" w16cid:durableId="27DB0815"/>
  <w16cid:commentId w16cid:paraId="468ED182" w16cid:durableId="27DB07EA"/>
  <w16cid:commentId w16cid:paraId="7BCBE019" w16cid:durableId="27DB082A"/>
  <w16cid:commentId w16cid:paraId="7A35F15E" w16cid:durableId="27DB0AF3"/>
  <w16cid:commentId w16cid:paraId="662A7A62" w16cid:durableId="27DB0B2F"/>
  <w16cid:commentId w16cid:paraId="12A221C3" w16cid:durableId="27DB0C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A1C58" w14:textId="77777777" w:rsidR="00B1476A" w:rsidRDefault="00B1476A">
      <w:pPr>
        <w:spacing w:after="0" w:line="240" w:lineRule="auto"/>
      </w:pPr>
      <w:r>
        <w:separator/>
      </w:r>
    </w:p>
  </w:endnote>
  <w:endnote w:type="continuationSeparator" w:id="0">
    <w:p w14:paraId="78BF3F3D" w14:textId="77777777" w:rsidR="00B1476A" w:rsidRDefault="00B14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mbusSanL-Regu">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6CFE4" w14:textId="77777777" w:rsidR="001D2D5A" w:rsidRDefault="001D2D5A">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1F8E5" w14:textId="77777777" w:rsidR="001D2D5A" w:rsidRDefault="001D2D5A">
    <w:pPr>
      <w:tabs>
        <w:tab w:val="right" w:pos="9074"/>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94080" behindDoc="0" locked="0" layoutInCell="1" allowOverlap="1" wp14:anchorId="52479A44" wp14:editId="1FF61306">
              <wp:simplePos x="0" y="0"/>
              <wp:positionH relativeFrom="page">
                <wp:posOffset>882701</wp:posOffset>
              </wp:positionH>
              <wp:positionV relativeFrom="page">
                <wp:posOffset>10046207</wp:posOffset>
              </wp:positionV>
              <wp:extent cx="5796661" cy="6097"/>
              <wp:effectExtent l="0" t="0" r="0" b="0"/>
              <wp:wrapSquare wrapText="bothSides"/>
              <wp:docPr id="78106" name="Group 78106"/>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29" name="Shape 80729"/>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BA46BA" id="Group 78106" o:spid="_x0000_s1026" style="position:absolute;margin-left:69.5pt;margin-top:791.05pt;width:456.45pt;height:.5pt;z-index:25169408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">
              <v:shape id="Shape 80729"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Pr>
        <w:noProof/>
      </w:rPr>
      <w:t>8</w:t>
    </w:r>
    <w: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54E04" w14:textId="77777777" w:rsidR="001D2D5A" w:rsidRDefault="001D2D5A">
    <w:pPr>
      <w:tabs>
        <w:tab w:val="right" w:pos="9074"/>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95104" behindDoc="0" locked="0" layoutInCell="1" allowOverlap="1" wp14:anchorId="3E448B5F" wp14:editId="66A38C35">
              <wp:simplePos x="0" y="0"/>
              <wp:positionH relativeFrom="page">
                <wp:posOffset>882701</wp:posOffset>
              </wp:positionH>
              <wp:positionV relativeFrom="page">
                <wp:posOffset>10046207</wp:posOffset>
              </wp:positionV>
              <wp:extent cx="5796661" cy="6097"/>
              <wp:effectExtent l="0" t="0" r="0" b="0"/>
              <wp:wrapSquare wrapText="bothSides"/>
              <wp:docPr id="78075" name="Group 78075"/>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27" name="Shape 8072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5B507A" id="Group 78075" o:spid="_x0000_s1026" style="position:absolute;margin-left:69.5pt;margin-top:791.05pt;width:456.45pt;height:.5pt;z-index:25169510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">
              <v:shape id="Shape 80727"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rsidRPr="006C36E1">
      <w:rPr>
        <w:rFonts w:ascii="Calibri" w:eastAsia="Calibri" w:hAnsi="Calibri" w:cs="Calibri"/>
        <w:noProof/>
      </w:rPr>
      <w:t xml:space="preserve"> </w:t>
    </w:r>
    <w:r>
      <w:rPr>
        <w:rFonts w:ascii="Calibri" w:eastAsia="Calibri" w:hAnsi="Calibri" w:cs="Calibri"/>
        <w:noProof/>
      </w:rPr>
      <w:t>Hauke Wolf</w:t>
    </w:r>
    <w:r>
      <w:tab/>
    </w:r>
    <w:r>
      <w:fldChar w:fldCharType="begin"/>
    </w:r>
    <w:r>
      <w:instrText xml:space="preserve"> PAGE   \* MERGEFORMAT </w:instrText>
    </w:r>
    <w:r>
      <w:fldChar w:fldCharType="separate"/>
    </w:r>
    <w:r w:rsidR="00FF1BCD">
      <w:rPr>
        <w:noProof/>
      </w:rPr>
      <w:t>8</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0BF5A" w14:textId="77777777" w:rsidR="001D2D5A" w:rsidRDefault="001D2D5A">
    <w:pPr>
      <w:tabs>
        <w:tab w:val="right" w:pos="9074"/>
      </w:tabs>
      <w:spacing w:after="0" w:line="259" w:lineRule="auto"/>
      <w:ind w:left="0" w:right="0" w:firstLine="0"/>
      <w:jc w:val="left"/>
    </w:pPr>
    <w:r>
      <w:t xml:space="preserve">Der Autor </w:t>
    </w:r>
    <w:r>
      <w:tab/>
    </w:r>
    <w:r>
      <w:fldChar w:fldCharType="begin"/>
    </w:r>
    <w:r>
      <w:instrText xml:space="preserve"> PAGE   \* MERGEFORMAT </w:instrText>
    </w:r>
    <w:r>
      <w:fldChar w:fldCharType="separate"/>
    </w:r>
    <w:r>
      <w:rPr>
        <w:noProof/>
      </w:rPr>
      <w:t>5</w:t>
    </w:r>
    <w: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685DC" w14:textId="77777777" w:rsidR="001D2D5A" w:rsidRDefault="001D2D5A">
    <w:pPr>
      <w:tabs>
        <w:tab w:val="right" w:pos="9072"/>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2272" behindDoc="0" locked="0" layoutInCell="1" allowOverlap="1" wp14:anchorId="6306DCFC" wp14:editId="1958977A">
              <wp:simplePos x="0" y="0"/>
              <wp:positionH relativeFrom="page">
                <wp:posOffset>882701</wp:posOffset>
              </wp:positionH>
              <wp:positionV relativeFrom="page">
                <wp:posOffset>10046207</wp:posOffset>
              </wp:positionV>
              <wp:extent cx="5796661" cy="6097"/>
              <wp:effectExtent l="0" t="0" r="0" b="0"/>
              <wp:wrapSquare wrapText="bothSides"/>
              <wp:docPr id="78200" name="Group 78200"/>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35" name="Shape 80735"/>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5DB8DA" id="Group 78200" o:spid="_x0000_s1026" style="position:absolute;margin-left:69.5pt;margin-top:791.05pt;width:456.45pt;height:.5pt;z-index:25170227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">
              <v:shape id="Shape 80735"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Pr>
        <w:noProof/>
      </w:rPr>
      <w:t>12</w:t>
    </w:r>
    <w:r>
      <w:fldChar w:fldCharType="end"/>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7F099" w14:textId="77777777" w:rsidR="001D2D5A" w:rsidRDefault="001D2D5A">
    <w:pPr>
      <w:tabs>
        <w:tab w:val="right" w:pos="9072"/>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3296" behindDoc="0" locked="0" layoutInCell="1" allowOverlap="1" wp14:anchorId="76B7D452" wp14:editId="0559460E">
              <wp:simplePos x="0" y="0"/>
              <wp:positionH relativeFrom="page">
                <wp:posOffset>882701</wp:posOffset>
              </wp:positionH>
              <wp:positionV relativeFrom="page">
                <wp:posOffset>10046207</wp:posOffset>
              </wp:positionV>
              <wp:extent cx="5796661" cy="6097"/>
              <wp:effectExtent l="0" t="0" r="0" b="0"/>
              <wp:wrapSquare wrapText="bothSides"/>
              <wp:docPr id="78169" name="Group 78169"/>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33" name="Shape 80733"/>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942023" id="Group 78169" o:spid="_x0000_s1026" style="position:absolute;margin-left:69.5pt;margin-top:791.05pt;width:456.45pt;height:.5pt;z-index:25170329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Tg96poICAABZBgAADgAAAAAAAAAAAAAAAAAuAgAAZHJzL2Uyb0RvYy54bWxQSwECLQAUAAYACAAA&#10;ACEAxHqF3eIAAAAOAQAADwAAAAAAAAAAAAAAAADcBAAAZHJzL2Rvd25yZXYueG1sUEsFBgAAAAAE&#10;AAQA8wAAAOsFAAAAAA==&#10;">
              <v:shape id="Shape 80733"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" path="m,l5796661,r,9144l,9144,,e" fillcolor="black" stroked="f" strokeweight="0">
                <v:stroke miterlimit="83231f" joinstyle="miter"/>
                <v:path arrowok="t" textboxrect="0,0,5796661,9144"/>
              </v:shape>
              <w10:wrap type="square" anchorx="page" anchory="page"/>
            </v:group>
          </w:pict>
        </mc:Fallback>
      </mc:AlternateContent>
    </w:r>
    <w:r w:rsidRPr="006C36E1">
      <w:rPr>
        <w:rFonts w:ascii="Calibri" w:eastAsia="Calibri" w:hAnsi="Calibri" w:cs="Calibri"/>
        <w:noProof/>
      </w:rPr>
      <w:t xml:space="preserve"> </w:t>
    </w:r>
    <w:r>
      <w:rPr>
        <w:rFonts w:ascii="Calibri" w:eastAsia="Calibri" w:hAnsi="Calibri" w:cs="Calibri"/>
        <w:noProof/>
      </w:rPr>
      <w:t>Hauke Wolf</w:t>
    </w:r>
    <w:r>
      <w:tab/>
    </w:r>
    <w:r>
      <w:fldChar w:fldCharType="begin"/>
    </w:r>
    <w:r>
      <w:instrText xml:space="preserve"> PAGE   \* MERGEFORMAT </w:instrText>
    </w:r>
    <w:r>
      <w:fldChar w:fldCharType="separate"/>
    </w:r>
    <w:r w:rsidR="00FF1BCD">
      <w:rPr>
        <w:noProof/>
      </w:rPr>
      <w:t>15</w:t>
    </w:r>
    <w: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9F54B" w14:textId="77777777" w:rsidR="001D2D5A" w:rsidRDefault="001D2D5A">
    <w:pPr>
      <w:tabs>
        <w:tab w:val="right" w:pos="9072"/>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4320" behindDoc="0" locked="0" layoutInCell="1" allowOverlap="1" wp14:anchorId="733FB462" wp14:editId="6DF80258">
              <wp:simplePos x="0" y="0"/>
              <wp:positionH relativeFrom="page">
                <wp:posOffset>882701</wp:posOffset>
              </wp:positionH>
              <wp:positionV relativeFrom="page">
                <wp:posOffset>10046207</wp:posOffset>
              </wp:positionV>
              <wp:extent cx="5796661" cy="6097"/>
              <wp:effectExtent l="0" t="0" r="0" b="0"/>
              <wp:wrapSquare wrapText="bothSides"/>
              <wp:docPr id="78138" name="Group 78138"/>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31" name="Shape 80731"/>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DB7BAA" id="Group 78138" o:spid="_x0000_s1026" style="position:absolute;margin-left:69.5pt;margin-top:791.05pt;width:456.45pt;height:.5pt;z-index:25170432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">
              <v:shape id="Shape 80731"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t>1</w:t>
    </w:r>
    <w:r>
      <w:fldChar w:fldCharType="end"/>
    </w: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77F78" w14:textId="77777777" w:rsidR="001D2D5A" w:rsidRDefault="001D2D5A">
    <w:pPr>
      <w:tabs>
        <w:tab w:val="right" w:pos="9161"/>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11488" behindDoc="0" locked="0" layoutInCell="1" allowOverlap="1" wp14:anchorId="171E6DC1" wp14:editId="0565446E">
              <wp:simplePos x="0" y="0"/>
              <wp:positionH relativeFrom="page">
                <wp:posOffset>882701</wp:posOffset>
              </wp:positionH>
              <wp:positionV relativeFrom="page">
                <wp:posOffset>10046207</wp:posOffset>
              </wp:positionV>
              <wp:extent cx="5796661" cy="6097"/>
              <wp:effectExtent l="0" t="0" r="0" b="0"/>
              <wp:wrapSquare wrapText="bothSides"/>
              <wp:docPr id="78309" name="Group 78309"/>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41" name="Shape 80741"/>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789297" id="Group 78309" o:spid="_x0000_s1026" style="position:absolute;margin-left:69.5pt;margin-top:791.05pt;width:456.45pt;height:.5pt;z-index:25171148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">
              <v:shape id="Shape 80741"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Pr>
        <w:noProof/>
      </w:rPr>
      <w:t>ii</w:t>
    </w:r>
    <w:r>
      <w:fldChar w:fldCharType="end"/>
    </w: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A0B6D" w14:textId="77777777" w:rsidR="001D2D5A" w:rsidRDefault="001D2D5A">
    <w:pPr>
      <w:tabs>
        <w:tab w:val="right" w:pos="9161"/>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12512" behindDoc="0" locked="0" layoutInCell="1" allowOverlap="1" wp14:anchorId="18FEF619" wp14:editId="0833D129">
              <wp:simplePos x="0" y="0"/>
              <wp:positionH relativeFrom="page">
                <wp:posOffset>882701</wp:posOffset>
              </wp:positionH>
              <wp:positionV relativeFrom="page">
                <wp:posOffset>10046207</wp:posOffset>
              </wp:positionV>
              <wp:extent cx="5796661" cy="6097"/>
              <wp:effectExtent l="0" t="0" r="0" b="0"/>
              <wp:wrapSquare wrapText="bothSides"/>
              <wp:docPr id="78273" name="Group 78273"/>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39" name="Shape 80739"/>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A6E6FA" id="Group 78273" o:spid="_x0000_s1026" style="position:absolute;margin-left:69.5pt;margin-top:791.05pt;width:456.45pt;height:.5pt;z-index:25171251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FxVs4IICAABZBgAADgAAAAAAAAAAAAAAAAAuAgAAZHJzL2Uyb0RvYy54bWxQSwECLQAUAAYACAAA&#10;ACEAxHqF3eIAAAAOAQAADwAAAAAAAAAAAAAAAADcBAAAZHJzL2Rvd25yZXYueG1sUEsFBgAAAAAE&#10;AAQA8wAAAOsFAAAAAA==&#10;">
              <v:shape id="Shape 80739"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rPr>
        <w:rFonts w:ascii="Calibri" w:eastAsia="Calibri" w:hAnsi="Calibri" w:cs="Calibri"/>
        <w:noProof/>
      </w:rPr>
      <w:t>Hauke Wolf</w:t>
    </w:r>
    <w:r>
      <w:t xml:space="preserve"> </w:t>
    </w:r>
    <w:r>
      <w:tab/>
    </w:r>
    <w:r>
      <w:fldChar w:fldCharType="begin"/>
    </w:r>
    <w:r>
      <w:instrText xml:space="preserve"> PAGE   \* MERGEFORMAT </w:instrText>
    </w:r>
    <w:r>
      <w:fldChar w:fldCharType="separate"/>
    </w:r>
    <w:r w:rsidR="00FF1BCD">
      <w:rPr>
        <w:noProof/>
      </w:rPr>
      <w:t>ii</w:t>
    </w:r>
    <w:r>
      <w:fldChar w:fldCharType="end"/>
    </w: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6D973" w14:textId="77777777" w:rsidR="001D2D5A" w:rsidRDefault="001D2D5A">
    <w:pPr>
      <w:tabs>
        <w:tab w:val="right" w:pos="9161"/>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13536" behindDoc="0" locked="0" layoutInCell="1" allowOverlap="1" wp14:anchorId="55E124A4" wp14:editId="39479772">
              <wp:simplePos x="0" y="0"/>
              <wp:positionH relativeFrom="page">
                <wp:posOffset>882701</wp:posOffset>
              </wp:positionH>
              <wp:positionV relativeFrom="page">
                <wp:posOffset>10046207</wp:posOffset>
              </wp:positionV>
              <wp:extent cx="5796661" cy="6097"/>
              <wp:effectExtent l="0" t="0" r="0" b="0"/>
              <wp:wrapSquare wrapText="bothSides"/>
              <wp:docPr id="78237" name="Group 78237"/>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37" name="Shape 8073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E3398E" id="Group 78237" o:spid="_x0000_s1026" style="position:absolute;margin-left:69.5pt;margin-top:791.05pt;width:456.45pt;height:.5pt;z-index:25171353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">
              <v:shape id="Shape 80737"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t>i</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BB86F" w14:textId="77777777" w:rsidR="001D2D5A" w:rsidRDefault="001D2D5A">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18CBB" w14:textId="77777777" w:rsidR="001D2D5A" w:rsidRDefault="001D2D5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2605F" w14:textId="77777777" w:rsidR="001D2D5A" w:rsidRDefault="001D2D5A">
    <w:pPr>
      <w:tabs>
        <w:tab w:val="right" w:pos="9063"/>
      </w:tabs>
      <w:spacing w:after="0" w:line="259" w:lineRule="auto"/>
      <w:ind w:left="0" w:right="-10" w:firstLine="0"/>
      <w:jc w:val="left"/>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55E8F751" wp14:editId="6564B0C5">
              <wp:simplePos x="0" y="0"/>
              <wp:positionH relativeFrom="page">
                <wp:posOffset>882701</wp:posOffset>
              </wp:positionH>
              <wp:positionV relativeFrom="page">
                <wp:posOffset>10046207</wp:posOffset>
              </wp:positionV>
              <wp:extent cx="5796661" cy="6097"/>
              <wp:effectExtent l="0" t="0" r="0" b="0"/>
              <wp:wrapSquare wrapText="bothSides"/>
              <wp:docPr id="77804" name="Group 77804"/>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13" name="Shape 80713"/>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CA6768" id="Group 77804" o:spid="_x0000_s1026" style="position:absolute;margin-left:69.5pt;margin-top:791.05pt;width:456.45pt;height:.5pt;z-index:25166540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gARy/YICAABZBgAADgAAAAAAAAAAAAAAAAAuAgAAZHJzL2Uyb0RvYy54bWxQSwECLQAUAAYACAAA&#10;ACEAxHqF3eIAAAAOAQAADwAAAAAAAAAAAAAAAADcBAAAZHJzL2Rvd25yZXYueG1sUEsFBgAAAAAE&#10;AAQA8wAAAOsFAAAAAA==&#10;">
              <v:shape id="Shape 80713"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Pr>
        <w:noProof/>
      </w:rPr>
      <w:t>II</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32EE6" w14:textId="77777777" w:rsidR="001D2D5A" w:rsidRDefault="001D2D5A">
    <w:pPr>
      <w:tabs>
        <w:tab w:val="right" w:pos="9063"/>
      </w:tabs>
      <w:spacing w:after="0" w:line="259" w:lineRule="auto"/>
      <w:ind w:left="0" w:right="-10" w:firstLine="0"/>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62DE674E" wp14:editId="092E1134">
              <wp:simplePos x="0" y="0"/>
              <wp:positionH relativeFrom="page">
                <wp:posOffset>882701</wp:posOffset>
              </wp:positionH>
              <wp:positionV relativeFrom="page">
                <wp:posOffset>10046207</wp:posOffset>
              </wp:positionV>
              <wp:extent cx="5796661" cy="6097"/>
              <wp:effectExtent l="0" t="0" r="0" b="0"/>
              <wp:wrapSquare wrapText="bothSides"/>
              <wp:docPr id="77773" name="Group 77773"/>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11" name="Shape 80711"/>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2E6EF8" id="Group 77773" o:spid="_x0000_s1026" style="position:absolute;margin-left:69.5pt;margin-top:791.05pt;width:456.45pt;height:.5pt;z-index:25166643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h4IxGoICAABZBgAADgAAAAAAAAAAAAAAAAAuAgAAZHJzL2Uyb0RvYy54bWxQSwECLQAUAAYACAAA&#10;ACEAxHqF3eIAAAAOAQAADwAAAAAAAAAAAAAAAADcBAAAZHJzL2Rvd25yZXYueG1sUEsFBgAAAAAE&#10;AAQA8wAAAOsFAAAAAA==&#10;">
              <v:shape id="Shape 80711"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" path="m,l5796661,r,9144l,9144,,e" fillcolor="black" stroked="f" strokeweight="0">
                <v:stroke miterlimit="83231f" joinstyle="miter"/>
                <v:path arrowok="t" textboxrect="0,0,5796661,9144"/>
              </v:shape>
              <w10:wrap type="square" anchorx="page" anchory="page"/>
            </v:group>
          </w:pict>
        </mc:Fallback>
      </mc:AlternateContent>
    </w:r>
    <w:r>
      <w:rPr>
        <w:rFonts w:ascii="Calibri" w:eastAsia="Calibri" w:hAnsi="Calibri" w:cs="Calibri"/>
        <w:noProof/>
      </w:rPr>
      <w:t>Hauke Wolf</w:t>
    </w:r>
    <w:r>
      <w:t xml:space="preserve"> </w:t>
    </w:r>
    <w:r>
      <w:tab/>
    </w:r>
    <w:r>
      <w:fldChar w:fldCharType="begin"/>
    </w:r>
    <w:r>
      <w:instrText xml:space="preserve"> PAGE   \* MERGEFORMAT </w:instrText>
    </w:r>
    <w:r>
      <w:fldChar w:fldCharType="separate"/>
    </w:r>
    <w:r w:rsidR="00FF1BCD">
      <w:rPr>
        <w:noProof/>
      </w:rPr>
      <w:t>II</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9564D" w14:textId="77777777" w:rsidR="001D2D5A" w:rsidRDefault="001D2D5A">
    <w:pPr>
      <w:tabs>
        <w:tab w:val="right" w:pos="9063"/>
      </w:tabs>
      <w:spacing w:after="0" w:line="259" w:lineRule="auto"/>
      <w:ind w:left="0" w:right="-10" w:firstLine="0"/>
      <w:jc w:val="left"/>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6D325950" wp14:editId="3F993771">
              <wp:simplePos x="0" y="0"/>
              <wp:positionH relativeFrom="page">
                <wp:posOffset>882701</wp:posOffset>
              </wp:positionH>
              <wp:positionV relativeFrom="page">
                <wp:posOffset>10046207</wp:posOffset>
              </wp:positionV>
              <wp:extent cx="5796661" cy="6097"/>
              <wp:effectExtent l="0" t="0" r="0" b="0"/>
              <wp:wrapSquare wrapText="bothSides"/>
              <wp:docPr id="77738" name="Group 77738"/>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09" name="Shape 80709"/>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2758F6" id="Group 77738" o:spid="_x0000_s1026" style="position:absolute;margin-left:69.5pt;margin-top:791.05pt;width:456.45pt;height:.5pt;z-index:25166745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">
              <v:shape id="Shape 80709"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" path="m,l5796661,r,9144l,9144,,e" fillcolor="black" stroked="f" strokeweight="0">
                <v:stroke miterlimit="83231f" joinstyle="miter"/>
                <v:path arrowok="t" textboxrect="0,0,5796661,9144"/>
              </v:shape>
              <w10:wrap type="square" anchorx="page" anchory="page"/>
            </v:group>
          </w:pict>
        </mc:Fallback>
      </mc:AlternateContent>
    </w:r>
    <w:r>
      <w:rPr>
        <w:rFonts w:ascii="Calibri" w:eastAsia="Calibri" w:hAnsi="Calibri" w:cs="Calibri"/>
        <w:noProof/>
      </w:rPr>
      <w:t>Hauke Wolf</w:t>
    </w:r>
    <w:r>
      <w:t xml:space="preserve"> </w:t>
    </w:r>
    <w:r>
      <w:tab/>
    </w:r>
    <w:r>
      <w:fldChar w:fldCharType="begin"/>
    </w:r>
    <w:r>
      <w:instrText xml:space="preserve"> PAGE   \* MERGEFORMAT </w:instrText>
    </w:r>
    <w:r>
      <w:fldChar w:fldCharType="separate"/>
    </w:r>
    <w:r>
      <w:rPr>
        <w:noProof/>
      </w:rPr>
      <w:t>I</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F34DD" w14:textId="77777777" w:rsidR="001D2D5A" w:rsidRDefault="001D2D5A">
    <w:pPr>
      <w:tabs>
        <w:tab w:val="right" w:pos="9062"/>
      </w:tabs>
      <w:spacing w:after="0" w:line="259" w:lineRule="auto"/>
      <w:ind w:left="0" w:right="-11" w:firstLine="0"/>
      <w:jc w:val="left"/>
    </w:pPr>
    <w:r>
      <w:rPr>
        <w:rFonts w:ascii="Calibri" w:eastAsia="Calibri" w:hAnsi="Calibri" w:cs="Calibri"/>
        <w:noProof/>
      </w:rPr>
      <mc:AlternateContent>
        <mc:Choice Requires="wpg">
          <w:drawing>
            <wp:anchor distT="0" distB="0" distL="114300" distR="114300" simplePos="0" relativeHeight="251675648" behindDoc="0" locked="0" layoutInCell="1" allowOverlap="1" wp14:anchorId="6E5C26DE" wp14:editId="604C09DC">
              <wp:simplePos x="0" y="0"/>
              <wp:positionH relativeFrom="page">
                <wp:posOffset>882701</wp:posOffset>
              </wp:positionH>
              <wp:positionV relativeFrom="page">
                <wp:posOffset>10046207</wp:posOffset>
              </wp:positionV>
              <wp:extent cx="5796661" cy="6097"/>
              <wp:effectExtent l="0" t="0" r="0" b="0"/>
              <wp:wrapSquare wrapText="bothSides"/>
              <wp:docPr id="77908" name="Group 77908"/>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19" name="Shape 80719"/>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EAEBA1" id="Group 77908" o:spid="_x0000_s1026" style="position:absolute;margin-left:69.5pt;margin-top:791.05pt;width:456.45pt;height:.5pt;z-index:25167564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">
              <v:shape id="Shape 80719"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Pr>
        <w:noProof/>
      </w:rPr>
      <w:t>II</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CF955" w14:textId="77777777" w:rsidR="001D2D5A" w:rsidRDefault="001D2D5A">
    <w:pPr>
      <w:tabs>
        <w:tab w:val="right" w:pos="9062"/>
      </w:tabs>
      <w:spacing w:after="0" w:line="259" w:lineRule="auto"/>
      <w:ind w:left="0" w:right="-11" w:firstLine="0"/>
      <w:jc w:val="left"/>
    </w:pPr>
    <w:r>
      <w:rPr>
        <w:rFonts w:ascii="Calibri" w:eastAsia="Calibri" w:hAnsi="Calibri" w:cs="Calibri"/>
        <w:noProof/>
      </w:rPr>
      <mc:AlternateContent>
        <mc:Choice Requires="wpg">
          <w:drawing>
            <wp:anchor distT="0" distB="0" distL="114300" distR="114300" simplePos="0" relativeHeight="251676672" behindDoc="0" locked="0" layoutInCell="1" allowOverlap="1" wp14:anchorId="60231676" wp14:editId="3D218908">
              <wp:simplePos x="0" y="0"/>
              <wp:positionH relativeFrom="page">
                <wp:posOffset>882701</wp:posOffset>
              </wp:positionH>
              <wp:positionV relativeFrom="page">
                <wp:posOffset>10046207</wp:posOffset>
              </wp:positionV>
              <wp:extent cx="5796661" cy="6097"/>
              <wp:effectExtent l="0" t="0" r="0" b="0"/>
              <wp:wrapSquare wrapText="bothSides"/>
              <wp:docPr id="77875" name="Group 77875"/>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17" name="Shape 8071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6728F2" id="Group 77875" o:spid="_x0000_s1026" style="position:absolute;margin-left:69.5pt;margin-top:791.05pt;width:456.45pt;height:.5pt;z-index:25167667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1bZW44ICAABZBgAADgAAAAAAAAAAAAAAAAAuAgAAZHJzL2Uyb0RvYy54bWxQSwECLQAUAAYACAAA&#10;ACEAxHqF3eIAAAAOAQAADwAAAAAAAAAAAAAAAADcBAAAZHJzL2Rvd25yZXYueG1sUEsFBgAAAAAE&#10;AAQA8wAAAOsFAAAAAA==&#10;">
              <v:shape id="Shape 80717"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rsidRPr="006C36E1">
      <w:rPr>
        <w:rFonts w:ascii="Calibri" w:eastAsia="Calibri" w:hAnsi="Calibri" w:cs="Calibri"/>
        <w:noProof/>
      </w:rPr>
      <w:t xml:space="preserve"> </w:t>
    </w:r>
    <w:r>
      <w:rPr>
        <w:rFonts w:ascii="Calibri" w:eastAsia="Calibri" w:hAnsi="Calibri" w:cs="Calibri"/>
        <w:noProof/>
      </w:rPr>
      <w:t>Hauke Wolf</w:t>
    </w:r>
    <w:r>
      <w:tab/>
    </w:r>
    <w:r>
      <w:fldChar w:fldCharType="begin"/>
    </w:r>
    <w:r>
      <w:instrText xml:space="preserve"> PAGE   \* MERGEFORMAT </w:instrText>
    </w:r>
    <w:r>
      <w:fldChar w:fldCharType="separate"/>
    </w:r>
    <w:r w:rsidR="00FF1BCD">
      <w:rPr>
        <w:noProof/>
      </w:rPr>
      <w:t>IV</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4522E" w14:textId="77777777" w:rsidR="001D2D5A" w:rsidRDefault="001D2D5A">
    <w:pPr>
      <w:tabs>
        <w:tab w:val="right" w:pos="9062"/>
      </w:tabs>
      <w:spacing w:after="0" w:line="259" w:lineRule="auto"/>
      <w:ind w:left="0" w:right="-11" w:firstLine="0"/>
      <w:jc w:val="left"/>
    </w:pPr>
    <w:r>
      <w:rPr>
        <w:rFonts w:ascii="Calibri" w:eastAsia="Calibri" w:hAnsi="Calibri" w:cs="Calibri"/>
        <w:noProof/>
      </w:rPr>
      <mc:AlternateContent>
        <mc:Choice Requires="wpg">
          <w:drawing>
            <wp:anchor distT="0" distB="0" distL="114300" distR="114300" simplePos="0" relativeHeight="251677696" behindDoc="0" locked="0" layoutInCell="1" allowOverlap="1" wp14:anchorId="4A92BB6B" wp14:editId="7A2CC498">
              <wp:simplePos x="0" y="0"/>
              <wp:positionH relativeFrom="page">
                <wp:posOffset>882701</wp:posOffset>
              </wp:positionH>
              <wp:positionV relativeFrom="page">
                <wp:posOffset>10046207</wp:posOffset>
              </wp:positionV>
              <wp:extent cx="5796661" cy="6097"/>
              <wp:effectExtent l="0" t="0" r="0" b="0"/>
              <wp:wrapSquare wrapText="bothSides"/>
              <wp:docPr id="77840" name="Group 77840"/>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80715" name="Shape 80715"/>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A44C41" id="Group 77840" o:spid="_x0000_s1026" style="position:absolute;margin-left:69.5pt;margin-top:791.05pt;width:456.45pt;height:.5pt;z-index:25167769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">
              <v:shape id="Shape 80715"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t xml:space="preserve">Der Autor </w:t>
    </w:r>
    <w:r>
      <w:tab/>
    </w:r>
    <w:r>
      <w:fldChar w:fldCharType="begin"/>
    </w:r>
    <w:r>
      <w:instrText xml:space="preserve"> PAGE   \* MERGEFORMAT </w:instrText>
    </w:r>
    <w:r>
      <w:fldChar w:fldCharType="separate"/>
    </w:r>
    <w:r>
      <w:rPr>
        <w:noProof/>
      </w:rPr>
      <w:t>III</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DDA38" w14:textId="77777777" w:rsidR="00B1476A" w:rsidRDefault="00B1476A">
      <w:pPr>
        <w:spacing w:after="0" w:line="259" w:lineRule="auto"/>
        <w:ind w:left="0" w:right="0" w:firstLine="0"/>
        <w:jc w:val="left"/>
      </w:pPr>
      <w:r>
        <w:separator/>
      </w:r>
    </w:p>
  </w:footnote>
  <w:footnote w:type="continuationSeparator" w:id="0">
    <w:p w14:paraId="30AF96FB" w14:textId="77777777" w:rsidR="00B1476A" w:rsidRDefault="00B1476A">
      <w:pPr>
        <w:spacing w:after="0" w:line="259" w:lineRule="auto"/>
        <w:ind w:left="0" w:right="0" w:firstLine="0"/>
        <w:jc w:val="left"/>
      </w:pPr>
      <w:r>
        <w:continuationSeparator/>
      </w:r>
    </w:p>
  </w:footnote>
  <w:footnote w:id="1">
    <w:p w14:paraId="0A89D186" w14:textId="77777777" w:rsidR="001D2D5A" w:rsidRDefault="001D2D5A">
      <w:pPr>
        <w:pStyle w:val="footnotedescription"/>
      </w:pPr>
      <w:r>
        <w:rPr>
          <w:rStyle w:val="footnotemark"/>
        </w:rPr>
        <w:footnoteRef/>
      </w:r>
      <w:r>
        <w:t xml:space="preserve"> Räumlichkeiten, Arbeitsplatzrechner etc.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9F56A" w14:textId="77777777" w:rsidR="001D2D5A" w:rsidRDefault="001D2D5A">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82D43" w14:textId="77777777" w:rsidR="001D2D5A" w:rsidRDefault="001D2D5A">
    <w:pPr>
      <w:spacing w:after="0" w:line="259" w:lineRule="auto"/>
      <w:ind w:left="0" w:right="0" w:firstLine="0"/>
      <w:jc w:val="left"/>
    </w:pPr>
    <w:r w:rsidRPr="00C16DF0">
      <w:rPr>
        <w:noProof/>
      </w:rPr>
      <w:drawing>
        <wp:anchor distT="0" distB="0" distL="114300" distR="114300" simplePos="0" relativeHeight="251721728" behindDoc="1" locked="0" layoutInCell="1" allowOverlap="1" wp14:anchorId="227EFB6C" wp14:editId="7C802FFA">
          <wp:simplePos x="0" y="0"/>
          <wp:positionH relativeFrom="column">
            <wp:posOffset>0</wp:posOffset>
          </wp:positionH>
          <wp:positionV relativeFrom="paragraph">
            <wp:posOffset>172085</wp:posOffset>
          </wp:positionV>
          <wp:extent cx="1793875" cy="993140"/>
          <wp:effectExtent l="0" t="0" r="0" b="0"/>
          <wp:wrapTight wrapText="bothSides">
            <wp:wrapPolygon edited="0">
              <wp:start x="0" y="0"/>
              <wp:lineTo x="0" y="21130"/>
              <wp:lineTo x="21332" y="21130"/>
              <wp:lineTo x="21332" y="0"/>
              <wp:lineTo x="0" y="0"/>
            </wp:wrapPolygon>
          </wp:wrapTight>
          <wp:docPr id="9848" name="Grafik 9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875" cy="993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0" wp14:anchorId="5CBD908A" wp14:editId="6F5EEEBF">
          <wp:simplePos x="0" y="0"/>
          <wp:positionH relativeFrom="page">
            <wp:posOffset>877824</wp:posOffset>
          </wp:positionH>
          <wp:positionV relativeFrom="page">
            <wp:posOffset>1215136</wp:posOffset>
          </wp:positionV>
          <wp:extent cx="5800345" cy="167640"/>
          <wp:effectExtent l="0" t="0" r="0" b="0"/>
          <wp:wrapSquare wrapText="bothSides"/>
          <wp:docPr id="9850" name="Picture 64709"/>
          <wp:cNvGraphicFramePr/>
          <a:graphic xmlns:a="http://schemas.openxmlformats.org/drawingml/2006/main">
            <a:graphicData uri="http://schemas.openxmlformats.org/drawingml/2006/picture">
              <pic:pic xmlns:pic="http://schemas.openxmlformats.org/drawingml/2006/picture">
                <pic:nvPicPr>
                  <pic:cNvPr id="64709" name="Picture 64709"/>
                  <pic:cNvPicPr/>
                </pic:nvPicPr>
                <pic:blipFill>
                  <a:blip r:embed="rId2"/>
                  <a:stretch>
                    <a:fillRect/>
                  </a:stretch>
                </pic:blipFill>
                <pic:spPr>
                  <a:xfrm>
                    <a:off x="0" y="0"/>
                    <a:ext cx="5800345" cy="167640"/>
                  </a:xfrm>
                  <a:prstGeom prst="rect">
                    <a:avLst/>
                  </a:prstGeom>
                </pic:spPr>
              </pic:pic>
            </a:graphicData>
          </a:graphic>
        </wp:anchor>
      </w:drawing>
    </w:r>
    <w:r>
      <w:rPr>
        <w:noProof/>
      </w:rPr>
      <w:drawing>
        <wp:anchor distT="0" distB="0" distL="114300" distR="114300" simplePos="0" relativeHeight="251688960" behindDoc="0" locked="0" layoutInCell="1" allowOverlap="0" wp14:anchorId="27FA15D1" wp14:editId="4023B34A">
          <wp:simplePos x="0" y="0"/>
          <wp:positionH relativeFrom="page">
            <wp:posOffset>5848350</wp:posOffset>
          </wp:positionH>
          <wp:positionV relativeFrom="page">
            <wp:posOffset>180975</wp:posOffset>
          </wp:positionV>
          <wp:extent cx="1445895" cy="616585"/>
          <wp:effectExtent l="0" t="0" r="0" b="0"/>
          <wp:wrapSquare wrapText="bothSides"/>
          <wp:docPr id="9852" name="Picture 9371"/>
          <wp:cNvGraphicFramePr/>
          <a:graphic xmlns:a="http://schemas.openxmlformats.org/drawingml/2006/main">
            <a:graphicData uri="http://schemas.openxmlformats.org/drawingml/2006/picture">
              <pic:pic xmlns:pic="http://schemas.openxmlformats.org/drawingml/2006/picture">
                <pic:nvPicPr>
                  <pic:cNvPr id="9371" name="Picture 9371"/>
                  <pic:cNvPicPr/>
                </pic:nvPicPr>
                <pic:blipFill>
                  <a:blip r:embed="rId3"/>
                  <a:stretch>
                    <a:fillRect/>
                  </a:stretch>
                </pic:blipFill>
                <pic:spPr>
                  <a:xfrm>
                    <a:off x="0" y="0"/>
                    <a:ext cx="1445895" cy="616585"/>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14:paraId="4DCD201B" w14:textId="77777777" w:rsidR="001D2D5A" w:rsidRDefault="001D2D5A">
    <w:pPr>
      <w:spacing w:after="0" w:line="259" w:lineRule="auto"/>
      <w:ind w:left="0" w:right="0" w:firstLine="0"/>
      <w:jc w:val="left"/>
    </w:pPr>
    <w:r>
      <w:t xml:space="preserve">Der Langtitel der Projektdokumentation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E0E6A" w14:textId="77777777" w:rsidR="001D2D5A" w:rsidRDefault="008F609B" w:rsidP="00535F33">
    <w:pPr>
      <w:spacing w:after="0" w:line="259" w:lineRule="auto"/>
      <w:ind w:left="0" w:right="0" w:firstLine="0"/>
      <w:jc w:val="left"/>
      <w:rPr>
        <w:noProof/>
      </w:rPr>
    </w:pPr>
    <w:r>
      <w:rPr>
        <w:rFonts w:ascii="Calibri" w:eastAsia="Calibri" w:hAnsi="Calibri" w:cs="Calibri"/>
        <w:noProof/>
      </w:rPr>
      <mc:AlternateContent>
        <mc:Choice Requires="wpg">
          <w:drawing>
            <wp:anchor distT="0" distB="0" distL="114300" distR="114300" simplePos="0" relativeHeight="251736064" behindDoc="0" locked="0" layoutInCell="1" allowOverlap="1" wp14:anchorId="34A1F8D9" wp14:editId="44D463F0">
              <wp:simplePos x="0" y="0"/>
              <wp:positionH relativeFrom="page">
                <wp:posOffset>880110</wp:posOffset>
              </wp:positionH>
              <wp:positionV relativeFrom="page">
                <wp:posOffset>1208405</wp:posOffset>
              </wp:positionV>
              <wp:extent cx="5796661" cy="6097"/>
              <wp:effectExtent l="0" t="0" r="0" b="0"/>
              <wp:wrapSquare wrapText="bothSides"/>
              <wp:docPr id="9866" name="Group 78075"/>
              <wp:cNvGraphicFramePr/>
              <a:graphic xmlns:a="http://schemas.openxmlformats.org/drawingml/2006/main">
                <a:graphicData uri="http://schemas.microsoft.com/office/word/2010/wordprocessingGroup">
                  <wpg:wgp>
                    <wpg:cNvGrpSpPr/>
                    <wpg:grpSpPr>
                      <a:xfrm>
                        <a:off x="0" y="0"/>
                        <a:ext cx="5796661" cy="6097"/>
                        <a:chOff x="0" y="0"/>
                        <a:chExt cx="5796661" cy="6097"/>
                      </a:xfrm>
                    </wpg:grpSpPr>
                    <wps:wsp>
                      <wps:cNvPr id="9868" name="Shape 8072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81D4B6" id="Group 78075" o:spid="_x0000_s1026" style="position:absolute;margin-left:69.3pt;margin-top:95.15pt;width:456.45pt;height:.5pt;z-index:25173606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">
              <v:shape id="Shape 80727"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" path="m,l5796661,r,9144l,9144,,e" fillcolor="black" stroked="f" strokeweight="0">
                <v:stroke miterlimit="83231f" joinstyle="miter"/>
                <v:path arrowok="t" textboxrect="0,0,5796661,9144"/>
              </v:shape>
              <w10:wrap type="square" anchorx="page" anchory="page"/>
            </v:group>
          </w:pict>
        </mc:Fallback>
      </mc:AlternateContent>
    </w:r>
    <w:r w:rsidR="001D2D5A" w:rsidRPr="00867ECB">
      <w:rPr>
        <w:sz w:val="24"/>
      </w:rPr>
      <w:t>Entwurf und Entwicklung für ein Compilerplugin</w:t>
    </w:r>
    <w:r w:rsidR="001D2D5A" w:rsidRPr="00C16DF0">
      <w:rPr>
        <w:noProof/>
      </w:rPr>
      <w:t xml:space="preserve"> </w:t>
    </w:r>
    <w:r w:rsidR="001D2D5A" w:rsidRPr="00C16DF0">
      <w:rPr>
        <w:noProof/>
      </w:rPr>
      <w:drawing>
        <wp:anchor distT="0" distB="0" distL="114300" distR="114300" simplePos="0" relativeHeight="251729920" behindDoc="1" locked="0" layoutInCell="1" allowOverlap="1" wp14:anchorId="230AD67D" wp14:editId="71D34D41">
          <wp:simplePos x="0" y="0"/>
          <wp:positionH relativeFrom="column">
            <wp:posOffset>4860127</wp:posOffset>
          </wp:positionH>
          <wp:positionV relativeFrom="paragraph">
            <wp:posOffset>-127048</wp:posOffset>
          </wp:positionV>
          <wp:extent cx="1742440" cy="965200"/>
          <wp:effectExtent l="0" t="0" r="0" b="6350"/>
          <wp:wrapThrough wrapText="bothSides">
            <wp:wrapPolygon edited="0">
              <wp:start x="0" y="0"/>
              <wp:lineTo x="0" y="21316"/>
              <wp:lineTo x="21254" y="21316"/>
              <wp:lineTo x="21254" y="0"/>
              <wp:lineTo x="0" y="0"/>
            </wp:wrapPolygon>
          </wp:wrapThrough>
          <wp:docPr id="9854" name="Grafik 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440" cy="96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3BCED3" w14:textId="77777777" w:rsidR="008F609B" w:rsidRDefault="008F609B" w:rsidP="00535F33">
    <w:pPr>
      <w:spacing w:after="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09BAD" w14:textId="77777777" w:rsidR="001D2D5A" w:rsidRDefault="001D2D5A">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92032" behindDoc="0" locked="0" layoutInCell="1" allowOverlap="1" wp14:anchorId="2B46BF26" wp14:editId="541FCBE0">
              <wp:simplePos x="0" y="0"/>
              <wp:positionH relativeFrom="page">
                <wp:posOffset>882701</wp:posOffset>
              </wp:positionH>
              <wp:positionV relativeFrom="page">
                <wp:posOffset>1219454</wp:posOffset>
              </wp:positionV>
              <wp:extent cx="5796661" cy="6096"/>
              <wp:effectExtent l="0" t="0" r="0" b="0"/>
              <wp:wrapSquare wrapText="bothSides"/>
              <wp:docPr id="78022" name="Group 78022"/>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80695" name="Shape 80695"/>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C41BF5" id="Group 78022" o:spid="_x0000_s1026" style="position:absolute;margin-left:69.5pt;margin-top:96pt;width:456.45pt;height:.5pt;z-index:25169203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">
              <v:shape id="Shape 80695"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rPr>
        <w:noProof/>
      </w:rPr>
      <w:drawing>
        <wp:anchor distT="0" distB="0" distL="114300" distR="114300" simplePos="0" relativeHeight="251693056" behindDoc="0" locked="0" layoutInCell="1" allowOverlap="0" wp14:anchorId="62DD3D9E" wp14:editId="5C91D028">
          <wp:simplePos x="0" y="0"/>
          <wp:positionH relativeFrom="page">
            <wp:posOffset>5848350</wp:posOffset>
          </wp:positionH>
          <wp:positionV relativeFrom="page">
            <wp:posOffset>180975</wp:posOffset>
          </wp:positionV>
          <wp:extent cx="1445895" cy="616585"/>
          <wp:effectExtent l="0" t="0" r="0" b="0"/>
          <wp:wrapSquare wrapText="bothSides"/>
          <wp:docPr id="9858" name="Picture 2082"/>
          <wp:cNvGraphicFramePr/>
          <a:graphic xmlns:a="http://schemas.openxmlformats.org/drawingml/2006/main">
            <a:graphicData uri="http://schemas.openxmlformats.org/drawingml/2006/picture">
              <pic:pic xmlns:pic="http://schemas.openxmlformats.org/drawingml/2006/picture">
                <pic:nvPicPr>
                  <pic:cNvPr id="2082" name="Picture 2082"/>
                  <pic:cNvPicPr/>
                </pic:nvPicPr>
                <pic:blipFill>
                  <a:blip r:embed="rId1"/>
                  <a:stretch>
                    <a:fillRect/>
                  </a:stretch>
                </pic:blipFill>
                <pic:spPr>
                  <a:xfrm>
                    <a:off x="0" y="0"/>
                    <a:ext cx="1445895" cy="616585"/>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14:paraId="62612678" w14:textId="77777777" w:rsidR="001D2D5A" w:rsidRDefault="001D2D5A">
    <w:pPr>
      <w:spacing w:after="96" w:line="259" w:lineRule="auto"/>
      <w:ind w:left="0" w:right="0" w:firstLine="0"/>
      <w:jc w:val="left"/>
    </w:pPr>
    <w:r>
      <w:t xml:space="preserve">Der Langtitel der Projektdokumentation </w:t>
    </w:r>
  </w:p>
  <w:p w14:paraId="440DB5B7" w14:textId="77777777" w:rsidR="001D2D5A" w:rsidRDefault="001D2D5A">
    <w:pPr>
      <w:spacing w:after="0" w:line="259" w:lineRule="auto"/>
      <w:ind w:left="1541" w:right="0" w:firstLine="0"/>
      <w:jc w:val="left"/>
    </w:pPr>
    <w:r>
      <w:rPr>
        <w:b/>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5AB5B" w14:textId="77777777" w:rsidR="001D2D5A" w:rsidRDefault="001D2D5A">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96128" behindDoc="0" locked="0" layoutInCell="1" allowOverlap="1" wp14:anchorId="60EB6EBD" wp14:editId="43042B31">
              <wp:simplePos x="0" y="0"/>
              <wp:positionH relativeFrom="page">
                <wp:posOffset>882701</wp:posOffset>
              </wp:positionH>
              <wp:positionV relativeFrom="page">
                <wp:posOffset>1219454</wp:posOffset>
              </wp:positionV>
              <wp:extent cx="5796661" cy="6096"/>
              <wp:effectExtent l="0" t="0" r="0" b="0"/>
              <wp:wrapSquare wrapText="bothSides"/>
              <wp:docPr id="78182" name="Group 78182"/>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80701" name="Shape 80701"/>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F6B144" id="Group 78182" o:spid="_x0000_s1026" style="position:absolute;margin-left:69.5pt;margin-top:96pt;width:456.45pt;height:.5pt;z-index:25169612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">
              <v:shape id="Shape 80701"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" path="m,l5796661,r,9144l,9144,,e" fillcolor="black" stroked="f" strokeweight="0">
                <v:stroke miterlimit="83231f" joinstyle="miter"/>
                <v:path arrowok="t" textboxrect="0,0,5796661,9144"/>
              </v:shape>
              <w10:wrap type="square" anchorx="page" anchory="page"/>
            </v:group>
          </w:pict>
        </mc:Fallback>
      </mc:AlternateContent>
    </w:r>
    <w:r>
      <w:rPr>
        <w:noProof/>
      </w:rPr>
      <w:drawing>
        <wp:anchor distT="0" distB="0" distL="114300" distR="114300" simplePos="0" relativeHeight="251697152" behindDoc="0" locked="0" layoutInCell="1" allowOverlap="0" wp14:anchorId="11F9CB2C" wp14:editId="36F41EB1">
          <wp:simplePos x="0" y="0"/>
          <wp:positionH relativeFrom="page">
            <wp:posOffset>5848350</wp:posOffset>
          </wp:positionH>
          <wp:positionV relativeFrom="page">
            <wp:posOffset>180975</wp:posOffset>
          </wp:positionV>
          <wp:extent cx="1445895" cy="616585"/>
          <wp:effectExtent l="0" t="0" r="0" b="0"/>
          <wp:wrapSquare wrapText="bothSides"/>
          <wp:docPr id="9860"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1"/>
                  <a:stretch>
                    <a:fillRect/>
                  </a:stretch>
                </pic:blipFill>
                <pic:spPr>
                  <a:xfrm>
                    <a:off x="0" y="0"/>
                    <a:ext cx="1445895" cy="616585"/>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14:paraId="27EB8BF1" w14:textId="77777777" w:rsidR="001D2D5A" w:rsidRDefault="001D2D5A">
    <w:pPr>
      <w:spacing w:after="0" w:line="259" w:lineRule="auto"/>
      <w:ind w:left="0" w:right="0" w:firstLine="0"/>
      <w:jc w:val="left"/>
    </w:pPr>
    <w:r>
      <w:t xml:space="preserve">Der Langtitel der Projektdokumentation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EA7C0" w14:textId="77777777" w:rsidR="001D2D5A" w:rsidRDefault="001D2D5A" w:rsidP="00535F33">
    <w:pPr>
      <w:spacing w:after="0" w:line="259" w:lineRule="auto"/>
      <w:ind w:left="0" w:right="0" w:firstLine="0"/>
      <w:jc w:val="left"/>
    </w:pPr>
    <w:r w:rsidRPr="00C16DF0">
      <w:rPr>
        <w:noProof/>
      </w:rPr>
      <w:drawing>
        <wp:anchor distT="0" distB="0" distL="114300" distR="114300" simplePos="0" relativeHeight="251731968" behindDoc="1" locked="0" layoutInCell="1" allowOverlap="1" wp14:anchorId="4E4A3F9F" wp14:editId="11779001">
          <wp:simplePos x="0" y="0"/>
          <wp:positionH relativeFrom="column">
            <wp:posOffset>4865298</wp:posOffset>
          </wp:positionH>
          <wp:positionV relativeFrom="paragraph">
            <wp:posOffset>-121213</wp:posOffset>
          </wp:positionV>
          <wp:extent cx="1742440" cy="965200"/>
          <wp:effectExtent l="0" t="0" r="0" b="6350"/>
          <wp:wrapThrough wrapText="bothSides">
            <wp:wrapPolygon edited="0">
              <wp:start x="0" y="0"/>
              <wp:lineTo x="0" y="21316"/>
              <wp:lineTo x="21254" y="21316"/>
              <wp:lineTo x="21254" y="0"/>
              <wp:lineTo x="0" y="0"/>
            </wp:wrapPolygon>
          </wp:wrapThrough>
          <wp:docPr id="9862" name="Grafik 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440" cy="96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rPr>
      <mc:AlternateContent>
        <mc:Choice Requires="wpg">
          <w:drawing>
            <wp:anchor distT="0" distB="0" distL="114300" distR="114300" simplePos="0" relativeHeight="251698176" behindDoc="0" locked="0" layoutInCell="1" allowOverlap="1" wp14:anchorId="32DC36A7" wp14:editId="452978AA">
              <wp:simplePos x="0" y="0"/>
              <wp:positionH relativeFrom="page">
                <wp:posOffset>882701</wp:posOffset>
              </wp:positionH>
              <wp:positionV relativeFrom="page">
                <wp:posOffset>1219454</wp:posOffset>
              </wp:positionV>
              <wp:extent cx="5796661" cy="6096"/>
              <wp:effectExtent l="0" t="0" r="0" b="0"/>
              <wp:wrapSquare wrapText="bothSides"/>
              <wp:docPr id="78151" name="Group 78151"/>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80699" name="Shape 80699"/>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E7CF11" id="Group 78151" o:spid="_x0000_s1026" style="position:absolute;margin-left:69.5pt;margin-top:96pt;width:456.45pt;height:.5pt;z-index:25169817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">
              <v:shape id="Shape 80699"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rsidRPr="00867ECB">
      <w:rPr>
        <w:sz w:val="24"/>
      </w:rPr>
      <w:t>Entwurf und Entwicklung für ein Compilerplugin</w:t>
    </w:r>
  </w:p>
  <w:p w14:paraId="37A63BE7" w14:textId="77777777" w:rsidR="001D2D5A" w:rsidRDefault="001D2D5A">
    <w:pPr>
      <w:spacing w:after="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D9CD1" w14:textId="77777777" w:rsidR="001D2D5A" w:rsidRDefault="001D2D5A">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0224" behindDoc="0" locked="0" layoutInCell="1" allowOverlap="1" wp14:anchorId="4CE128BA" wp14:editId="74E456C3">
              <wp:simplePos x="0" y="0"/>
              <wp:positionH relativeFrom="page">
                <wp:posOffset>882701</wp:posOffset>
              </wp:positionH>
              <wp:positionV relativeFrom="page">
                <wp:posOffset>1219454</wp:posOffset>
              </wp:positionV>
              <wp:extent cx="5796661" cy="6096"/>
              <wp:effectExtent l="0" t="0" r="0" b="0"/>
              <wp:wrapSquare wrapText="bothSides"/>
              <wp:docPr id="78120" name="Group 78120"/>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80697" name="Shape 8069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7DC28A" id="Group 78120" o:spid="_x0000_s1026" style="position:absolute;margin-left:69.5pt;margin-top:96pt;width:456.45pt;height:.5pt;z-index:25170022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">
              <v:shape id="Shape 80697"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" path="m,l5796661,r,9144l,9144,,e" fillcolor="black" stroked="f" strokeweight="0">
                <v:stroke miterlimit="83231f" joinstyle="miter"/>
                <v:path arrowok="t" textboxrect="0,0,5796661,9144"/>
              </v:shape>
              <w10:wrap type="square" anchorx="page" anchory="page"/>
            </v:group>
          </w:pict>
        </mc:Fallback>
      </mc:AlternateContent>
    </w:r>
    <w:r>
      <w:rPr>
        <w:noProof/>
      </w:rPr>
      <w:drawing>
        <wp:anchor distT="0" distB="0" distL="114300" distR="114300" simplePos="0" relativeHeight="251701248" behindDoc="0" locked="0" layoutInCell="1" allowOverlap="0" wp14:anchorId="76E165F5" wp14:editId="4011503B">
          <wp:simplePos x="0" y="0"/>
          <wp:positionH relativeFrom="page">
            <wp:posOffset>5848350</wp:posOffset>
          </wp:positionH>
          <wp:positionV relativeFrom="page">
            <wp:posOffset>180975</wp:posOffset>
          </wp:positionV>
          <wp:extent cx="1445895" cy="616585"/>
          <wp:effectExtent l="0" t="0" r="0" b="0"/>
          <wp:wrapSquare wrapText="bothSides"/>
          <wp:docPr id="9864"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1"/>
                  <a:stretch>
                    <a:fillRect/>
                  </a:stretch>
                </pic:blipFill>
                <pic:spPr>
                  <a:xfrm>
                    <a:off x="0" y="0"/>
                    <a:ext cx="1445895" cy="616585"/>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14:paraId="4805A770" w14:textId="77777777" w:rsidR="001D2D5A" w:rsidRDefault="001D2D5A">
    <w:pPr>
      <w:spacing w:after="0" w:line="259" w:lineRule="auto"/>
      <w:ind w:left="0" w:right="0" w:firstLine="0"/>
      <w:jc w:val="left"/>
    </w:pPr>
    <w:r>
      <w:t xml:space="preserve">Der Langtitel der Projektdokumentation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BAD26" w14:textId="77777777" w:rsidR="001D2D5A" w:rsidRDefault="001D2D5A">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5344" behindDoc="0" locked="0" layoutInCell="1" allowOverlap="1" wp14:anchorId="5E7ED5CA" wp14:editId="42DC8EE8">
              <wp:simplePos x="0" y="0"/>
              <wp:positionH relativeFrom="page">
                <wp:posOffset>882701</wp:posOffset>
              </wp:positionH>
              <wp:positionV relativeFrom="page">
                <wp:posOffset>1219454</wp:posOffset>
              </wp:positionV>
              <wp:extent cx="5796661" cy="6096"/>
              <wp:effectExtent l="0" t="0" r="0" b="0"/>
              <wp:wrapSquare wrapText="bothSides"/>
              <wp:docPr id="78286" name="Group 78286"/>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80707" name="Shape 8070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FA1098" id="Group 78286" o:spid="_x0000_s1026" style="position:absolute;margin-left:69.5pt;margin-top:96pt;width:456.45pt;height:.5pt;z-index:25170534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">
              <v:shape id="Shape 80707"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rPr>
        <w:noProof/>
      </w:rPr>
      <w:drawing>
        <wp:anchor distT="0" distB="0" distL="114300" distR="114300" simplePos="0" relativeHeight="251706368" behindDoc="0" locked="0" layoutInCell="1" allowOverlap="0" wp14:anchorId="22634308" wp14:editId="550F6132">
          <wp:simplePos x="0" y="0"/>
          <wp:positionH relativeFrom="page">
            <wp:posOffset>5848350</wp:posOffset>
          </wp:positionH>
          <wp:positionV relativeFrom="page">
            <wp:posOffset>180975</wp:posOffset>
          </wp:positionV>
          <wp:extent cx="1445895" cy="616585"/>
          <wp:effectExtent l="0" t="0" r="0" b="0"/>
          <wp:wrapSquare wrapText="bothSides"/>
          <wp:docPr id="15392" name="Picture 15392"/>
          <wp:cNvGraphicFramePr/>
          <a:graphic xmlns:a="http://schemas.openxmlformats.org/drawingml/2006/main">
            <a:graphicData uri="http://schemas.openxmlformats.org/drawingml/2006/picture">
              <pic:pic xmlns:pic="http://schemas.openxmlformats.org/drawingml/2006/picture">
                <pic:nvPicPr>
                  <pic:cNvPr id="15392" name="Picture 15392"/>
                  <pic:cNvPicPr/>
                </pic:nvPicPr>
                <pic:blipFill>
                  <a:blip r:embed="rId1"/>
                  <a:stretch>
                    <a:fillRect/>
                  </a:stretch>
                </pic:blipFill>
                <pic:spPr>
                  <a:xfrm>
                    <a:off x="0" y="0"/>
                    <a:ext cx="1445895" cy="616585"/>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14:paraId="4B4E410D" w14:textId="77777777" w:rsidR="001D2D5A" w:rsidRDefault="001D2D5A">
    <w:pPr>
      <w:spacing w:after="96" w:line="259" w:lineRule="auto"/>
      <w:ind w:left="0" w:right="0" w:firstLine="0"/>
      <w:jc w:val="left"/>
    </w:pPr>
    <w:r>
      <w:t xml:space="preserve">Der Langtitel der Projektdokumentation </w:t>
    </w:r>
  </w:p>
  <w:p w14:paraId="14227D0C" w14:textId="77777777" w:rsidR="001D2D5A" w:rsidRDefault="001D2D5A">
    <w:pPr>
      <w:spacing w:after="0" w:line="259" w:lineRule="auto"/>
      <w:ind w:left="0" w:right="0" w:firstLine="0"/>
      <w:jc w:val="left"/>
    </w:pPr>
    <w:r>
      <w:rPr>
        <w:b/>
      </w:rPr>
      <w:t xml:space="preserve">Anhang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C4A83" w14:textId="77777777" w:rsidR="001D2D5A" w:rsidRDefault="001D2D5A" w:rsidP="006C36E1">
    <w:pPr>
      <w:spacing w:after="0" w:line="259" w:lineRule="auto"/>
      <w:ind w:left="0" w:right="0" w:firstLine="0"/>
      <w:jc w:val="left"/>
    </w:pPr>
    <w:r w:rsidRPr="00867ECB">
      <w:rPr>
        <w:sz w:val="24"/>
      </w:rPr>
      <w:t>Entwurf und Entwicklung für ein Compilerplugin</w:t>
    </w:r>
    <w:r w:rsidRPr="00C16DF0">
      <w:rPr>
        <w:noProof/>
      </w:rPr>
      <w:t xml:space="preserve"> </w:t>
    </w:r>
    <w:r w:rsidRPr="00C16DF0">
      <w:rPr>
        <w:noProof/>
      </w:rPr>
      <w:drawing>
        <wp:anchor distT="0" distB="0" distL="114300" distR="114300" simplePos="0" relativeHeight="251734016" behindDoc="1" locked="0" layoutInCell="1" allowOverlap="1" wp14:anchorId="4A10AC75" wp14:editId="7CB4D08E">
          <wp:simplePos x="0" y="0"/>
          <wp:positionH relativeFrom="column">
            <wp:posOffset>4873925</wp:posOffset>
          </wp:positionH>
          <wp:positionV relativeFrom="paragraph">
            <wp:posOffset>-147093</wp:posOffset>
          </wp:positionV>
          <wp:extent cx="1742440" cy="965200"/>
          <wp:effectExtent l="0" t="0" r="0" b="6350"/>
          <wp:wrapThrough wrapText="bothSides">
            <wp:wrapPolygon edited="0">
              <wp:start x="0" y="0"/>
              <wp:lineTo x="0" y="21316"/>
              <wp:lineTo x="21254" y="21316"/>
              <wp:lineTo x="21254" y="0"/>
              <wp:lineTo x="0" y="0"/>
            </wp:wrapPolygon>
          </wp:wrapThrough>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440" cy="96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rPr>
      <mc:AlternateContent>
        <mc:Choice Requires="wpg">
          <w:drawing>
            <wp:anchor distT="0" distB="0" distL="114300" distR="114300" simplePos="0" relativeHeight="251707392" behindDoc="0" locked="0" layoutInCell="1" allowOverlap="1" wp14:anchorId="3FB1BF70" wp14:editId="2109FC3D">
              <wp:simplePos x="0" y="0"/>
              <wp:positionH relativeFrom="page">
                <wp:posOffset>882701</wp:posOffset>
              </wp:positionH>
              <wp:positionV relativeFrom="page">
                <wp:posOffset>1219454</wp:posOffset>
              </wp:positionV>
              <wp:extent cx="5796661" cy="6096"/>
              <wp:effectExtent l="0" t="0" r="0" b="0"/>
              <wp:wrapSquare wrapText="bothSides"/>
              <wp:docPr id="78250" name="Group 78250"/>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80705" name="Shape 80705"/>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F31B79" id="Group 78250" o:spid="_x0000_s1026" style="position:absolute;margin-left:69.5pt;margin-top:96pt;width:456.45pt;height:.5pt;z-index:25170739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">
              <v:shape id="Shape 80705"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" path="m,l5796661,r,9144l,9144,,e" fillcolor="black" stroked="f" strokeweight="0">
                <v:stroke miterlimit="83231f" joinstyle="miter"/>
                <v:path arrowok="t" textboxrect="0,0,5796661,9144"/>
              </v:shape>
              <w10:wrap type="square" anchorx="page" anchory="page"/>
            </v:group>
          </w:pict>
        </mc:Fallback>
      </mc:AlternateContent>
    </w:r>
  </w:p>
  <w:p w14:paraId="38834022" w14:textId="77777777" w:rsidR="001D2D5A" w:rsidRDefault="001D2D5A">
    <w:pPr>
      <w:spacing w:after="0" w:line="259" w:lineRule="auto"/>
      <w:ind w:left="0" w:right="0" w:firstLine="0"/>
      <w:jc w:val="left"/>
    </w:pPr>
  </w:p>
  <w:p w14:paraId="1E402934" w14:textId="77777777" w:rsidR="001D2D5A" w:rsidRDefault="001D2D5A">
    <w:pPr>
      <w:spacing w:after="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AAC80" w14:textId="77777777" w:rsidR="001D2D5A" w:rsidRDefault="001D2D5A">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09440" behindDoc="0" locked="0" layoutInCell="1" allowOverlap="1" wp14:anchorId="46EBCE96" wp14:editId="5F612F46">
              <wp:simplePos x="0" y="0"/>
              <wp:positionH relativeFrom="page">
                <wp:posOffset>882701</wp:posOffset>
              </wp:positionH>
              <wp:positionV relativeFrom="page">
                <wp:posOffset>1219454</wp:posOffset>
              </wp:positionV>
              <wp:extent cx="5796661" cy="6096"/>
              <wp:effectExtent l="0" t="0" r="0" b="0"/>
              <wp:wrapSquare wrapText="bothSides"/>
              <wp:docPr id="78214" name="Group 78214"/>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80703" name="Shape 80703"/>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713488" id="Group 78214" o:spid="_x0000_s1026" style="position:absolute;margin-left:69.5pt;margin-top:96pt;width:456.45pt;height:.5pt;z-index:25170944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">
              <v:shape id="Shape 80703"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rPr>
        <w:noProof/>
      </w:rPr>
      <w:drawing>
        <wp:anchor distT="0" distB="0" distL="114300" distR="114300" simplePos="0" relativeHeight="251710464" behindDoc="0" locked="0" layoutInCell="1" allowOverlap="0" wp14:anchorId="2E5F8804" wp14:editId="21F1D766">
          <wp:simplePos x="0" y="0"/>
          <wp:positionH relativeFrom="page">
            <wp:posOffset>5848350</wp:posOffset>
          </wp:positionH>
          <wp:positionV relativeFrom="page">
            <wp:posOffset>180975</wp:posOffset>
          </wp:positionV>
          <wp:extent cx="1445895" cy="616585"/>
          <wp:effectExtent l="0" t="0" r="0" b="0"/>
          <wp:wrapSquare wrapText="bothSides"/>
          <wp:docPr id="11" name="Picture 15392"/>
          <wp:cNvGraphicFramePr/>
          <a:graphic xmlns:a="http://schemas.openxmlformats.org/drawingml/2006/main">
            <a:graphicData uri="http://schemas.openxmlformats.org/drawingml/2006/picture">
              <pic:pic xmlns:pic="http://schemas.openxmlformats.org/drawingml/2006/picture">
                <pic:nvPicPr>
                  <pic:cNvPr id="15392" name="Picture 15392"/>
                  <pic:cNvPicPr/>
                </pic:nvPicPr>
                <pic:blipFill>
                  <a:blip r:embed="rId1"/>
                  <a:stretch>
                    <a:fillRect/>
                  </a:stretch>
                </pic:blipFill>
                <pic:spPr>
                  <a:xfrm>
                    <a:off x="0" y="0"/>
                    <a:ext cx="1445895" cy="616585"/>
                  </a:xfrm>
                  <a:prstGeom prst="rect">
                    <a:avLst/>
                  </a:prstGeom>
                </pic:spPr>
              </pic:pic>
            </a:graphicData>
          </a:graphic>
        </wp:anchor>
      </w:drawing>
    </w:r>
    <w:r>
      <w:rPr>
        <w:b/>
      </w:rPr>
      <w:t>D</w:t>
    </w:r>
    <w:r>
      <w:rPr>
        <w:b/>
        <w:sz w:val="18"/>
      </w:rPr>
      <w:t xml:space="preserve">ER </w:t>
    </w:r>
    <w:r>
      <w:rPr>
        <w:b/>
      </w:rPr>
      <w:t>K</w:t>
    </w:r>
    <w:r>
      <w:rPr>
        <w:b/>
        <w:sz w:val="18"/>
      </w:rPr>
      <w:t>URZTITEL</w:t>
    </w:r>
    <w:r>
      <w:rPr>
        <w:b/>
      </w:rPr>
      <w:t xml:space="preserve"> </w:t>
    </w:r>
    <w:r>
      <w:rPr>
        <w:b/>
      </w:rPr>
      <w:tab/>
    </w:r>
  </w:p>
  <w:p w14:paraId="66D872A7" w14:textId="77777777" w:rsidR="001D2D5A" w:rsidRDefault="001D2D5A">
    <w:pPr>
      <w:spacing w:after="96" w:line="259" w:lineRule="auto"/>
      <w:ind w:left="0" w:right="0" w:firstLine="0"/>
      <w:jc w:val="left"/>
    </w:pPr>
    <w:r>
      <w:t xml:space="preserve">Der Langtitel der Projektdokumentation </w:t>
    </w:r>
  </w:p>
  <w:p w14:paraId="18B36DCD" w14:textId="77777777" w:rsidR="001D2D5A" w:rsidRDefault="001D2D5A">
    <w:pPr>
      <w:spacing w:after="0" w:line="259" w:lineRule="auto"/>
      <w:ind w:left="0" w:right="0" w:firstLine="0"/>
      <w:jc w:val="left"/>
    </w:pPr>
    <w:r>
      <w:rPr>
        <w:b/>
      </w:rPr>
      <w:t xml:space="preserve">Anhang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4BA73" w14:textId="77777777" w:rsidR="001D2D5A" w:rsidRDefault="001D2D5A">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2B7B2" w14:textId="77777777" w:rsidR="001D2D5A" w:rsidRDefault="001D2D5A">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9B86D" w14:textId="77777777" w:rsidR="001D2D5A" w:rsidRDefault="001D2D5A">
    <w:pPr>
      <w:spacing w:after="0" w:line="259" w:lineRule="auto"/>
      <w:ind w:left="0" w:right="0" w:firstLine="0"/>
      <w:jc w:val="left"/>
    </w:pPr>
    <w:r w:rsidRPr="00C16DF0">
      <w:rPr>
        <w:noProof/>
      </w:rPr>
      <w:drawing>
        <wp:anchor distT="0" distB="0" distL="114300" distR="114300" simplePos="0" relativeHeight="251717632" behindDoc="1" locked="0" layoutInCell="1" allowOverlap="1" wp14:anchorId="40908071" wp14:editId="029C3770">
          <wp:simplePos x="0" y="0"/>
          <wp:positionH relativeFrom="column">
            <wp:posOffset>4878249</wp:posOffset>
          </wp:positionH>
          <wp:positionV relativeFrom="paragraph">
            <wp:posOffset>-207286</wp:posOffset>
          </wp:positionV>
          <wp:extent cx="1793875" cy="993140"/>
          <wp:effectExtent l="0" t="0" r="0" b="0"/>
          <wp:wrapTight wrapText="bothSides">
            <wp:wrapPolygon edited="0">
              <wp:start x="0" y="0"/>
              <wp:lineTo x="0" y="21130"/>
              <wp:lineTo x="21332" y="21130"/>
              <wp:lineTo x="21332"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875" cy="993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rPr>
      <mc:AlternateContent>
        <mc:Choice Requires="wpg">
          <w:drawing>
            <wp:anchor distT="0" distB="0" distL="114300" distR="114300" simplePos="0" relativeHeight="251658240" behindDoc="0" locked="0" layoutInCell="1" allowOverlap="1" wp14:anchorId="3E0762A2" wp14:editId="3C5FBB5E">
              <wp:simplePos x="0" y="0"/>
              <wp:positionH relativeFrom="page">
                <wp:posOffset>882701</wp:posOffset>
              </wp:positionH>
              <wp:positionV relativeFrom="page">
                <wp:posOffset>1219454</wp:posOffset>
              </wp:positionV>
              <wp:extent cx="5796661" cy="6096"/>
              <wp:effectExtent l="0" t="0" r="0" b="0"/>
              <wp:wrapSquare wrapText="bothSides"/>
              <wp:docPr id="77786" name="Group 77786"/>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80677" name="Shape 8067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5190FA" id="Group 77786" o:spid="_x0000_s1026" style="position:absolute;margin-left:69.5pt;margin-top:96pt;width:456.45pt;height:.5pt;z-index:25165824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">
              <v:shape id="Shape 80677"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" path="m,l5796661,r,9144l,9144,,e" fillcolor="black" stroked="f" strokeweight="0">
                <v:stroke miterlimit="83231f" joinstyle="miter"/>
                <v:path arrowok="t" textboxrect="0,0,5796661,9144"/>
              </v:shape>
              <w10:wrap type="square" anchorx="page" anchory="page"/>
            </v:group>
          </w:pict>
        </mc:Fallback>
      </mc:AlternateContent>
    </w:r>
    <w:r w:rsidRPr="00867ECB">
      <w:rPr>
        <w:sz w:val="24"/>
      </w:rPr>
      <w:t>Entwurf und Entwicklung für ein Compilerplugin</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A926D" w14:textId="77777777" w:rsidR="001D2D5A" w:rsidRDefault="001D2D5A" w:rsidP="00914DF9">
    <w:pPr>
      <w:spacing w:after="0" w:line="259" w:lineRule="auto"/>
      <w:ind w:left="0" w:right="0" w:firstLine="0"/>
      <w:jc w:val="left"/>
    </w:pPr>
    <w:r w:rsidRPr="00C16DF0">
      <w:rPr>
        <w:noProof/>
      </w:rPr>
      <w:drawing>
        <wp:anchor distT="0" distB="0" distL="114300" distR="114300" simplePos="0" relativeHeight="251723776" behindDoc="1" locked="0" layoutInCell="1" allowOverlap="1" wp14:anchorId="3FA3DFD0" wp14:editId="0CCE002A">
          <wp:simplePos x="0" y="0"/>
          <wp:positionH relativeFrom="column">
            <wp:posOffset>4865298</wp:posOffset>
          </wp:positionH>
          <wp:positionV relativeFrom="paragraph">
            <wp:posOffset>-130391</wp:posOffset>
          </wp:positionV>
          <wp:extent cx="1742440" cy="965200"/>
          <wp:effectExtent l="0" t="0" r="0" b="6350"/>
          <wp:wrapThrough wrapText="bothSides">
            <wp:wrapPolygon edited="0">
              <wp:start x="0" y="0"/>
              <wp:lineTo x="0" y="21316"/>
              <wp:lineTo x="21254" y="21316"/>
              <wp:lineTo x="21254" y="0"/>
              <wp:lineTo x="0" y="0"/>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440" cy="96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7ECB">
      <w:rPr>
        <w:sz w:val="24"/>
      </w:rPr>
      <w:t>Entwurf und Entwicklung für ein Compilerplugin</w:t>
    </w:r>
    <w:r w:rsidRPr="00867ECB">
      <w:rPr>
        <w:sz w:val="16"/>
      </w:rPr>
      <w:t xml:space="preserve"> </w:t>
    </w:r>
    <w:r>
      <w:t xml:space="preserve"> </w:t>
    </w:r>
  </w:p>
  <w:p w14:paraId="6C80365D" w14:textId="77777777" w:rsidR="001D2D5A" w:rsidRDefault="001D2D5A">
    <w:pPr>
      <w:spacing w:after="0" w:line="259" w:lineRule="auto"/>
      <w:ind w:left="0" w:right="-49" w:firstLine="0"/>
      <w:jc w:val="right"/>
    </w:pPr>
    <w:r>
      <w:rPr>
        <w:rFonts w:ascii="Calibri" w:eastAsia="Calibri" w:hAnsi="Calibri" w:cs="Calibr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1B538" w14:textId="77777777" w:rsidR="001D2D5A" w:rsidRPr="00867ECB" w:rsidRDefault="001D2D5A">
    <w:pPr>
      <w:spacing w:after="0" w:line="259" w:lineRule="auto"/>
      <w:ind w:left="0" w:right="0" w:firstLine="0"/>
      <w:jc w:val="left"/>
      <w:rPr>
        <w:sz w:val="16"/>
      </w:rPr>
    </w:pPr>
    <w:r w:rsidRPr="00C16DF0">
      <w:rPr>
        <w:noProof/>
      </w:rPr>
      <w:drawing>
        <wp:anchor distT="0" distB="0" distL="114300" distR="114300" simplePos="0" relativeHeight="251715584" behindDoc="1" locked="0" layoutInCell="1" allowOverlap="1" wp14:anchorId="4756A0A7" wp14:editId="615DF950">
          <wp:simplePos x="0" y="0"/>
          <wp:positionH relativeFrom="column">
            <wp:posOffset>4912612</wp:posOffset>
          </wp:positionH>
          <wp:positionV relativeFrom="paragraph">
            <wp:posOffset>-189697</wp:posOffset>
          </wp:positionV>
          <wp:extent cx="1742440" cy="965200"/>
          <wp:effectExtent l="0" t="0" r="0" b="6350"/>
          <wp:wrapThrough wrapText="bothSides">
            <wp:wrapPolygon edited="0">
              <wp:start x="0" y="0"/>
              <wp:lineTo x="0" y="21316"/>
              <wp:lineTo x="21254" y="21316"/>
              <wp:lineTo x="21254" y="0"/>
              <wp:lineTo x="0" y="0"/>
            </wp:wrapPolygon>
          </wp:wrapThrough>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440" cy="96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7ECB">
      <w:rPr>
        <w:sz w:val="24"/>
      </w:rPr>
      <w:t>Entwurf und Entwicklung für ein Compilerplugin</w:t>
    </w:r>
    <w:r w:rsidRPr="00867ECB">
      <w:rPr>
        <w:sz w:val="16"/>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3CE79" w14:textId="77777777" w:rsidR="001D2D5A" w:rsidRDefault="001D2D5A">
    <w:pPr>
      <w:pStyle w:val="Header"/>
    </w:pPr>
    <w:r w:rsidRPr="00C16DF0">
      <w:rPr>
        <w:noProof/>
      </w:rPr>
      <w:drawing>
        <wp:anchor distT="0" distB="0" distL="114300" distR="114300" simplePos="0" relativeHeight="251719680" behindDoc="1" locked="0" layoutInCell="1" allowOverlap="1" wp14:anchorId="73F0BABF" wp14:editId="75392346">
          <wp:simplePos x="0" y="0"/>
          <wp:positionH relativeFrom="column">
            <wp:posOffset>0</wp:posOffset>
          </wp:positionH>
          <wp:positionV relativeFrom="paragraph">
            <wp:posOffset>172085</wp:posOffset>
          </wp:positionV>
          <wp:extent cx="1793875" cy="993140"/>
          <wp:effectExtent l="0" t="0" r="0" b="0"/>
          <wp:wrapTight wrapText="bothSides">
            <wp:wrapPolygon edited="0">
              <wp:start x="0" y="0"/>
              <wp:lineTo x="0" y="21130"/>
              <wp:lineTo x="21332" y="21130"/>
              <wp:lineTo x="21332"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875" cy="993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F4B6C0" w14:textId="77777777" w:rsidR="001D2D5A" w:rsidRDefault="001D2D5A">
    <w:pPr>
      <w:spacing w:after="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98F84" w14:textId="77777777" w:rsidR="001D2D5A" w:rsidRDefault="001D2D5A" w:rsidP="00914DF9">
    <w:pPr>
      <w:spacing w:after="0" w:line="259" w:lineRule="auto"/>
      <w:ind w:left="0" w:right="0" w:firstLine="0"/>
      <w:jc w:val="left"/>
    </w:pPr>
    <w:r w:rsidRPr="00867ECB">
      <w:rPr>
        <w:sz w:val="24"/>
      </w:rPr>
      <w:t>Entwurf und Entwicklung für ein Compilerplugin</w:t>
    </w:r>
    <w:r w:rsidRPr="00C16DF0">
      <w:rPr>
        <w:noProof/>
      </w:rPr>
      <w:t xml:space="preserve"> </w:t>
    </w:r>
    <w:r w:rsidRPr="00C16DF0">
      <w:rPr>
        <w:noProof/>
      </w:rPr>
      <w:drawing>
        <wp:anchor distT="0" distB="0" distL="114300" distR="114300" simplePos="0" relativeHeight="251725824" behindDoc="1" locked="0" layoutInCell="1" allowOverlap="1" wp14:anchorId="2C0B383B" wp14:editId="4578F664">
          <wp:simplePos x="0" y="0"/>
          <wp:positionH relativeFrom="column">
            <wp:posOffset>4830793</wp:posOffset>
          </wp:positionH>
          <wp:positionV relativeFrom="paragraph">
            <wp:posOffset>-111628</wp:posOffset>
          </wp:positionV>
          <wp:extent cx="1742440" cy="965200"/>
          <wp:effectExtent l="0" t="0" r="0" b="6350"/>
          <wp:wrapThrough wrapText="bothSides">
            <wp:wrapPolygon edited="0">
              <wp:start x="0" y="0"/>
              <wp:lineTo x="0" y="21316"/>
              <wp:lineTo x="21254" y="21316"/>
              <wp:lineTo x="21254" y="0"/>
              <wp:lineTo x="0" y="0"/>
            </wp:wrapPolygon>
          </wp:wrapThrough>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440" cy="96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rPr>
      <mc:AlternateContent>
        <mc:Choice Requires="wpg">
          <w:drawing>
            <wp:anchor distT="0" distB="0" distL="114300" distR="114300" simplePos="0" relativeHeight="251671552" behindDoc="0" locked="0" layoutInCell="1" allowOverlap="1" wp14:anchorId="4C9134B1" wp14:editId="799F4662">
              <wp:simplePos x="0" y="0"/>
              <wp:positionH relativeFrom="page">
                <wp:posOffset>882701</wp:posOffset>
              </wp:positionH>
              <wp:positionV relativeFrom="page">
                <wp:posOffset>1219454</wp:posOffset>
              </wp:positionV>
              <wp:extent cx="5796661" cy="377951"/>
              <wp:effectExtent l="0" t="0" r="0" b="0"/>
              <wp:wrapSquare wrapText="bothSides"/>
              <wp:docPr id="77853" name="Group 77853"/>
              <wp:cNvGraphicFramePr/>
              <a:graphic xmlns:a="http://schemas.openxmlformats.org/drawingml/2006/main">
                <a:graphicData uri="http://schemas.microsoft.com/office/word/2010/wordprocessingGroup">
                  <wpg:wgp>
                    <wpg:cNvGrpSpPr/>
                    <wpg:grpSpPr>
                      <a:xfrm>
                        <a:off x="0" y="0"/>
                        <a:ext cx="5796661" cy="377951"/>
                        <a:chOff x="0" y="0"/>
                        <a:chExt cx="5796661" cy="377951"/>
                      </a:xfrm>
                    </wpg:grpSpPr>
                    <wps:wsp>
                      <wps:cNvPr id="80683" name="Shape 80683"/>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84" name="Shape 80684"/>
                      <wps:cNvSpPr/>
                      <wps:spPr>
                        <a:xfrm>
                          <a:off x="0" y="158495"/>
                          <a:ext cx="5796661" cy="219456"/>
                        </a:xfrm>
                        <a:custGeom>
                          <a:avLst/>
                          <a:gdLst/>
                          <a:ahLst/>
                          <a:cxnLst/>
                          <a:rect l="0" t="0" r="0" b="0"/>
                          <a:pathLst>
                            <a:path w="5796661" h="219456">
                              <a:moveTo>
                                <a:pt x="0" y="0"/>
                              </a:moveTo>
                              <a:lnTo>
                                <a:pt x="5796661" y="0"/>
                              </a:lnTo>
                              <a:lnTo>
                                <a:pt x="5796661" y="219456"/>
                              </a:lnTo>
                              <a:lnTo>
                                <a:pt x="0" y="219456"/>
                              </a:lnTo>
                              <a:lnTo>
                                <a:pt x="0" y="0"/>
                              </a:lnTo>
                            </a:path>
                          </a:pathLst>
                        </a:custGeom>
                        <a:ln w="0" cap="flat">
                          <a:miter lim="127000"/>
                        </a:ln>
                      </wps:spPr>
                      <wps:style>
                        <a:lnRef idx="0">
                          <a:srgbClr val="000000">
                            <a:alpha val="0"/>
                          </a:srgbClr>
                        </a:lnRef>
                        <a:fillRef idx="1">
                          <a:srgbClr val="1F4E79"/>
                        </a:fillRef>
                        <a:effectRef idx="0">
                          <a:scrgbClr r="0" g="0" b="0"/>
                        </a:effectRef>
                        <a:fontRef idx="none"/>
                      </wps:style>
                      <wps:bodyPr/>
                    </wps:wsp>
                  </wpg:wgp>
                </a:graphicData>
              </a:graphic>
            </wp:anchor>
          </w:drawing>
        </mc:Choice>
        <mc:Fallback>
          <w:pict>
            <v:group w14:anchorId="69E66740" id="Group 77853" o:spid="_x0000_s1026" style="position:absolute;margin-left:69.5pt;margin-top:96pt;width:456.45pt;height:29.75pt;z-index:251671552;mso-position-horizontal-relative:page;mso-position-vertical-relative:page" coordsize="57966,3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">
              <v:shape id="Shape 80683"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" path="m,l5796661,r,9144l,9144,,e" fillcolor="black" stroked="f" strokeweight="0">
                <v:stroke miterlimit="83231f" joinstyle="miter"/>
                <v:path arrowok="t" textboxrect="0,0,5796661,9144"/>
              </v:shape>
              <v:shape id="Shape 80684" o:spid="_x0000_s1028" style="position:absolute;top:1584;width:57966;height:2195;visibility:visible;mso-wrap-style:square;v-text-anchor:top" coordsize="5796661,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" path="m,l5796661,r,219456l,219456,,e" fillcolor="#1f4e79" stroked="f" strokeweight="0">
                <v:stroke miterlimit="83231f" joinstyle="miter"/>
                <v:path arrowok="t" textboxrect="0,0,5796661,219456"/>
              </v:shape>
              <w10:wrap type="square" anchorx="page" anchory="page"/>
            </v:group>
          </w:pict>
        </mc:Fallback>
      </mc:AlternateContent>
    </w:r>
    <w:r>
      <w:rPr>
        <w:rFonts w:ascii="Calibri" w:eastAsia="Calibri" w:hAnsi="Calibri" w:cs="Calibri"/>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ECB69" w14:textId="77777777" w:rsidR="001D2D5A" w:rsidRDefault="001D2D5A">
    <w:pPr>
      <w:spacing w:after="0" w:line="259" w:lineRule="auto"/>
      <w:ind w:left="0" w:right="-50" w:firstLine="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81F04"/>
    <w:multiLevelType w:val="hybridMultilevel"/>
    <w:tmpl w:val="1BA4C19C"/>
    <w:lvl w:ilvl="0" w:tplc="CCB4D126">
      <w:start w:val="2"/>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D3F2355"/>
    <w:multiLevelType w:val="multilevel"/>
    <w:tmpl w:val="63867B8A"/>
    <w:lvl w:ilvl="0">
      <w:start w:val="1"/>
      <w:numFmt w:val="decimal"/>
      <w:lvlText w:val="%1."/>
      <w:lvlJc w:val="left"/>
      <w:pPr>
        <w:ind w:left="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8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6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3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30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8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5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2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4BE472F"/>
    <w:multiLevelType w:val="multilevel"/>
    <w:tmpl w:val="2B0A867E"/>
    <w:lvl w:ilvl="0">
      <w:start w:val="1"/>
      <w:numFmt w:val="decimal"/>
      <w:lvlText w:val="%1."/>
      <w:lvlJc w:val="left"/>
      <w:pPr>
        <w:ind w:left="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BB90815"/>
    <w:multiLevelType w:val="hybridMultilevel"/>
    <w:tmpl w:val="89A293B8"/>
    <w:lvl w:ilvl="0" w:tplc="80D0439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E4EBFF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6AEA46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BE0C75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B92F8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F28FDF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B20F85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7E8406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300CD5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B7A46C3"/>
    <w:multiLevelType w:val="hybridMultilevel"/>
    <w:tmpl w:val="F7DEB2B8"/>
    <w:lvl w:ilvl="0" w:tplc="B516849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D8C2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A5E90F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85290A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D34D1D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D4ED6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47655B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94860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BA2843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8922E50"/>
    <w:multiLevelType w:val="multilevel"/>
    <w:tmpl w:val="BF1AF116"/>
    <w:lvl w:ilvl="0">
      <w:start w:val="1"/>
      <w:numFmt w:val="decimal"/>
      <w:lvlText w:val="%1"/>
      <w:lvlJc w:val="left"/>
      <w:pPr>
        <w:ind w:left="4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8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3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AFD5D5F"/>
    <w:multiLevelType w:val="multilevel"/>
    <w:tmpl w:val="BA1A0808"/>
    <w:lvl w:ilvl="0">
      <w:start w:val="1"/>
      <w:numFmt w:val="decimal"/>
      <w:lvlText w:val="%1"/>
      <w:lvlJc w:val="left"/>
      <w:pPr>
        <w:ind w:left="735" w:hanging="735"/>
      </w:pPr>
      <w:rPr>
        <w:rFonts w:hint="default"/>
        <w:b w:val="0"/>
        <w:color w:val="1F4E79"/>
      </w:rPr>
    </w:lvl>
    <w:lvl w:ilvl="1">
      <w:start w:val="1"/>
      <w:numFmt w:val="decimal"/>
      <w:lvlText w:val="%1.%2"/>
      <w:lvlJc w:val="left"/>
      <w:pPr>
        <w:ind w:left="706" w:hanging="735"/>
      </w:pPr>
      <w:rPr>
        <w:rFonts w:hint="default"/>
        <w:b w:val="0"/>
        <w:color w:val="1F4E79"/>
      </w:rPr>
    </w:lvl>
    <w:lvl w:ilvl="2">
      <w:start w:val="1"/>
      <w:numFmt w:val="decimal"/>
      <w:lvlText w:val="%1.%2.%3"/>
      <w:lvlJc w:val="left"/>
      <w:pPr>
        <w:ind w:left="677" w:hanging="735"/>
      </w:pPr>
      <w:rPr>
        <w:rFonts w:hint="default"/>
        <w:b w:val="0"/>
        <w:color w:val="1F4E79"/>
      </w:rPr>
    </w:lvl>
    <w:lvl w:ilvl="3">
      <w:start w:val="1"/>
      <w:numFmt w:val="decimal"/>
      <w:lvlText w:val="%1.%2.%3.%4"/>
      <w:lvlJc w:val="left"/>
      <w:pPr>
        <w:ind w:left="648" w:hanging="735"/>
      </w:pPr>
      <w:rPr>
        <w:rFonts w:hint="default"/>
        <w:b w:val="0"/>
        <w:color w:val="1F4E79"/>
      </w:rPr>
    </w:lvl>
    <w:lvl w:ilvl="4">
      <w:start w:val="1"/>
      <w:numFmt w:val="decimal"/>
      <w:lvlText w:val="%1.%2.%3.%4.%5"/>
      <w:lvlJc w:val="left"/>
      <w:pPr>
        <w:ind w:left="964" w:hanging="1080"/>
      </w:pPr>
      <w:rPr>
        <w:rFonts w:hint="default"/>
        <w:b w:val="0"/>
        <w:color w:val="1F4E79"/>
      </w:rPr>
    </w:lvl>
    <w:lvl w:ilvl="5">
      <w:start w:val="1"/>
      <w:numFmt w:val="decimal"/>
      <w:lvlText w:val="%1.%2.%3.%4.%5.%6"/>
      <w:lvlJc w:val="left"/>
      <w:pPr>
        <w:ind w:left="935" w:hanging="1080"/>
      </w:pPr>
      <w:rPr>
        <w:rFonts w:hint="default"/>
        <w:b w:val="0"/>
        <w:color w:val="1F4E79"/>
      </w:rPr>
    </w:lvl>
    <w:lvl w:ilvl="6">
      <w:start w:val="1"/>
      <w:numFmt w:val="decimal"/>
      <w:lvlText w:val="%1.%2.%3.%4.%5.%6.%7"/>
      <w:lvlJc w:val="left"/>
      <w:pPr>
        <w:ind w:left="1266" w:hanging="1440"/>
      </w:pPr>
      <w:rPr>
        <w:rFonts w:hint="default"/>
        <w:b w:val="0"/>
        <w:color w:val="1F4E79"/>
      </w:rPr>
    </w:lvl>
    <w:lvl w:ilvl="7">
      <w:start w:val="1"/>
      <w:numFmt w:val="decimal"/>
      <w:lvlText w:val="%1.%2.%3.%4.%5.%6.%7.%8"/>
      <w:lvlJc w:val="left"/>
      <w:pPr>
        <w:ind w:left="1237" w:hanging="1440"/>
      </w:pPr>
      <w:rPr>
        <w:rFonts w:hint="default"/>
        <w:b w:val="0"/>
        <w:color w:val="1F4E79"/>
      </w:rPr>
    </w:lvl>
    <w:lvl w:ilvl="8">
      <w:start w:val="1"/>
      <w:numFmt w:val="decimal"/>
      <w:lvlText w:val="%1.%2.%3.%4.%5.%6.%7.%8.%9"/>
      <w:lvlJc w:val="left"/>
      <w:pPr>
        <w:ind w:left="1568" w:hanging="1800"/>
      </w:pPr>
      <w:rPr>
        <w:rFonts w:hint="default"/>
        <w:b w:val="0"/>
        <w:color w:val="1F4E79"/>
      </w:rPr>
    </w:lvl>
  </w:abstractNum>
  <w:abstractNum w:abstractNumId="7" w15:restartNumberingAfterBreak="0">
    <w:nsid w:val="791C0CBD"/>
    <w:multiLevelType w:val="multilevel"/>
    <w:tmpl w:val="DEEC9FB6"/>
    <w:lvl w:ilvl="0">
      <w:start w:val="1"/>
      <w:numFmt w:val="decimal"/>
      <w:lvlText w:val="%1."/>
      <w:lvlJc w:val="left"/>
      <w:pPr>
        <w:ind w:left="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706491167">
    <w:abstractNumId w:val="5"/>
  </w:num>
  <w:num w:numId="2" w16cid:durableId="757100403">
    <w:abstractNumId w:val="3"/>
  </w:num>
  <w:num w:numId="3" w16cid:durableId="1899439166">
    <w:abstractNumId w:val="4"/>
  </w:num>
  <w:num w:numId="4" w16cid:durableId="934093694">
    <w:abstractNumId w:val="2"/>
  </w:num>
  <w:num w:numId="5" w16cid:durableId="346911063">
    <w:abstractNumId w:val="1"/>
  </w:num>
  <w:num w:numId="6" w16cid:durableId="1480877056">
    <w:abstractNumId w:val="7"/>
  </w:num>
  <w:num w:numId="7" w16cid:durableId="781727736">
    <w:abstractNumId w:val="6"/>
  </w:num>
  <w:num w:numId="8" w16cid:durableId="9529653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berth, Paul Nikolaus">
    <w15:presenceInfo w15:providerId="AD" w15:userId="S::paulnikolaus.schuberth@cgi.com::7a7d60d2-066f-4425-80d5-446633ba67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32E"/>
    <w:rsid w:val="00013718"/>
    <w:rsid w:val="000148E3"/>
    <w:rsid w:val="00072465"/>
    <w:rsid w:val="000C6208"/>
    <w:rsid w:val="000D7A62"/>
    <w:rsid w:val="000D7A81"/>
    <w:rsid w:val="001404BC"/>
    <w:rsid w:val="00155118"/>
    <w:rsid w:val="00160AED"/>
    <w:rsid w:val="001723B3"/>
    <w:rsid w:val="001A477E"/>
    <w:rsid w:val="001D2D5A"/>
    <w:rsid w:val="001F5E0C"/>
    <w:rsid w:val="00216B74"/>
    <w:rsid w:val="00241F7C"/>
    <w:rsid w:val="00264EFF"/>
    <w:rsid w:val="00271E4F"/>
    <w:rsid w:val="00275B5A"/>
    <w:rsid w:val="00297378"/>
    <w:rsid w:val="002B03DC"/>
    <w:rsid w:val="0035568A"/>
    <w:rsid w:val="003634CA"/>
    <w:rsid w:val="003E163B"/>
    <w:rsid w:val="003F75A0"/>
    <w:rsid w:val="00407E78"/>
    <w:rsid w:val="00427A62"/>
    <w:rsid w:val="00472746"/>
    <w:rsid w:val="00473573"/>
    <w:rsid w:val="004944F2"/>
    <w:rsid w:val="004A1FC4"/>
    <w:rsid w:val="004A30B3"/>
    <w:rsid w:val="004D0400"/>
    <w:rsid w:val="004D67C3"/>
    <w:rsid w:val="00535F33"/>
    <w:rsid w:val="005425A9"/>
    <w:rsid w:val="005955E4"/>
    <w:rsid w:val="005B7BED"/>
    <w:rsid w:val="005E218A"/>
    <w:rsid w:val="006B3288"/>
    <w:rsid w:val="006C36E1"/>
    <w:rsid w:val="006C48C0"/>
    <w:rsid w:val="006D6583"/>
    <w:rsid w:val="006D66CD"/>
    <w:rsid w:val="00701AC6"/>
    <w:rsid w:val="0071438D"/>
    <w:rsid w:val="007275BB"/>
    <w:rsid w:val="00747C4D"/>
    <w:rsid w:val="007602FB"/>
    <w:rsid w:val="0077679A"/>
    <w:rsid w:val="007A261A"/>
    <w:rsid w:val="007E0956"/>
    <w:rsid w:val="00800DEF"/>
    <w:rsid w:val="00821FE3"/>
    <w:rsid w:val="00830F2B"/>
    <w:rsid w:val="00832D7E"/>
    <w:rsid w:val="008353C6"/>
    <w:rsid w:val="00835424"/>
    <w:rsid w:val="00867ECB"/>
    <w:rsid w:val="008A2FD8"/>
    <w:rsid w:val="008F609B"/>
    <w:rsid w:val="0090432E"/>
    <w:rsid w:val="009073CD"/>
    <w:rsid w:val="00914DF9"/>
    <w:rsid w:val="00922E86"/>
    <w:rsid w:val="00962F34"/>
    <w:rsid w:val="00985EFC"/>
    <w:rsid w:val="009F64F2"/>
    <w:rsid w:val="00A3739D"/>
    <w:rsid w:val="00A41254"/>
    <w:rsid w:val="00A87728"/>
    <w:rsid w:val="00AC1B7D"/>
    <w:rsid w:val="00AC3575"/>
    <w:rsid w:val="00AF005D"/>
    <w:rsid w:val="00B1476A"/>
    <w:rsid w:val="00BB1F51"/>
    <w:rsid w:val="00BB4FEB"/>
    <w:rsid w:val="00BF61F6"/>
    <w:rsid w:val="00C1694A"/>
    <w:rsid w:val="00C16DF0"/>
    <w:rsid w:val="00C1774F"/>
    <w:rsid w:val="00C64CAF"/>
    <w:rsid w:val="00C801B2"/>
    <w:rsid w:val="00C80A29"/>
    <w:rsid w:val="00C84BBC"/>
    <w:rsid w:val="00C9769E"/>
    <w:rsid w:val="00CA180A"/>
    <w:rsid w:val="00CA7911"/>
    <w:rsid w:val="00CC55B6"/>
    <w:rsid w:val="00CD1F9F"/>
    <w:rsid w:val="00D24DF8"/>
    <w:rsid w:val="00D26C19"/>
    <w:rsid w:val="00D6001F"/>
    <w:rsid w:val="00D629E4"/>
    <w:rsid w:val="00D91345"/>
    <w:rsid w:val="00DE71BE"/>
    <w:rsid w:val="00E111E4"/>
    <w:rsid w:val="00E11C04"/>
    <w:rsid w:val="00E54BB8"/>
    <w:rsid w:val="00E65E51"/>
    <w:rsid w:val="00E716E2"/>
    <w:rsid w:val="00EA58B5"/>
    <w:rsid w:val="00EB1677"/>
    <w:rsid w:val="00EB49DE"/>
    <w:rsid w:val="00EB51D3"/>
    <w:rsid w:val="00EB634E"/>
    <w:rsid w:val="00EC0A5F"/>
    <w:rsid w:val="00ED52EF"/>
    <w:rsid w:val="00F20D6C"/>
    <w:rsid w:val="00F3323C"/>
    <w:rsid w:val="00FA6E7B"/>
    <w:rsid w:val="00FB4736"/>
    <w:rsid w:val="00FF1B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5E5A8A"/>
  <w15:docId w15:val="{5F990460-B6DE-4E38-9B6F-A0C2577F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B5A"/>
    <w:pPr>
      <w:spacing w:after="11" w:line="247" w:lineRule="auto"/>
      <w:ind w:left="2128" w:right="2035" w:hanging="10"/>
      <w:jc w:val="both"/>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300"/>
      <w:ind w:left="10" w:right="66" w:hanging="10"/>
      <w:jc w:val="center"/>
      <w:outlineLvl w:val="0"/>
    </w:pPr>
    <w:rPr>
      <w:rFonts w:ascii="Arial" w:eastAsia="Arial" w:hAnsi="Arial" w:cs="Arial"/>
      <w:b/>
      <w:color w:val="1F4E79"/>
      <w:sz w:val="18"/>
    </w:rPr>
  </w:style>
  <w:style w:type="paragraph" w:styleId="Heading2">
    <w:name w:val="heading 2"/>
    <w:basedOn w:val="Normal"/>
    <w:next w:val="Normal"/>
    <w:link w:val="Heading2Char"/>
    <w:uiPriority w:val="9"/>
    <w:qFormat/>
    <w:rsid w:val="00275B5A"/>
    <w:pPr>
      <w:keepNext/>
      <w:keepLines/>
      <w:spacing w:before="40" w:after="0"/>
      <w:jc w:val="left"/>
      <w:outlineLvl w:val="1"/>
    </w:pPr>
    <w:rPr>
      <w:rFonts w:eastAsiaTheme="majorEastAsia" w:cstheme="majorBidi"/>
      <w:b/>
      <w:color w:val="1F4E79" w:themeColor="accent1" w:themeShade="80"/>
      <w:sz w:val="26"/>
      <w:szCs w:val="26"/>
    </w:rPr>
  </w:style>
  <w:style w:type="paragraph" w:styleId="Heading3">
    <w:name w:val="heading 3"/>
    <w:basedOn w:val="Normal"/>
    <w:next w:val="Normal"/>
    <w:link w:val="Heading3Char"/>
    <w:uiPriority w:val="9"/>
    <w:qFormat/>
    <w:rsid w:val="004D0400"/>
    <w:pPr>
      <w:keepNext/>
      <w:keepLines/>
      <w:spacing w:before="40" w:after="0"/>
      <w:outlineLvl w:val="2"/>
    </w:pPr>
    <w:rPr>
      <w:rFonts w:eastAsiaTheme="majorEastAsia" w:cstheme="majorBidi"/>
      <w:b/>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pPr>
    <w:rPr>
      <w:rFonts w:ascii="Arial" w:eastAsia="Arial" w:hAnsi="Arial" w:cs="Arial"/>
      <w:color w:val="000000"/>
      <w:sz w:val="16"/>
    </w:rPr>
  </w:style>
  <w:style w:type="character" w:customStyle="1" w:styleId="footnotedescriptionChar">
    <w:name w:val="footnote description Char"/>
    <w:link w:val="footnotedescription"/>
    <w:rPr>
      <w:rFonts w:ascii="Arial" w:eastAsia="Arial" w:hAnsi="Arial" w:cs="Arial"/>
      <w:color w:val="000000"/>
      <w:sz w:val="16"/>
    </w:rPr>
  </w:style>
  <w:style w:type="character" w:customStyle="1" w:styleId="Heading1Char">
    <w:name w:val="Heading 1 Char"/>
    <w:link w:val="Heading1"/>
    <w:rPr>
      <w:rFonts w:ascii="Arial" w:eastAsia="Arial" w:hAnsi="Arial" w:cs="Arial"/>
      <w:b/>
      <w:color w:val="1F4E79"/>
      <w:sz w:val="18"/>
    </w:rPr>
  </w:style>
  <w:style w:type="paragraph" w:styleId="TOC1">
    <w:name w:val="toc 1"/>
    <w:basedOn w:val="Normal"/>
    <w:next w:val="Normal"/>
    <w:autoRedefine/>
    <w:uiPriority w:val="39"/>
    <w:unhideWhenUsed/>
    <w:rsid w:val="006B3288"/>
    <w:pPr>
      <w:spacing w:after="100"/>
      <w:ind w:left="0"/>
    </w:pPr>
  </w:style>
  <w:style w:type="character" w:customStyle="1" w:styleId="footnotemark">
    <w:name w:val="footnote mark"/>
    <w:hidden/>
    <w:rPr>
      <w:rFonts w:ascii="Arial" w:eastAsia="Arial" w:hAnsi="Arial" w:cs="Arial"/>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84BBC"/>
    <w:rPr>
      <w:color w:val="0563C1" w:themeColor="hyperlink"/>
      <w:u w:val="single"/>
    </w:rPr>
  </w:style>
  <w:style w:type="paragraph" w:styleId="Header">
    <w:name w:val="header"/>
    <w:basedOn w:val="Normal"/>
    <w:link w:val="HeaderChar"/>
    <w:uiPriority w:val="99"/>
    <w:unhideWhenUsed/>
    <w:rsid w:val="00EB1677"/>
    <w:pPr>
      <w:tabs>
        <w:tab w:val="center" w:pos="4680"/>
        <w:tab w:val="right" w:pos="9360"/>
      </w:tabs>
      <w:spacing w:after="0" w:line="240" w:lineRule="auto"/>
      <w:ind w:left="0" w:right="0" w:firstLine="0"/>
      <w:jc w:val="left"/>
    </w:pPr>
    <w:rPr>
      <w:rFonts w:asciiTheme="minorHAnsi" w:eastAsiaTheme="minorEastAsia" w:hAnsiTheme="minorHAnsi" w:cs="Times New Roman"/>
      <w:color w:val="auto"/>
    </w:rPr>
  </w:style>
  <w:style w:type="character" w:customStyle="1" w:styleId="HeaderChar">
    <w:name w:val="Header Char"/>
    <w:basedOn w:val="DefaultParagraphFont"/>
    <w:link w:val="Header"/>
    <w:uiPriority w:val="99"/>
    <w:rsid w:val="00EB1677"/>
    <w:rPr>
      <w:rFonts w:cs="Times New Roman"/>
    </w:rPr>
  </w:style>
  <w:style w:type="paragraph" w:styleId="TOCHeading">
    <w:name w:val="TOC Heading"/>
    <w:basedOn w:val="Heading1"/>
    <w:next w:val="Normal"/>
    <w:uiPriority w:val="39"/>
    <w:unhideWhenUsed/>
    <w:qFormat/>
    <w:rsid w:val="0077679A"/>
    <w:pPr>
      <w:spacing w:before="240" w:after="0"/>
      <w:ind w:left="0" w:right="0" w:firstLine="0"/>
      <w:jc w:val="left"/>
      <w:outlineLvl w:val="9"/>
    </w:pPr>
    <w:rPr>
      <w:rFonts w:asciiTheme="majorHAnsi" w:eastAsiaTheme="majorEastAsia" w:hAnsiTheme="majorHAnsi" w:cstheme="majorBidi"/>
      <w:b w:val="0"/>
      <w:color w:val="2E74B5" w:themeColor="accent1" w:themeShade="BF"/>
      <w:sz w:val="32"/>
      <w:szCs w:val="32"/>
    </w:rPr>
  </w:style>
  <w:style w:type="character" w:customStyle="1" w:styleId="Heading2Char">
    <w:name w:val="Heading 2 Char"/>
    <w:basedOn w:val="DefaultParagraphFont"/>
    <w:link w:val="Heading2"/>
    <w:uiPriority w:val="9"/>
    <w:rsid w:val="00275B5A"/>
    <w:rPr>
      <w:rFonts w:ascii="Arial" w:eastAsiaTheme="majorEastAsia" w:hAnsi="Arial" w:cstheme="majorBidi"/>
      <w:b/>
      <w:color w:val="1F4E79" w:themeColor="accent1" w:themeShade="80"/>
      <w:sz w:val="26"/>
      <w:szCs w:val="26"/>
    </w:rPr>
  </w:style>
  <w:style w:type="paragraph" w:styleId="TOC2">
    <w:name w:val="toc 2"/>
    <w:basedOn w:val="Normal"/>
    <w:next w:val="Normal"/>
    <w:autoRedefine/>
    <w:uiPriority w:val="39"/>
    <w:unhideWhenUsed/>
    <w:rsid w:val="00275B5A"/>
    <w:pPr>
      <w:spacing w:after="100"/>
      <w:ind w:left="220"/>
    </w:pPr>
  </w:style>
  <w:style w:type="character" w:customStyle="1" w:styleId="Heading3Char">
    <w:name w:val="Heading 3 Char"/>
    <w:basedOn w:val="DefaultParagraphFont"/>
    <w:link w:val="Heading3"/>
    <w:uiPriority w:val="9"/>
    <w:rsid w:val="004D0400"/>
    <w:rPr>
      <w:rFonts w:ascii="Arial" w:eastAsiaTheme="majorEastAsia" w:hAnsi="Arial" w:cstheme="majorBidi"/>
      <w:b/>
      <w:color w:val="1F4D78" w:themeColor="accent1" w:themeShade="7F"/>
      <w:sz w:val="24"/>
      <w:szCs w:val="24"/>
    </w:rPr>
  </w:style>
  <w:style w:type="paragraph" w:styleId="TOC3">
    <w:name w:val="toc 3"/>
    <w:basedOn w:val="Normal"/>
    <w:next w:val="Normal"/>
    <w:autoRedefine/>
    <w:uiPriority w:val="39"/>
    <w:unhideWhenUsed/>
    <w:rsid w:val="004D0400"/>
    <w:pPr>
      <w:spacing w:after="100"/>
      <w:ind w:left="440"/>
    </w:pPr>
  </w:style>
  <w:style w:type="paragraph" w:customStyle="1" w:styleId="AbbildungH1">
    <w:name w:val="AbbildungH1"/>
    <w:basedOn w:val="Heading1"/>
    <w:next w:val="Heading1"/>
    <w:link w:val="AbbildungH1Zchn"/>
    <w:qFormat/>
    <w:rsid w:val="003634CA"/>
    <w:pPr>
      <w:spacing w:after="0"/>
      <w:ind w:left="0" w:right="0" w:firstLine="0"/>
    </w:pPr>
  </w:style>
  <w:style w:type="character" w:customStyle="1" w:styleId="AbbildungH1Zchn">
    <w:name w:val="AbbildungH1 Zchn"/>
    <w:basedOn w:val="Heading1Char"/>
    <w:link w:val="AbbildungH1"/>
    <w:rsid w:val="003634CA"/>
    <w:rPr>
      <w:rFonts w:ascii="Arial" w:eastAsia="Arial" w:hAnsi="Arial" w:cs="Arial"/>
      <w:b/>
      <w:color w:val="1F4E79"/>
      <w:sz w:val="18"/>
    </w:rPr>
  </w:style>
  <w:style w:type="paragraph" w:customStyle="1" w:styleId="TabelleH1">
    <w:name w:val="TabelleH1"/>
    <w:basedOn w:val="Heading1"/>
    <w:next w:val="Heading1"/>
    <w:link w:val="TabelleH1Zchn"/>
    <w:qFormat/>
    <w:rsid w:val="00CD1F9F"/>
    <w:pPr>
      <w:spacing w:line="368" w:lineRule="auto"/>
      <w:ind w:left="-5" w:right="0"/>
    </w:pPr>
    <w:rPr>
      <w:b w:val="0"/>
    </w:rPr>
  </w:style>
  <w:style w:type="character" w:customStyle="1" w:styleId="TabelleH1Zchn">
    <w:name w:val="TabelleH1 Zchn"/>
    <w:basedOn w:val="Heading1Char"/>
    <w:link w:val="TabelleH1"/>
    <w:rsid w:val="00CD1F9F"/>
    <w:rPr>
      <w:rFonts w:ascii="Arial" w:eastAsia="Arial" w:hAnsi="Arial" w:cs="Arial"/>
      <w:b w:val="0"/>
      <w:color w:val="1F4E79"/>
      <w:sz w:val="18"/>
    </w:rPr>
  </w:style>
  <w:style w:type="paragraph" w:styleId="ListParagraph">
    <w:name w:val="List Paragraph"/>
    <w:basedOn w:val="Normal"/>
    <w:uiPriority w:val="34"/>
    <w:qFormat/>
    <w:rsid w:val="00D629E4"/>
    <w:pPr>
      <w:ind w:left="720"/>
      <w:contextualSpacing/>
    </w:pPr>
  </w:style>
  <w:style w:type="character" w:styleId="FollowedHyperlink">
    <w:name w:val="FollowedHyperlink"/>
    <w:basedOn w:val="DefaultParagraphFont"/>
    <w:uiPriority w:val="99"/>
    <w:semiHidden/>
    <w:unhideWhenUsed/>
    <w:rsid w:val="00473573"/>
    <w:rPr>
      <w:color w:val="954F72" w:themeColor="followedHyperlink"/>
      <w:u w:val="single"/>
    </w:rPr>
  </w:style>
  <w:style w:type="table" w:styleId="TableGrid0">
    <w:name w:val="Table Grid"/>
    <w:basedOn w:val="TableNormal"/>
    <w:uiPriority w:val="39"/>
    <w:rsid w:val="00C17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A477E"/>
    <w:rPr>
      <w:sz w:val="16"/>
      <w:szCs w:val="16"/>
    </w:rPr>
  </w:style>
  <w:style w:type="paragraph" w:styleId="CommentText">
    <w:name w:val="annotation text"/>
    <w:basedOn w:val="Normal"/>
    <w:link w:val="CommentTextChar"/>
    <w:uiPriority w:val="99"/>
    <w:semiHidden/>
    <w:unhideWhenUsed/>
    <w:rsid w:val="001A477E"/>
    <w:pPr>
      <w:spacing w:line="240" w:lineRule="auto"/>
    </w:pPr>
    <w:rPr>
      <w:sz w:val="20"/>
      <w:szCs w:val="20"/>
    </w:rPr>
  </w:style>
  <w:style w:type="character" w:customStyle="1" w:styleId="CommentTextChar">
    <w:name w:val="Comment Text Char"/>
    <w:basedOn w:val="DefaultParagraphFont"/>
    <w:link w:val="CommentText"/>
    <w:uiPriority w:val="99"/>
    <w:semiHidden/>
    <w:rsid w:val="001A477E"/>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1A477E"/>
    <w:rPr>
      <w:b/>
      <w:bCs/>
    </w:rPr>
  </w:style>
  <w:style w:type="character" w:customStyle="1" w:styleId="CommentSubjectChar">
    <w:name w:val="Comment Subject Char"/>
    <w:basedOn w:val="CommentTextChar"/>
    <w:link w:val="CommentSubject"/>
    <w:uiPriority w:val="99"/>
    <w:semiHidden/>
    <w:rsid w:val="001A477E"/>
    <w:rPr>
      <w:rFonts w:ascii="Arial" w:eastAsia="Arial" w:hAnsi="Arial" w:cs="Arial"/>
      <w:b/>
      <w:bCs/>
      <w:color w:val="000000"/>
      <w:sz w:val="20"/>
      <w:szCs w:val="20"/>
    </w:rPr>
  </w:style>
  <w:style w:type="paragraph" w:styleId="Revision">
    <w:name w:val="Revision"/>
    <w:hidden/>
    <w:uiPriority w:val="99"/>
    <w:semiHidden/>
    <w:rsid w:val="001A477E"/>
    <w:pPr>
      <w:spacing w:after="0" w:line="240" w:lineRule="auto"/>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5.xml"/><Relationship Id="rId42" Type="http://schemas.openxmlformats.org/officeDocument/2006/relationships/header" Target="header12.xml"/><Relationship Id="rId47" Type="http://schemas.openxmlformats.org/officeDocument/2006/relationships/footer" Target="footer14.xml"/><Relationship Id="rId63" Type="http://schemas.openxmlformats.org/officeDocument/2006/relationships/header" Target="header17.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footer" Target="footer8.xml"/><Relationship Id="rId11" Type="http://schemas.microsoft.com/office/2016/09/relationships/commentsIds" Target="commentsIds.xml"/><Relationship Id="rId24" Type="http://schemas.openxmlformats.org/officeDocument/2006/relationships/header" Target="header6.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footer" Target="footer10.xml"/><Relationship Id="rId45" Type="http://schemas.openxmlformats.org/officeDocument/2006/relationships/header" Target="header14.xml"/><Relationship Id="rId53" Type="http://schemas.openxmlformats.org/officeDocument/2006/relationships/image" Target="media/image14.jpg"/><Relationship Id="rId58" Type="http://schemas.openxmlformats.org/officeDocument/2006/relationships/image" Target="media/image19.jpg"/><Relationship Id="rId66"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22.jp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image" Target="media/image6.png"/><Relationship Id="rId43" Type="http://schemas.openxmlformats.org/officeDocument/2006/relationships/footer" Target="footer12.xml"/><Relationship Id="rId48" Type="http://schemas.openxmlformats.org/officeDocument/2006/relationships/header" Target="header15.xml"/><Relationship Id="rId56" Type="http://schemas.openxmlformats.org/officeDocument/2006/relationships/image" Target="media/image17.jpg"/><Relationship Id="rId64" Type="http://schemas.openxmlformats.org/officeDocument/2006/relationships/footer" Target="footer16.xml"/><Relationship Id="rId69" Type="http://schemas.microsoft.com/office/2011/relationships/people" Target="people.xml"/><Relationship Id="rId8" Type="http://schemas.openxmlformats.org/officeDocument/2006/relationships/image" Target="media/image1.emf"/><Relationship Id="rId51" Type="http://schemas.openxmlformats.org/officeDocument/2006/relationships/image" Target="media/image12.jp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image" Target="media/image4.png"/><Relationship Id="rId38" Type="http://schemas.openxmlformats.org/officeDocument/2006/relationships/header" Target="header10.xml"/><Relationship Id="rId46" Type="http://schemas.openxmlformats.org/officeDocument/2006/relationships/footer" Target="footer13.xml"/><Relationship Id="rId59" Type="http://schemas.openxmlformats.org/officeDocument/2006/relationships/image" Target="media/image20.jpg"/><Relationship Id="rId67" Type="http://schemas.openxmlformats.org/officeDocument/2006/relationships/footer" Target="footer18.xml"/><Relationship Id="rId20" Type="http://schemas.openxmlformats.org/officeDocument/2006/relationships/header" Target="header4.xml"/><Relationship Id="rId41" Type="http://schemas.openxmlformats.org/officeDocument/2006/relationships/footer" Target="footer11.xml"/><Relationship Id="rId54" Type="http://schemas.openxmlformats.org/officeDocument/2006/relationships/image" Target="media/image15.jpg"/><Relationship Id="rId62" Type="http://schemas.openxmlformats.org/officeDocument/2006/relationships/header" Target="header16.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image" Target="media/image7.png"/><Relationship Id="rId49" Type="http://schemas.openxmlformats.org/officeDocument/2006/relationships/footer" Target="footer15.xml"/><Relationship Id="rId57" Type="http://schemas.openxmlformats.org/officeDocument/2006/relationships/image" Target="media/image18.jpg"/><Relationship Id="rId10" Type="http://schemas.microsoft.com/office/2011/relationships/commentsExtended" Target="commentsExtended.xml"/><Relationship Id="rId31" Type="http://schemas.openxmlformats.org/officeDocument/2006/relationships/footer" Target="footer9.xml"/><Relationship Id="rId44" Type="http://schemas.openxmlformats.org/officeDocument/2006/relationships/header" Target="header13.xml"/><Relationship Id="rId52" Type="http://schemas.openxmlformats.org/officeDocument/2006/relationships/image" Target="media/image13.jpg"/><Relationship Id="rId60" Type="http://schemas.openxmlformats.org/officeDocument/2006/relationships/image" Target="media/image21.jpg"/><Relationship Id="rId65"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header" Target="header3.xml"/><Relationship Id="rId39" Type="http://schemas.openxmlformats.org/officeDocument/2006/relationships/header" Target="header11.xml"/><Relationship Id="rId34" Type="http://schemas.openxmlformats.org/officeDocument/2006/relationships/image" Target="media/image5.png"/><Relationship Id="rId50" Type="http://schemas.openxmlformats.org/officeDocument/2006/relationships/image" Target="media/image11.jpg"/><Relationship Id="rId55" Type="http://schemas.openxmlformats.org/officeDocument/2006/relationships/image" Target="media/image16.jpg"/></Relationships>
</file>

<file path=word/_rels/header10.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2.emf"/></Relationships>
</file>

<file path=word/_rels/header11.xml.rels><?xml version="1.0" encoding="UTF-8" standalone="yes"?>
<Relationships xmlns="http://schemas.openxmlformats.org/package/2006/relationships"><Relationship Id="rId1" Type="http://schemas.openxmlformats.org/officeDocument/2006/relationships/image" Target="media/image2.emf"/></Relationships>
</file>

<file path=word/_rels/header12.xml.rels><?xml version="1.0" encoding="UTF-8" standalone="yes"?>
<Relationships xmlns="http://schemas.openxmlformats.org/package/2006/relationships"><Relationship Id="rId1" Type="http://schemas.openxmlformats.org/officeDocument/2006/relationships/image" Target="media/image10.png"/></Relationships>
</file>

<file path=word/_rels/header13.xml.rels><?xml version="1.0" encoding="UTF-8" standalone="yes"?>
<Relationships xmlns="http://schemas.openxmlformats.org/package/2006/relationships"><Relationship Id="rId1" Type="http://schemas.openxmlformats.org/officeDocument/2006/relationships/image" Target="media/image10.png"/></Relationships>
</file>

<file path=word/_rels/header14.xml.rels><?xml version="1.0" encoding="UTF-8" standalone="yes"?>
<Relationships xmlns="http://schemas.openxmlformats.org/package/2006/relationships"><Relationship Id="rId1" Type="http://schemas.openxmlformats.org/officeDocument/2006/relationships/image" Target="media/image2.emf"/></Relationships>
</file>

<file path=word/_rels/header15.xml.rels><?xml version="1.0" encoding="UTF-8" standalone="yes"?>
<Relationships xmlns="http://schemas.openxmlformats.org/package/2006/relationships"><Relationship Id="rId1" Type="http://schemas.openxmlformats.org/officeDocument/2006/relationships/image" Target="media/image10.png"/></Relationships>
</file>

<file path=word/_rels/header16.xml.rels><?xml version="1.0" encoding="UTF-8" standalone="yes"?>
<Relationships xmlns="http://schemas.openxmlformats.org/package/2006/relationships"><Relationship Id="rId1" Type="http://schemas.openxmlformats.org/officeDocument/2006/relationships/image" Target="media/image10.png"/></Relationships>
</file>

<file path=word/_rels/header17.xml.rels><?xml version="1.0" encoding="UTF-8" standalone="yes"?>
<Relationships xmlns="http://schemas.openxmlformats.org/package/2006/relationships"><Relationship Id="rId1" Type="http://schemas.openxmlformats.org/officeDocument/2006/relationships/image" Target="media/image2.emf"/></Relationships>
</file>

<file path=word/_rels/header18.xml.rels><?xml version="1.0" encoding="UTF-8" standalone="yes"?>
<Relationships xmlns="http://schemas.openxmlformats.org/package/2006/relationships"><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1" Type="http://schemas.openxmlformats.org/officeDocument/2006/relationships/image" Target="media/image2.emf"/></Relationships>
</file>

<file path=word/_rels/header5.xml.rels><?xml version="1.0" encoding="UTF-8" standalone="yes"?>
<Relationships xmlns="http://schemas.openxmlformats.org/package/2006/relationships"><Relationship Id="rId1" Type="http://schemas.openxmlformats.org/officeDocument/2006/relationships/image" Target="media/image2.emf"/></Relationships>
</file>

<file path=word/_rels/header6.xml.rels><?xml version="1.0" encoding="UTF-8" standalone="yes"?>
<Relationships xmlns="http://schemas.openxmlformats.org/package/2006/relationships"><Relationship Id="rId1" Type="http://schemas.openxmlformats.org/officeDocument/2006/relationships/image" Target="media/image2.emf"/></Relationships>
</file>

<file path=word/_rels/header7.xml.rels><?xml version="1.0" encoding="UTF-8" standalone="yes"?>
<Relationships xmlns="http://schemas.openxmlformats.org/package/2006/relationships"><Relationship Id="rId1" Type="http://schemas.openxmlformats.org/officeDocument/2006/relationships/image" Target="media/image2.emf"/></Relationships>
</file>

<file path=word/_rels/header8.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6FFB4-6FD9-4C99-8800-3F321DC93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36</Pages>
  <Words>5384</Words>
  <Characters>30690</Characters>
  <Application>Microsoft Office Word</Application>
  <DocSecurity>0</DocSecurity>
  <Lines>255</Lines>
  <Paragraphs>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Der Kurztitel</vt:lpstr>
      <vt:lpstr>Der Kurztitel</vt:lpstr>
    </vt:vector>
  </TitlesOfParts>
  <Company>CGI</Company>
  <LinksUpToDate>false</LinksUpToDate>
  <CharactersWithSpaces>36002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Der Kurztitel</dc:title>
  <dc:subject>Der Langtitel der Projektdokumentation</dc:subject>
  <dc:creator>Der Autor</dc:creator>
  <cp:keywords/>
  <cp:lastModifiedBy>Schuberth, Paul Nikolaus</cp:lastModifiedBy>
  <cp:revision>57</cp:revision>
  <dcterms:created xsi:type="dcterms:W3CDTF">2023-03-09T07:44:00Z</dcterms:created>
  <dcterms:modified xsi:type="dcterms:W3CDTF">2023-04-07T19:41:00Z</dcterms:modified>
</cp:coreProperties>
</file>